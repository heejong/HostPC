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0C6D" w:rsidRDefault="006B0C6D" w:rsidP="009E559C">
      <w:pPr>
        <w:spacing w:after="0"/>
        <w:jc w:val="center"/>
        <w:rPr>
          <w:rFonts w:ascii="Times New Roman" w:hAnsi="Times New Roman"/>
          <w:b/>
          <w:sz w:val="32"/>
        </w:rPr>
      </w:pPr>
    </w:p>
    <w:p w:rsidR="006B0C6D" w:rsidRDefault="006B0C6D" w:rsidP="009E559C">
      <w:pPr>
        <w:spacing w:after="0"/>
        <w:jc w:val="center"/>
        <w:rPr>
          <w:rFonts w:ascii="Times New Roman" w:hAnsi="Times New Roman"/>
          <w:b/>
          <w:sz w:val="32"/>
        </w:rPr>
      </w:pPr>
    </w:p>
    <w:p w:rsidR="006B0C6D" w:rsidRDefault="006B0C6D" w:rsidP="009E559C">
      <w:pPr>
        <w:spacing w:after="0"/>
        <w:jc w:val="center"/>
        <w:rPr>
          <w:rFonts w:ascii="Times New Roman" w:hAnsi="Times New Roman"/>
          <w:b/>
          <w:sz w:val="32"/>
        </w:rPr>
      </w:pPr>
    </w:p>
    <w:p w:rsidR="006B0C6D" w:rsidRDefault="006B0C6D" w:rsidP="009E559C">
      <w:pPr>
        <w:spacing w:after="0"/>
        <w:jc w:val="center"/>
        <w:rPr>
          <w:rFonts w:ascii="Times New Roman" w:hAnsi="Times New Roman"/>
          <w:b/>
          <w:sz w:val="32"/>
        </w:rPr>
      </w:pPr>
    </w:p>
    <w:p w:rsidR="006B0C6D" w:rsidRDefault="006B0C6D" w:rsidP="009E559C">
      <w:pPr>
        <w:spacing w:after="0"/>
        <w:jc w:val="center"/>
        <w:rPr>
          <w:rFonts w:ascii="Times New Roman" w:hAnsi="Times New Roman"/>
          <w:b/>
          <w:sz w:val="32"/>
        </w:rPr>
      </w:pPr>
    </w:p>
    <w:p w:rsidR="006B0C6D" w:rsidRDefault="006B0C6D" w:rsidP="009E559C">
      <w:pPr>
        <w:spacing w:after="0"/>
        <w:jc w:val="center"/>
        <w:rPr>
          <w:rFonts w:ascii="Times New Roman" w:hAnsi="Times New Roman"/>
          <w:b/>
          <w:sz w:val="32"/>
        </w:rPr>
      </w:pPr>
    </w:p>
    <w:p w:rsidR="006B0C6D" w:rsidRDefault="006B0C6D" w:rsidP="009E559C">
      <w:pPr>
        <w:spacing w:after="0"/>
        <w:jc w:val="center"/>
        <w:rPr>
          <w:rFonts w:ascii="Times New Roman" w:hAnsi="Times New Roman"/>
          <w:b/>
          <w:sz w:val="32"/>
        </w:rPr>
      </w:pPr>
    </w:p>
    <w:p w:rsidR="006B0C6D" w:rsidRDefault="001D1B4A" w:rsidP="009E559C">
      <w:pPr>
        <w:spacing w:after="0"/>
        <w:jc w:val="center"/>
        <w:rPr>
          <w:rFonts w:ascii="Times New Roman" w:hAnsi="Times New Roman"/>
          <w:b/>
          <w:sz w:val="32"/>
        </w:rPr>
      </w:pPr>
      <w:r>
        <w:rPr>
          <w:noProof/>
          <w:lang w:eastAsia="en-US"/>
        </w:rPr>
        <w:drawing>
          <wp:inline distT="0" distB="0" distL="0" distR="0" wp14:anchorId="3D2C8AA0" wp14:editId="70CEF1EA">
            <wp:extent cx="2711136" cy="761611"/>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04943" cy="759871"/>
                    </a:xfrm>
                    <a:prstGeom prst="rect">
                      <a:avLst/>
                    </a:prstGeom>
                  </pic:spPr>
                </pic:pic>
              </a:graphicData>
            </a:graphic>
          </wp:inline>
        </w:drawing>
      </w:r>
    </w:p>
    <w:p w:rsidR="001D1B4A" w:rsidRDefault="001D1B4A" w:rsidP="009E559C">
      <w:pPr>
        <w:spacing w:after="0"/>
        <w:jc w:val="center"/>
        <w:rPr>
          <w:rFonts w:ascii="Times New Roman" w:hAnsi="Times New Roman"/>
          <w:b/>
          <w:sz w:val="32"/>
        </w:rPr>
      </w:pPr>
    </w:p>
    <w:p w:rsidR="000B5961" w:rsidRPr="00AE016D" w:rsidRDefault="000B5961" w:rsidP="009E559C">
      <w:pPr>
        <w:spacing w:after="0"/>
        <w:jc w:val="center"/>
        <w:rPr>
          <w:rFonts w:ascii="Times New Roman" w:hAnsi="Times New Roman"/>
          <w:b/>
          <w:sz w:val="56"/>
        </w:rPr>
      </w:pPr>
      <w:r w:rsidRPr="00AE016D">
        <w:rPr>
          <w:rFonts w:ascii="Times New Roman" w:hAnsi="Times New Roman"/>
          <w:b/>
          <w:sz w:val="56"/>
        </w:rPr>
        <w:t xml:space="preserve">The OpenPET Firmware and Software </w:t>
      </w:r>
      <w:r w:rsidR="00AE016D">
        <w:rPr>
          <w:rFonts w:ascii="Times New Roman" w:hAnsi="Times New Roman"/>
          <w:b/>
          <w:sz w:val="56"/>
        </w:rPr>
        <w:t>Programmer Guider</w:t>
      </w:r>
    </w:p>
    <w:p w:rsidR="00AE016D" w:rsidRDefault="00AE016D" w:rsidP="00AE016D">
      <w:pPr>
        <w:contextualSpacing/>
        <w:jc w:val="center"/>
        <w:rPr>
          <w:rFonts w:ascii="Times New Roman" w:hAnsi="Times New Roman"/>
          <w:sz w:val="36"/>
        </w:rPr>
      </w:pPr>
    </w:p>
    <w:p w:rsidR="00AE016D" w:rsidRDefault="00AE016D" w:rsidP="00AE016D">
      <w:pPr>
        <w:contextualSpacing/>
        <w:jc w:val="center"/>
        <w:rPr>
          <w:rFonts w:ascii="Times New Roman" w:hAnsi="Times New Roman"/>
          <w:sz w:val="36"/>
        </w:rPr>
      </w:pPr>
    </w:p>
    <w:p w:rsidR="00AE016D" w:rsidRDefault="00AE016D" w:rsidP="00AE016D">
      <w:pPr>
        <w:contextualSpacing/>
        <w:jc w:val="center"/>
        <w:rPr>
          <w:rFonts w:ascii="Times New Roman" w:hAnsi="Times New Roman"/>
          <w:sz w:val="36"/>
        </w:rPr>
      </w:pPr>
    </w:p>
    <w:p w:rsidR="00AE016D" w:rsidRDefault="00AE016D" w:rsidP="00AE016D">
      <w:pPr>
        <w:contextualSpacing/>
        <w:jc w:val="center"/>
        <w:rPr>
          <w:rFonts w:ascii="Times New Roman" w:hAnsi="Times New Roman"/>
          <w:sz w:val="36"/>
        </w:rPr>
      </w:pPr>
    </w:p>
    <w:p w:rsidR="00AE016D" w:rsidRDefault="00AE016D" w:rsidP="00AE016D">
      <w:pPr>
        <w:contextualSpacing/>
        <w:jc w:val="center"/>
        <w:rPr>
          <w:rFonts w:ascii="Times New Roman" w:hAnsi="Times New Roman"/>
          <w:sz w:val="36"/>
        </w:rPr>
      </w:pPr>
    </w:p>
    <w:p w:rsidR="00AE016D" w:rsidRPr="004F15C9" w:rsidRDefault="00AE016D" w:rsidP="00AE016D">
      <w:pPr>
        <w:contextualSpacing/>
        <w:jc w:val="center"/>
        <w:rPr>
          <w:rFonts w:ascii="Times New Roman" w:hAnsi="Times New Roman"/>
          <w:sz w:val="36"/>
        </w:rPr>
      </w:pPr>
      <w:proofErr w:type="spellStart"/>
      <w:r w:rsidRPr="004F15C9">
        <w:rPr>
          <w:rFonts w:ascii="Times New Roman" w:hAnsi="Times New Roman"/>
          <w:sz w:val="36"/>
        </w:rPr>
        <w:t>Qiyu</w:t>
      </w:r>
      <w:proofErr w:type="spellEnd"/>
      <w:r w:rsidRPr="004F15C9">
        <w:rPr>
          <w:rFonts w:ascii="Times New Roman" w:hAnsi="Times New Roman"/>
          <w:sz w:val="36"/>
        </w:rPr>
        <w:t xml:space="preserve"> </w:t>
      </w:r>
      <w:proofErr w:type="spellStart"/>
      <w:r w:rsidRPr="004F15C9">
        <w:rPr>
          <w:rFonts w:ascii="Times New Roman" w:hAnsi="Times New Roman"/>
          <w:sz w:val="36"/>
        </w:rPr>
        <w:t>Peng</w:t>
      </w:r>
      <w:proofErr w:type="spellEnd"/>
      <w:r w:rsidR="008F3592">
        <w:rPr>
          <w:rFonts w:ascii="Times New Roman" w:hAnsi="Times New Roman"/>
          <w:sz w:val="36"/>
        </w:rPr>
        <w:t xml:space="preserve"> (</w:t>
      </w:r>
      <w:hyperlink r:id="rId10" w:history="1">
        <w:r w:rsidR="008F3592" w:rsidRPr="0090287C">
          <w:rPr>
            <w:rStyle w:val="Hyperlink"/>
            <w:rFonts w:ascii="Times New Roman" w:hAnsi="Times New Roman"/>
            <w:sz w:val="36"/>
          </w:rPr>
          <w:t>qpeng@lbl.gov</w:t>
        </w:r>
      </w:hyperlink>
      <w:r w:rsidR="008F3592">
        <w:rPr>
          <w:rFonts w:ascii="Times New Roman" w:hAnsi="Times New Roman"/>
          <w:sz w:val="36"/>
        </w:rPr>
        <w:t>)</w:t>
      </w:r>
    </w:p>
    <w:p w:rsidR="00AE016D" w:rsidRPr="004F15C9" w:rsidRDefault="00AE016D" w:rsidP="00AE016D">
      <w:pPr>
        <w:contextualSpacing/>
        <w:jc w:val="center"/>
        <w:rPr>
          <w:rFonts w:ascii="Times New Roman" w:hAnsi="Times New Roman"/>
          <w:sz w:val="36"/>
        </w:rPr>
      </w:pPr>
    </w:p>
    <w:p w:rsidR="00AE016D" w:rsidRPr="004F15C9" w:rsidRDefault="00AE016D" w:rsidP="00AE016D">
      <w:pPr>
        <w:contextualSpacing/>
        <w:jc w:val="center"/>
        <w:rPr>
          <w:rFonts w:ascii="Times New Roman" w:hAnsi="Times New Roman"/>
          <w:sz w:val="36"/>
        </w:rPr>
      </w:pPr>
      <w:r w:rsidRPr="004F15C9">
        <w:rPr>
          <w:rFonts w:ascii="Times New Roman" w:hAnsi="Times New Roman"/>
          <w:sz w:val="36"/>
        </w:rPr>
        <w:t>Version 1.</w:t>
      </w:r>
      <w:r>
        <w:rPr>
          <w:rFonts w:ascii="Times New Roman" w:hAnsi="Times New Roman"/>
          <w:sz w:val="36"/>
        </w:rPr>
        <w:t>0</w:t>
      </w:r>
    </w:p>
    <w:p w:rsidR="00AE016D" w:rsidRDefault="00AE016D">
      <w:pPr>
        <w:spacing w:after="0" w:line="240" w:lineRule="auto"/>
        <w:rPr>
          <w:rFonts w:ascii="Times New Roman" w:hAnsi="Times New Roman"/>
          <w:b/>
          <w:sz w:val="32"/>
        </w:rPr>
      </w:pPr>
      <w:r>
        <w:rPr>
          <w:rFonts w:ascii="Times New Roman" w:hAnsi="Times New Roman"/>
          <w:b/>
          <w:sz w:val="32"/>
        </w:rPr>
        <w:br w:type="page"/>
      </w:r>
    </w:p>
    <w:sdt>
      <w:sdtPr>
        <w:rPr>
          <w:rFonts w:ascii="Calibri" w:eastAsia="SimSun" w:hAnsi="Calibri" w:cs="Times New Roman"/>
          <w:b w:val="0"/>
          <w:bCs w:val="0"/>
          <w:color w:val="auto"/>
          <w:sz w:val="22"/>
          <w:szCs w:val="22"/>
          <w:lang w:eastAsia="zh-CN" w:bidi="ar-SA"/>
        </w:rPr>
        <w:id w:val="514758396"/>
        <w:docPartObj>
          <w:docPartGallery w:val="Table of Contents"/>
          <w:docPartUnique/>
        </w:docPartObj>
      </w:sdtPr>
      <w:sdtEndPr/>
      <w:sdtContent>
        <w:p w:rsidR="0007602D" w:rsidRDefault="0007602D">
          <w:pPr>
            <w:pStyle w:val="TOCHeading"/>
          </w:pPr>
          <w:r>
            <w:t>Contents</w:t>
          </w:r>
        </w:p>
        <w:p w:rsidR="00423375" w:rsidRDefault="00811FE3">
          <w:pPr>
            <w:pStyle w:val="TOC1"/>
            <w:rPr>
              <w:noProof/>
              <w:lang w:eastAsia="zh-CN" w:bidi="ar-SA"/>
            </w:rPr>
          </w:pPr>
          <w:r>
            <w:fldChar w:fldCharType="begin"/>
          </w:r>
          <w:r w:rsidR="0007602D">
            <w:instrText xml:space="preserve"> TOC \o "1-3" \h \z \u </w:instrText>
          </w:r>
          <w:r>
            <w:fldChar w:fldCharType="separate"/>
          </w:r>
          <w:hyperlink w:anchor="_Toc358368720" w:history="1">
            <w:r w:rsidR="00423375" w:rsidRPr="00F5497D">
              <w:rPr>
                <w:rStyle w:val="Hyperlink"/>
                <w:noProof/>
              </w:rPr>
              <w:t>Table of Figures</w:t>
            </w:r>
            <w:r w:rsidR="00423375">
              <w:rPr>
                <w:noProof/>
                <w:webHidden/>
              </w:rPr>
              <w:tab/>
            </w:r>
            <w:r w:rsidR="00423375">
              <w:rPr>
                <w:noProof/>
                <w:webHidden/>
              </w:rPr>
              <w:fldChar w:fldCharType="begin"/>
            </w:r>
            <w:r w:rsidR="00423375">
              <w:rPr>
                <w:noProof/>
                <w:webHidden/>
              </w:rPr>
              <w:instrText xml:space="preserve"> PAGEREF _Toc358368720 \h </w:instrText>
            </w:r>
            <w:r w:rsidR="00423375">
              <w:rPr>
                <w:noProof/>
                <w:webHidden/>
              </w:rPr>
            </w:r>
            <w:r w:rsidR="00423375">
              <w:rPr>
                <w:noProof/>
                <w:webHidden/>
              </w:rPr>
              <w:fldChar w:fldCharType="separate"/>
            </w:r>
            <w:r w:rsidR="00423375">
              <w:rPr>
                <w:noProof/>
                <w:webHidden/>
              </w:rPr>
              <w:t>4</w:t>
            </w:r>
            <w:r w:rsidR="00423375">
              <w:rPr>
                <w:noProof/>
                <w:webHidden/>
              </w:rPr>
              <w:fldChar w:fldCharType="end"/>
            </w:r>
          </w:hyperlink>
        </w:p>
        <w:p w:rsidR="00423375" w:rsidRDefault="00341D9D">
          <w:pPr>
            <w:pStyle w:val="TOC1"/>
            <w:rPr>
              <w:noProof/>
              <w:lang w:eastAsia="zh-CN" w:bidi="ar-SA"/>
            </w:rPr>
          </w:pPr>
          <w:hyperlink w:anchor="_Toc358368721" w:history="1">
            <w:r w:rsidR="00423375" w:rsidRPr="00F5497D">
              <w:rPr>
                <w:rStyle w:val="Hyperlink"/>
                <w:noProof/>
              </w:rPr>
              <w:t>Abbreviations</w:t>
            </w:r>
            <w:r w:rsidR="00423375">
              <w:rPr>
                <w:noProof/>
                <w:webHidden/>
              </w:rPr>
              <w:tab/>
            </w:r>
            <w:r w:rsidR="00423375">
              <w:rPr>
                <w:noProof/>
                <w:webHidden/>
              </w:rPr>
              <w:fldChar w:fldCharType="begin"/>
            </w:r>
            <w:r w:rsidR="00423375">
              <w:rPr>
                <w:noProof/>
                <w:webHidden/>
              </w:rPr>
              <w:instrText xml:space="preserve"> PAGEREF _Toc358368721 \h </w:instrText>
            </w:r>
            <w:r w:rsidR="00423375">
              <w:rPr>
                <w:noProof/>
                <w:webHidden/>
              </w:rPr>
            </w:r>
            <w:r w:rsidR="00423375">
              <w:rPr>
                <w:noProof/>
                <w:webHidden/>
              </w:rPr>
              <w:fldChar w:fldCharType="separate"/>
            </w:r>
            <w:r w:rsidR="00423375">
              <w:rPr>
                <w:noProof/>
                <w:webHidden/>
              </w:rPr>
              <w:t>6</w:t>
            </w:r>
            <w:r w:rsidR="00423375">
              <w:rPr>
                <w:noProof/>
                <w:webHidden/>
              </w:rPr>
              <w:fldChar w:fldCharType="end"/>
            </w:r>
          </w:hyperlink>
        </w:p>
        <w:p w:rsidR="00423375" w:rsidRDefault="00341D9D">
          <w:pPr>
            <w:pStyle w:val="TOC1"/>
            <w:rPr>
              <w:noProof/>
              <w:lang w:eastAsia="zh-CN" w:bidi="ar-SA"/>
            </w:rPr>
          </w:pPr>
          <w:hyperlink w:anchor="_Toc358368722" w:history="1">
            <w:r w:rsidR="00423375" w:rsidRPr="00F5497D">
              <w:rPr>
                <w:rStyle w:val="Hyperlink"/>
                <w:noProof/>
              </w:rPr>
              <w:t>1.</w:t>
            </w:r>
            <w:r w:rsidR="00423375">
              <w:rPr>
                <w:noProof/>
                <w:lang w:eastAsia="zh-CN" w:bidi="ar-SA"/>
              </w:rPr>
              <w:tab/>
            </w:r>
            <w:r w:rsidR="00423375" w:rsidRPr="00F5497D">
              <w:rPr>
                <w:rStyle w:val="Hyperlink"/>
                <w:noProof/>
              </w:rPr>
              <w:t>System Hierarchy</w:t>
            </w:r>
            <w:r w:rsidR="00423375">
              <w:rPr>
                <w:noProof/>
                <w:webHidden/>
              </w:rPr>
              <w:tab/>
            </w:r>
            <w:r w:rsidR="00423375">
              <w:rPr>
                <w:noProof/>
                <w:webHidden/>
              </w:rPr>
              <w:fldChar w:fldCharType="begin"/>
            </w:r>
            <w:r w:rsidR="00423375">
              <w:rPr>
                <w:noProof/>
                <w:webHidden/>
              </w:rPr>
              <w:instrText xml:space="preserve"> PAGEREF _Toc358368722 \h </w:instrText>
            </w:r>
            <w:r w:rsidR="00423375">
              <w:rPr>
                <w:noProof/>
                <w:webHidden/>
              </w:rPr>
            </w:r>
            <w:r w:rsidR="00423375">
              <w:rPr>
                <w:noProof/>
                <w:webHidden/>
              </w:rPr>
              <w:fldChar w:fldCharType="separate"/>
            </w:r>
            <w:r w:rsidR="00423375">
              <w:rPr>
                <w:noProof/>
                <w:webHidden/>
              </w:rPr>
              <w:t>7</w:t>
            </w:r>
            <w:r w:rsidR="00423375">
              <w:rPr>
                <w:noProof/>
                <w:webHidden/>
              </w:rPr>
              <w:fldChar w:fldCharType="end"/>
            </w:r>
          </w:hyperlink>
        </w:p>
        <w:p w:rsidR="00423375" w:rsidRDefault="00341D9D">
          <w:pPr>
            <w:pStyle w:val="TOC2"/>
            <w:rPr>
              <w:rFonts w:asciiTheme="minorHAnsi" w:eastAsiaTheme="minorEastAsia" w:hAnsiTheme="minorHAnsi" w:cstheme="minorBidi"/>
              <w:noProof/>
            </w:rPr>
          </w:pPr>
          <w:hyperlink w:anchor="_Toc358368723" w:history="1">
            <w:r w:rsidR="00423375" w:rsidRPr="00F5497D">
              <w:rPr>
                <w:rStyle w:val="Hyperlink"/>
                <w:i/>
                <w:noProof/>
              </w:rPr>
              <w:t>1.1</w:t>
            </w:r>
            <w:r w:rsidR="00423375">
              <w:rPr>
                <w:rFonts w:asciiTheme="minorHAnsi" w:eastAsiaTheme="minorEastAsia" w:hAnsiTheme="minorHAnsi" w:cstheme="minorBidi"/>
                <w:noProof/>
              </w:rPr>
              <w:tab/>
            </w:r>
            <w:r w:rsidR="00423375" w:rsidRPr="00F5497D">
              <w:rPr>
                <w:rStyle w:val="Hyperlink"/>
                <w:i/>
                <w:noProof/>
              </w:rPr>
              <w:t>Introduction</w:t>
            </w:r>
            <w:r w:rsidR="00423375">
              <w:rPr>
                <w:noProof/>
                <w:webHidden/>
              </w:rPr>
              <w:tab/>
            </w:r>
            <w:r w:rsidR="00423375">
              <w:rPr>
                <w:noProof/>
                <w:webHidden/>
              </w:rPr>
              <w:fldChar w:fldCharType="begin"/>
            </w:r>
            <w:r w:rsidR="00423375">
              <w:rPr>
                <w:noProof/>
                <w:webHidden/>
              </w:rPr>
              <w:instrText xml:space="preserve"> PAGEREF _Toc358368723 \h </w:instrText>
            </w:r>
            <w:r w:rsidR="00423375">
              <w:rPr>
                <w:noProof/>
                <w:webHidden/>
              </w:rPr>
            </w:r>
            <w:r w:rsidR="00423375">
              <w:rPr>
                <w:noProof/>
                <w:webHidden/>
              </w:rPr>
              <w:fldChar w:fldCharType="separate"/>
            </w:r>
            <w:r w:rsidR="00423375">
              <w:rPr>
                <w:noProof/>
                <w:webHidden/>
              </w:rPr>
              <w:t>7</w:t>
            </w:r>
            <w:r w:rsidR="00423375">
              <w:rPr>
                <w:noProof/>
                <w:webHidden/>
              </w:rPr>
              <w:fldChar w:fldCharType="end"/>
            </w:r>
          </w:hyperlink>
        </w:p>
        <w:p w:rsidR="00423375" w:rsidRDefault="00341D9D">
          <w:pPr>
            <w:pStyle w:val="TOC2"/>
            <w:rPr>
              <w:rFonts w:asciiTheme="minorHAnsi" w:eastAsiaTheme="minorEastAsia" w:hAnsiTheme="minorHAnsi" w:cstheme="minorBidi"/>
              <w:noProof/>
            </w:rPr>
          </w:pPr>
          <w:hyperlink w:anchor="_Toc358368724" w:history="1">
            <w:r w:rsidR="00423375" w:rsidRPr="00F5497D">
              <w:rPr>
                <w:rStyle w:val="Hyperlink"/>
                <w:i/>
                <w:noProof/>
              </w:rPr>
              <w:t>1.2</w:t>
            </w:r>
            <w:r w:rsidR="00423375">
              <w:rPr>
                <w:rFonts w:asciiTheme="minorHAnsi" w:eastAsiaTheme="minorEastAsia" w:hAnsiTheme="minorHAnsi" w:cstheme="minorBidi"/>
                <w:noProof/>
              </w:rPr>
              <w:tab/>
            </w:r>
            <w:r w:rsidR="00423375" w:rsidRPr="00F5497D">
              <w:rPr>
                <w:rStyle w:val="Hyperlink"/>
                <w:i/>
                <w:noProof/>
              </w:rPr>
              <w:t>Standard and compact system configurations</w:t>
            </w:r>
            <w:r w:rsidR="00423375">
              <w:rPr>
                <w:noProof/>
                <w:webHidden/>
              </w:rPr>
              <w:tab/>
            </w:r>
            <w:r w:rsidR="00423375">
              <w:rPr>
                <w:noProof/>
                <w:webHidden/>
              </w:rPr>
              <w:fldChar w:fldCharType="begin"/>
            </w:r>
            <w:r w:rsidR="00423375">
              <w:rPr>
                <w:noProof/>
                <w:webHidden/>
              </w:rPr>
              <w:instrText xml:space="preserve"> PAGEREF _Toc358368724 \h </w:instrText>
            </w:r>
            <w:r w:rsidR="00423375">
              <w:rPr>
                <w:noProof/>
                <w:webHidden/>
              </w:rPr>
            </w:r>
            <w:r w:rsidR="00423375">
              <w:rPr>
                <w:noProof/>
                <w:webHidden/>
              </w:rPr>
              <w:fldChar w:fldCharType="separate"/>
            </w:r>
            <w:r w:rsidR="00423375">
              <w:rPr>
                <w:noProof/>
                <w:webHidden/>
              </w:rPr>
              <w:t>7</w:t>
            </w:r>
            <w:r w:rsidR="00423375">
              <w:rPr>
                <w:noProof/>
                <w:webHidden/>
              </w:rPr>
              <w:fldChar w:fldCharType="end"/>
            </w:r>
          </w:hyperlink>
        </w:p>
        <w:p w:rsidR="00423375" w:rsidRDefault="00341D9D">
          <w:pPr>
            <w:pStyle w:val="TOC2"/>
            <w:rPr>
              <w:rFonts w:asciiTheme="minorHAnsi" w:eastAsiaTheme="minorEastAsia" w:hAnsiTheme="minorHAnsi" w:cstheme="minorBidi"/>
              <w:noProof/>
            </w:rPr>
          </w:pPr>
          <w:hyperlink w:anchor="_Toc358368725" w:history="1">
            <w:r w:rsidR="00423375" w:rsidRPr="00F5497D">
              <w:rPr>
                <w:rStyle w:val="Hyperlink"/>
                <w:i/>
                <w:noProof/>
              </w:rPr>
              <w:t>1.3</w:t>
            </w:r>
            <w:r w:rsidR="00423375">
              <w:rPr>
                <w:rFonts w:asciiTheme="minorHAnsi" w:eastAsiaTheme="minorEastAsia" w:hAnsiTheme="minorHAnsi" w:cstheme="minorBidi"/>
                <w:noProof/>
              </w:rPr>
              <w:tab/>
            </w:r>
            <w:r w:rsidR="00423375" w:rsidRPr="00F5497D">
              <w:rPr>
                <w:rStyle w:val="Hyperlink"/>
                <w:i/>
                <w:noProof/>
              </w:rPr>
              <w:t>System hardware, firmware and software structures</w:t>
            </w:r>
            <w:r w:rsidR="00423375">
              <w:rPr>
                <w:noProof/>
                <w:webHidden/>
              </w:rPr>
              <w:tab/>
            </w:r>
            <w:r w:rsidR="00423375">
              <w:rPr>
                <w:noProof/>
                <w:webHidden/>
              </w:rPr>
              <w:fldChar w:fldCharType="begin"/>
            </w:r>
            <w:r w:rsidR="00423375">
              <w:rPr>
                <w:noProof/>
                <w:webHidden/>
              </w:rPr>
              <w:instrText xml:space="preserve"> PAGEREF _Toc358368725 \h </w:instrText>
            </w:r>
            <w:r w:rsidR="00423375">
              <w:rPr>
                <w:noProof/>
                <w:webHidden/>
              </w:rPr>
            </w:r>
            <w:r w:rsidR="00423375">
              <w:rPr>
                <w:noProof/>
                <w:webHidden/>
              </w:rPr>
              <w:fldChar w:fldCharType="separate"/>
            </w:r>
            <w:r w:rsidR="00423375">
              <w:rPr>
                <w:noProof/>
                <w:webHidden/>
              </w:rPr>
              <w:t>12</w:t>
            </w:r>
            <w:r w:rsidR="00423375">
              <w:rPr>
                <w:noProof/>
                <w:webHidden/>
              </w:rPr>
              <w:fldChar w:fldCharType="end"/>
            </w:r>
          </w:hyperlink>
        </w:p>
        <w:p w:rsidR="00423375" w:rsidRDefault="00341D9D">
          <w:pPr>
            <w:pStyle w:val="TOC3"/>
            <w:rPr>
              <w:noProof/>
              <w:lang w:eastAsia="zh-CN"/>
            </w:rPr>
          </w:pPr>
          <w:hyperlink w:anchor="_Toc358368726" w:history="1">
            <w:r w:rsidR="00423375" w:rsidRPr="00F5497D">
              <w:rPr>
                <w:rStyle w:val="Hyperlink"/>
                <w:rFonts w:ascii="Times New Roman" w:hAnsi="Times New Roman"/>
                <w:i/>
                <w:noProof/>
              </w:rPr>
              <w:t>1.3.1</w:t>
            </w:r>
            <w:r w:rsidR="00423375">
              <w:rPr>
                <w:noProof/>
                <w:lang w:eastAsia="zh-CN"/>
              </w:rPr>
              <w:tab/>
            </w:r>
            <w:r w:rsidR="00423375" w:rsidRPr="00F5497D">
              <w:rPr>
                <w:rStyle w:val="Hyperlink"/>
                <w:rFonts w:ascii="Times New Roman" w:hAnsi="Times New Roman"/>
                <w:i/>
                <w:noProof/>
              </w:rPr>
              <w:t>System hardware structure</w:t>
            </w:r>
            <w:r w:rsidR="00423375">
              <w:rPr>
                <w:noProof/>
                <w:webHidden/>
              </w:rPr>
              <w:tab/>
            </w:r>
            <w:r w:rsidR="00423375">
              <w:rPr>
                <w:noProof/>
                <w:webHidden/>
              </w:rPr>
              <w:fldChar w:fldCharType="begin"/>
            </w:r>
            <w:r w:rsidR="00423375">
              <w:rPr>
                <w:noProof/>
                <w:webHidden/>
              </w:rPr>
              <w:instrText xml:space="preserve"> PAGEREF _Toc358368726 \h </w:instrText>
            </w:r>
            <w:r w:rsidR="00423375">
              <w:rPr>
                <w:noProof/>
                <w:webHidden/>
              </w:rPr>
            </w:r>
            <w:r w:rsidR="00423375">
              <w:rPr>
                <w:noProof/>
                <w:webHidden/>
              </w:rPr>
              <w:fldChar w:fldCharType="separate"/>
            </w:r>
            <w:r w:rsidR="00423375">
              <w:rPr>
                <w:noProof/>
                <w:webHidden/>
              </w:rPr>
              <w:t>12</w:t>
            </w:r>
            <w:r w:rsidR="00423375">
              <w:rPr>
                <w:noProof/>
                <w:webHidden/>
              </w:rPr>
              <w:fldChar w:fldCharType="end"/>
            </w:r>
          </w:hyperlink>
        </w:p>
        <w:p w:rsidR="00423375" w:rsidRDefault="00341D9D">
          <w:pPr>
            <w:pStyle w:val="TOC3"/>
            <w:rPr>
              <w:noProof/>
              <w:lang w:eastAsia="zh-CN"/>
            </w:rPr>
          </w:pPr>
          <w:hyperlink w:anchor="_Toc358368727" w:history="1">
            <w:r w:rsidR="00423375" w:rsidRPr="00F5497D">
              <w:rPr>
                <w:rStyle w:val="Hyperlink"/>
                <w:rFonts w:ascii="Times New Roman" w:hAnsi="Times New Roman"/>
                <w:i/>
                <w:noProof/>
              </w:rPr>
              <w:t>1.3.2</w:t>
            </w:r>
            <w:r w:rsidR="00423375">
              <w:rPr>
                <w:noProof/>
                <w:lang w:eastAsia="zh-CN"/>
              </w:rPr>
              <w:tab/>
            </w:r>
            <w:r w:rsidR="00423375" w:rsidRPr="00F5497D">
              <w:rPr>
                <w:rStyle w:val="Hyperlink"/>
                <w:rFonts w:ascii="Times New Roman" w:hAnsi="Times New Roman"/>
                <w:i/>
                <w:noProof/>
              </w:rPr>
              <w:t>System firmware and software structure</w:t>
            </w:r>
            <w:r w:rsidR="00423375">
              <w:rPr>
                <w:noProof/>
                <w:webHidden/>
              </w:rPr>
              <w:tab/>
            </w:r>
            <w:r w:rsidR="00423375">
              <w:rPr>
                <w:noProof/>
                <w:webHidden/>
              </w:rPr>
              <w:fldChar w:fldCharType="begin"/>
            </w:r>
            <w:r w:rsidR="00423375">
              <w:rPr>
                <w:noProof/>
                <w:webHidden/>
              </w:rPr>
              <w:instrText xml:space="preserve"> PAGEREF _Toc358368727 \h </w:instrText>
            </w:r>
            <w:r w:rsidR="00423375">
              <w:rPr>
                <w:noProof/>
                <w:webHidden/>
              </w:rPr>
            </w:r>
            <w:r w:rsidR="00423375">
              <w:rPr>
                <w:noProof/>
                <w:webHidden/>
              </w:rPr>
              <w:fldChar w:fldCharType="separate"/>
            </w:r>
            <w:r w:rsidR="00423375">
              <w:rPr>
                <w:noProof/>
                <w:webHidden/>
              </w:rPr>
              <w:t>14</w:t>
            </w:r>
            <w:r w:rsidR="00423375">
              <w:rPr>
                <w:noProof/>
                <w:webHidden/>
              </w:rPr>
              <w:fldChar w:fldCharType="end"/>
            </w:r>
          </w:hyperlink>
        </w:p>
        <w:p w:rsidR="00423375" w:rsidRDefault="00341D9D">
          <w:pPr>
            <w:pStyle w:val="TOC2"/>
            <w:rPr>
              <w:rFonts w:asciiTheme="minorHAnsi" w:eastAsiaTheme="minorEastAsia" w:hAnsiTheme="minorHAnsi" w:cstheme="minorBidi"/>
              <w:noProof/>
            </w:rPr>
          </w:pPr>
          <w:hyperlink w:anchor="_Toc358368728" w:history="1">
            <w:r w:rsidR="00423375" w:rsidRPr="00F5497D">
              <w:rPr>
                <w:rStyle w:val="Hyperlink"/>
                <w:i/>
                <w:noProof/>
              </w:rPr>
              <w:t>1.4</w:t>
            </w:r>
            <w:r w:rsidR="00423375">
              <w:rPr>
                <w:rFonts w:asciiTheme="minorHAnsi" w:eastAsiaTheme="minorEastAsia" w:hAnsiTheme="minorHAnsi" w:cstheme="minorBidi"/>
                <w:noProof/>
              </w:rPr>
              <w:tab/>
            </w:r>
            <w:r w:rsidR="00423375" w:rsidRPr="00F5497D">
              <w:rPr>
                <w:rStyle w:val="Hyperlink"/>
                <w:i/>
                <w:noProof/>
              </w:rPr>
              <w:t>System addressing strategies</w:t>
            </w:r>
            <w:r w:rsidR="00423375">
              <w:rPr>
                <w:noProof/>
                <w:webHidden/>
              </w:rPr>
              <w:tab/>
            </w:r>
            <w:r w:rsidR="00423375">
              <w:rPr>
                <w:noProof/>
                <w:webHidden/>
              </w:rPr>
              <w:fldChar w:fldCharType="begin"/>
            </w:r>
            <w:r w:rsidR="00423375">
              <w:rPr>
                <w:noProof/>
                <w:webHidden/>
              </w:rPr>
              <w:instrText xml:space="preserve"> PAGEREF _Toc358368728 \h </w:instrText>
            </w:r>
            <w:r w:rsidR="00423375">
              <w:rPr>
                <w:noProof/>
                <w:webHidden/>
              </w:rPr>
            </w:r>
            <w:r w:rsidR="00423375">
              <w:rPr>
                <w:noProof/>
                <w:webHidden/>
              </w:rPr>
              <w:fldChar w:fldCharType="separate"/>
            </w:r>
            <w:r w:rsidR="00423375">
              <w:rPr>
                <w:noProof/>
                <w:webHidden/>
              </w:rPr>
              <w:t>15</w:t>
            </w:r>
            <w:r w:rsidR="00423375">
              <w:rPr>
                <w:noProof/>
                <w:webHidden/>
              </w:rPr>
              <w:fldChar w:fldCharType="end"/>
            </w:r>
          </w:hyperlink>
        </w:p>
        <w:p w:rsidR="00423375" w:rsidRDefault="00341D9D">
          <w:pPr>
            <w:pStyle w:val="TOC3"/>
            <w:rPr>
              <w:noProof/>
              <w:lang w:eastAsia="zh-CN"/>
            </w:rPr>
          </w:pPr>
          <w:hyperlink w:anchor="_Toc358368729" w:history="1">
            <w:r w:rsidR="00423375" w:rsidRPr="00F5497D">
              <w:rPr>
                <w:rStyle w:val="Hyperlink"/>
                <w:rFonts w:ascii="Times New Roman" w:hAnsi="Times New Roman"/>
                <w:i/>
                <w:noProof/>
              </w:rPr>
              <w:t>1.4.1</w:t>
            </w:r>
            <w:r w:rsidR="00423375">
              <w:rPr>
                <w:noProof/>
                <w:lang w:eastAsia="zh-CN"/>
              </w:rPr>
              <w:tab/>
            </w:r>
            <w:r w:rsidR="00423375" w:rsidRPr="00F5497D">
              <w:rPr>
                <w:rStyle w:val="Hyperlink"/>
                <w:rFonts w:ascii="Times New Roman" w:hAnsi="Times New Roman"/>
                <w:i/>
                <w:noProof/>
              </w:rPr>
              <w:t>System configuration profile</w:t>
            </w:r>
            <w:r w:rsidR="00423375">
              <w:rPr>
                <w:noProof/>
                <w:webHidden/>
              </w:rPr>
              <w:tab/>
            </w:r>
            <w:r w:rsidR="00423375">
              <w:rPr>
                <w:noProof/>
                <w:webHidden/>
              </w:rPr>
              <w:fldChar w:fldCharType="begin"/>
            </w:r>
            <w:r w:rsidR="00423375">
              <w:rPr>
                <w:noProof/>
                <w:webHidden/>
              </w:rPr>
              <w:instrText xml:space="preserve"> PAGEREF _Toc358368729 \h </w:instrText>
            </w:r>
            <w:r w:rsidR="00423375">
              <w:rPr>
                <w:noProof/>
                <w:webHidden/>
              </w:rPr>
            </w:r>
            <w:r w:rsidR="00423375">
              <w:rPr>
                <w:noProof/>
                <w:webHidden/>
              </w:rPr>
              <w:fldChar w:fldCharType="separate"/>
            </w:r>
            <w:r w:rsidR="00423375">
              <w:rPr>
                <w:noProof/>
                <w:webHidden/>
              </w:rPr>
              <w:t>16</w:t>
            </w:r>
            <w:r w:rsidR="00423375">
              <w:rPr>
                <w:noProof/>
                <w:webHidden/>
              </w:rPr>
              <w:fldChar w:fldCharType="end"/>
            </w:r>
          </w:hyperlink>
        </w:p>
        <w:p w:rsidR="00423375" w:rsidRDefault="00341D9D">
          <w:pPr>
            <w:pStyle w:val="TOC3"/>
            <w:rPr>
              <w:noProof/>
              <w:lang w:eastAsia="zh-CN"/>
            </w:rPr>
          </w:pPr>
          <w:hyperlink w:anchor="_Toc358368730" w:history="1">
            <w:r w:rsidR="00423375" w:rsidRPr="00F5497D">
              <w:rPr>
                <w:rStyle w:val="Hyperlink"/>
                <w:rFonts w:ascii="Times New Roman" w:hAnsi="Times New Roman"/>
                <w:i/>
                <w:noProof/>
              </w:rPr>
              <w:t>1.4.2</w:t>
            </w:r>
            <w:r w:rsidR="00423375">
              <w:rPr>
                <w:noProof/>
                <w:lang w:eastAsia="zh-CN"/>
              </w:rPr>
              <w:tab/>
            </w:r>
            <w:r w:rsidR="00423375" w:rsidRPr="00F5497D">
              <w:rPr>
                <w:rStyle w:val="Hyperlink"/>
                <w:rFonts w:ascii="Times New Roman" w:hAnsi="Times New Roman"/>
                <w:i/>
                <w:noProof/>
              </w:rPr>
              <w:t>Node type register and absolute address register.</w:t>
            </w:r>
            <w:r w:rsidR="00423375">
              <w:rPr>
                <w:noProof/>
                <w:webHidden/>
              </w:rPr>
              <w:tab/>
            </w:r>
            <w:r w:rsidR="00423375">
              <w:rPr>
                <w:noProof/>
                <w:webHidden/>
              </w:rPr>
              <w:fldChar w:fldCharType="begin"/>
            </w:r>
            <w:r w:rsidR="00423375">
              <w:rPr>
                <w:noProof/>
                <w:webHidden/>
              </w:rPr>
              <w:instrText xml:space="preserve"> PAGEREF _Toc358368730 \h </w:instrText>
            </w:r>
            <w:r w:rsidR="00423375">
              <w:rPr>
                <w:noProof/>
                <w:webHidden/>
              </w:rPr>
            </w:r>
            <w:r w:rsidR="00423375">
              <w:rPr>
                <w:noProof/>
                <w:webHidden/>
              </w:rPr>
              <w:fldChar w:fldCharType="separate"/>
            </w:r>
            <w:r w:rsidR="00423375">
              <w:rPr>
                <w:noProof/>
                <w:webHidden/>
              </w:rPr>
              <w:t>16</w:t>
            </w:r>
            <w:r w:rsidR="00423375">
              <w:rPr>
                <w:noProof/>
                <w:webHidden/>
              </w:rPr>
              <w:fldChar w:fldCharType="end"/>
            </w:r>
          </w:hyperlink>
        </w:p>
        <w:p w:rsidR="00423375" w:rsidRDefault="00341D9D">
          <w:pPr>
            <w:pStyle w:val="TOC3"/>
            <w:rPr>
              <w:noProof/>
              <w:lang w:eastAsia="zh-CN"/>
            </w:rPr>
          </w:pPr>
          <w:hyperlink w:anchor="_Toc358368731" w:history="1">
            <w:r w:rsidR="00423375" w:rsidRPr="00F5497D">
              <w:rPr>
                <w:rStyle w:val="Hyperlink"/>
                <w:rFonts w:ascii="Times New Roman" w:hAnsi="Times New Roman"/>
                <w:i/>
                <w:noProof/>
              </w:rPr>
              <w:t>1.4.3</w:t>
            </w:r>
            <w:r w:rsidR="00423375">
              <w:rPr>
                <w:noProof/>
                <w:lang w:eastAsia="zh-CN"/>
              </w:rPr>
              <w:tab/>
            </w:r>
            <w:r w:rsidR="00423375" w:rsidRPr="00F5497D">
              <w:rPr>
                <w:rStyle w:val="Hyperlink"/>
                <w:rFonts w:ascii="Times New Roman" w:hAnsi="Times New Roman"/>
                <w:i/>
                <w:noProof/>
              </w:rPr>
              <w:t>Offspring configuration profile</w:t>
            </w:r>
            <w:r w:rsidR="00423375">
              <w:rPr>
                <w:noProof/>
                <w:webHidden/>
              </w:rPr>
              <w:tab/>
            </w:r>
            <w:r w:rsidR="00423375">
              <w:rPr>
                <w:noProof/>
                <w:webHidden/>
              </w:rPr>
              <w:fldChar w:fldCharType="begin"/>
            </w:r>
            <w:r w:rsidR="00423375">
              <w:rPr>
                <w:noProof/>
                <w:webHidden/>
              </w:rPr>
              <w:instrText xml:space="preserve"> PAGEREF _Toc358368731 \h </w:instrText>
            </w:r>
            <w:r w:rsidR="00423375">
              <w:rPr>
                <w:noProof/>
                <w:webHidden/>
              </w:rPr>
            </w:r>
            <w:r w:rsidR="00423375">
              <w:rPr>
                <w:noProof/>
                <w:webHidden/>
              </w:rPr>
              <w:fldChar w:fldCharType="separate"/>
            </w:r>
            <w:r w:rsidR="00423375">
              <w:rPr>
                <w:noProof/>
                <w:webHidden/>
              </w:rPr>
              <w:t>19</w:t>
            </w:r>
            <w:r w:rsidR="00423375">
              <w:rPr>
                <w:noProof/>
                <w:webHidden/>
              </w:rPr>
              <w:fldChar w:fldCharType="end"/>
            </w:r>
          </w:hyperlink>
        </w:p>
        <w:p w:rsidR="00423375" w:rsidRDefault="00341D9D">
          <w:pPr>
            <w:pStyle w:val="TOC3"/>
            <w:rPr>
              <w:noProof/>
              <w:lang w:eastAsia="zh-CN"/>
            </w:rPr>
          </w:pPr>
          <w:hyperlink w:anchor="_Toc358368732" w:history="1">
            <w:r w:rsidR="00423375" w:rsidRPr="00F5497D">
              <w:rPr>
                <w:rStyle w:val="Hyperlink"/>
                <w:rFonts w:ascii="Times New Roman" w:hAnsi="Times New Roman"/>
                <w:i/>
                <w:noProof/>
              </w:rPr>
              <w:t>1.4.4</w:t>
            </w:r>
            <w:r w:rsidR="00423375">
              <w:rPr>
                <w:noProof/>
                <w:lang w:eastAsia="zh-CN"/>
              </w:rPr>
              <w:tab/>
            </w:r>
            <w:r w:rsidR="00423375" w:rsidRPr="00F5497D">
              <w:rPr>
                <w:rStyle w:val="Hyperlink"/>
                <w:rFonts w:ascii="Times New Roman" w:hAnsi="Times New Roman"/>
                <w:i/>
                <w:noProof/>
              </w:rPr>
              <w:t>Firmware and software version control registers</w:t>
            </w:r>
            <w:r w:rsidR="00423375">
              <w:rPr>
                <w:noProof/>
                <w:webHidden/>
              </w:rPr>
              <w:tab/>
            </w:r>
            <w:r w:rsidR="00423375">
              <w:rPr>
                <w:noProof/>
                <w:webHidden/>
              </w:rPr>
              <w:fldChar w:fldCharType="begin"/>
            </w:r>
            <w:r w:rsidR="00423375">
              <w:rPr>
                <w:noProof/>
                <w:webHidden/>
              </w:rPr>
              <w:instrText xml:space="preserve"> PAGEREF _Toc358368732 \h </w:instrText>
            </w:r>
            <w:r w:rsidR="00423375">
              <w:rPr>
                <w:noProof/>
                <w:webHidden/>
              </w:rPr>
            </w:r>
            <w:r w:rsidR="00423375">
              <w:rPr>
                <w:noProof/>
                <w:webHidden/>
              </w:rPr>
              <w:fldChar w:fldCharType="separate"/>
            </w:r>
            <w:r w:rsidR="00423375">
              <w:rPr>
                <w:noProof/>
                <w:webHidden/>
              </w:rPr>
              <w:t>20</w:t>
            </w:r>
            <w:r w:rsidR="00423375">
              <w:rPr>
                <w:noProof/>
                <w:webHidden/>
              </w:rPr>
              <w:fldChar w:fldCharType="end"/>
            </w:r>
          </w:hyperlink>
        </w:p>
        <w:p w:rsidR="00423375" w:rsidRDefault="00341D9D">
          <w:pPr>
            <w:pStyle w:val="TOC3"/>
            <w:rPr>
              <w:noProof/>
              <w:lang w:eastAsia="zh-CN"/>
            </w:rPr>
          </w:pPr>
          <w:hyperlink w:anchor="_Toc358368733" w:history="1">
            <w:r w:rsidR="00423375" w:rsidRPr="00F5497D">
              <w:rPr>
                <w:rStyle w:val="Hyperlink"/>
                <w:rFonts w:ascii="Times New Roman" w:hAnsi="Times New Roman"/>
                <w:i/>
                <w:noProof/>
              </w:rPr>
              <w:t>1.4.5</w:t>
            </w:r>
            <w:r w:rsidR="00423375">
              <w:rPr>
                <w:noProof/>
                <w:lang w:eastAsia="zh-CN"/>
              </w:rPr>
              <w:tab/>
            </w:r>
            <w:r w:rsidR="00423375" w:rsidRPr="00F5497D">
              <w:rPr>
                <w:rStyle w:val="Hyperlink"/>
                <w:rFonts w:ascii="Times New Roman" w:hAnsi="Times New Roman"/>
                <w:i/>
                <w:noProof/>
              </w:rPr>
              <w:t>Absolute address assignment strategy</w:t>
            </w:r>
            <w:r w:rsidR="00423375">
              <w:rPr>
                <w:noProof/>
                <w:webHidden/>
              </w:rPr>
              <w:tab/>
            </w:r>
            <w:r w:rsidR="00423375">
              <w:rPr>
                <w:noProof/>
                <w:webHidden/>
              </w:rPr>
              <w:fldChar w:fldCharType="begin"/>
            </w:r>
            <w:r w:rsidR="00423375">
              <w:rPr>
                <w:noProof/>
                <w:webHidden/>
              </w:rPr>
              <w:instrText xml:space="preserve"> PAGEREF _Toc358368733 \h </w:instrText>
            </w:r>
            <w:r w:rsidR="00423375">
              <w:rPr>
                <w:noProof/>
                <w:webHidden/>
              </w:rPr>
            </w:r>
            <w:r w:rsidR="00423375">
              <w:rPr>
                <w:noProof/>
                <w:webHidden/>
              </w:rPr>
              <w:fldChar w:fldCharType="separate"/>
            </w:r>
            <w:r w:rsidR="00423375">
              <w:rPr>
                <w:noProof/>
                <w:webHidden/>
              </w:rPr>
              <w:t>21</w:t>
            </w:r>
            <w:r w:rsidR="00423375">
              <w:rPr>
                <w:noProof/>
                <w:webHidden/>
              </w:rPr>
              <w:fldChar w:fldCharType="end"/>
            </w:r>
          </w:hyperlink>
        </w:p>
        <w:p w:rsidR="00423375" w:rsidRDefault="00341D9D">
          <w:pPr>
            <w:pStyle w:val="TOC1"/>
            <w:rPr>
              <w:noProof/>
              <w:lang w:eastAsia="zh-CN" w:bidi="ar-SA"/>
            </w:rPr>
          </w:pPr>
          <w:hyperlink w:anchor="_Toc358368734" w:history="1">
            <w:r w:rsidR="00423375" w:rsidRPr="00F5497D">
              <w:rPr>
                <w:rStyle w:val="Hyperlink"/>
                <w:noProof/>
              </w:rPr>
              <w:t>2.</w:t>
            </w:r>
            <w:r w:rsidR="00423375">
              <w:rPr>
                <w:noProof/>
                <w:lang w:eastAsia="zh-CN" w:bidi="ar-SA"/>
              </w:rPr>
              <w:tab/>
            </w:r>
            <w:r w:rsidR="00423375" w:rsidRPr="00F5497D">
              <w:rPr>
                <w:rStyle w:val="Hyperlink"/>
                <w:noProof/>
              </w:rPr>
              <w:t>System commands and responses</w:t>
            </w:r>
            <w:r w:rsidR="00423375">
              <w:rPr>
                <w:noProof/>
                <w:webHidden/>
              </w:rPr>
              <w:tab/>
            </w:r>
            <w:r w:rsidR="00423375">
              <w:rPr>
                <w:noProof/>
                <w:webHidden/>
              </w:rPr>
              <w:fldChar w:fldCharType="begin"/>
            </w:r>
            <w:r w:rsidR="00423375">
              <w:rPr>
                <w:noProof/>
                <w:webHidden/>
              </w:rPr>
              <w:instrText xml:space="preserve"> PAGEREF _Toc358368734 \h </w:instrText>
            </w:r>
            <w:r w:rsidR="00423375">
              <w:rPr>
                <w:noProof/>
                <w:webHidden/>
              </w:rPr>
            </w:r>
            <w:r w:rsidR="00423375">
              <w:rPr>
                <w:noProof/>
                <w:webHidden/>
              </w:rPr>
              <w:fldChar w:fldCharType="separate"/>
            </w:r>
            <w:r w:rsidR="00423375">
              <w:rPr>
                <w:noProof/>
                <w:webHidden/>
              </w:rPr>
              <w:t>23</w:t>
            </w:r>
            <w:r w:rsidR="00423375">
              <w:rPr>
                <w:noProof/>
                <w:webHidden/>
              </w:rPr>
              <w:fldChar w:fldCharType="end"/>
            </w:r>
          </w:hyperlink>
        </w:p>
        <w:p w:rsidR="00423375" w:rsidRDefault="00341D9D">
          <w:pPr>
            <w:pStyle w:val="TOC2"/>
            <w:rPr>
              <w:rFonts w:asciiTheme="minorHAnsi" w:eastAsiaTheme="minorEastAsia" w:hAnsiTheme="minorHAnsi" w:cstheme="minorBidi"/>
              <w:noProof/>
            </w:rPr>
          </w:pPr>
          <w:hyperlink w:anchor="_Toc358368735" w:history="1">
            <w:r w:rsidR="00423375" w:rsidRPr="00F5497D">
              <w:rPr>
                <w:rStyle w:val="Hyperlink"/>
                <w:i/>
                <w:noProof/>
              </w:rPr>
              <w:t>2.1</w:t>
            </w:r>
            <w:r w:rsidR="00423375">
              <w:rPr>
                <w:rFonts w:asciiTheme="minorHAnsi" w:eastAsiaTheme="minorEastAsia" w:hAnsiTheme="minorHAnsi" w:cstheme="minorBidi"/>
                <w:noProof/>
              </w:rPr>
              <w:tab/>
            </w:r>
            <w:r w:rsidR="00423375" w:rsidRPr="00F5497D">
              <w:rPr>
                <w:rStyle w:val="Hyperlink"/>
                <w:i/>
                <w:noProof/>
              </w:rPr>
              <w:t>System commands and responses</w:t>
            </w:r>
            <w:r w:rsidR="00423375">
              <w:rPr>
                <w:noProof/>
                <w:webHidden/>
              </w:rPr>
              <w:tab/>
            </w:r>
            <w:r w:rsidR="00423375">
              <w:rPr>
                <w:noProof/>
                <w:webHidden/>
              </w:rPr>
              <w:fldChar w:fldCharType="begin"/>
            </w:r>
            <w:r w:rsidR="00423375">
              <w:rPr>
                <w:noProof/>
                <w:webHidden/>
              </w:rPr>
              <w:instrText xml:space="preserve"> PAGEREF _Toc358368735 \h </w:instrText>
            </w:r>
            <w:r w:rsidR="00423375">
              <w:rPr>
                <w:noProof/>
                <w:webHidden/>
              </w:rPr>
            </w:r>
            <w:r w:rsidR="00423375">
              <w:rPr>
                <w:noProof/>
                <w:webHidden/>
              </w:rPr>
              <w:fldChar w:fldCharType="separate"/>
            </w:r>
            <w:r w:rsidR="00423375">
              <w:rPr>
                <w:noProof/>
                <w:webHidden/>
              </w:rPr>
              <w:t>23</w:t>
            </w:r>
            <w:r w:rsidR="00423375">
              <w:rPr>
                <w:noProof/>
                <w:webHidden/>
              </w:rPr>
              <w:fldChar w:fldCharType="end"/>
            </w:r>
          </w:hyperlink>
        </w:p>
        <w:p w:rsidR="00423375" w:rsidRDefault="00341D9D">
          <w:pPr>
            <w:pStyle w:val="TOC2"/>
            <w:rPr>
              <w:rFonts w:asciiTheme="minorHAnsi" w:eastAsiaTheme="minorEastAsia" w:hAnsiTheme="minorHAnsi" w:cstheme="minorBidi"/>
              <w:noProof/>
            </w:rPr>
          </w:pPr>
          <w:hyperlink w:anchor="_Toc358368736" w:history="1">
            <w:r w:rsidR="00423375" w:rsidRPr="00F5497D">
              <w:rPr>
                <w:rStyle w:val="Hyperlink"/>
                <w:i/>
                <w:noProof/>
              </w:rPr>
              <w:t>2.2</w:t>
            </w:r>
            <w:r w:rsidR="00423375">
              <w:rPr>
                <w:rFonts w:asciiTheme="minorHAnsi" w:eastAsiaTheme="minorEastAsia" w:hAnsiTheme="minorHAnsi" w:cstheme="minorBidi"/>
                <w:noProof/>
              </w:rPr>
              <w:tab/>
            </w:r>
            <w:r w:rsidR="00423375" w:rsidRPr="00F5497D">
              <w:rPr>
                <w:rStyle w:val="Hyperlink"/>
                <w:i/>
                <w:noProof/>
              </w:rPr>
              <w:t>Format of system commands and responses</w:t>
            </w:r>
            <w:r w:rsidR="00423375">
              <w:rPr>
                <w:noProof/>
                <w:webHidden/>
              </w:rPr>
              <w:tab/>
            </w:r>
            <w:r w:rsidR="00423375">
              <w:rPr>
                <w:noProof/>
                <w:webHidden/>
              </w:rPr>
              <w:fldChar w:fldCharType="begin"/>
            </w:r>
            <w:r w:rsidR="00423375">
              <w:rPr>
                <w:noProof/>
                <w:webHidden/>
              </w:rPr>
              <w:instrText xml:space="preserve"> PAGEREF _Toc358368736 \h </w:instrText>
            </w:r>
            <w:r w:rsidR="00423375">
              <w:rPr>
                <w:noProof/>
                <w:webHidden/>
              </w:rPr>
            </w:r>
            <w:r w:rsidR="00423375">
              <w:rPr>
                <w:noProof/>
                <w:webHidden/>
              </w:rPr>
              <w:fldChar w:fldCharType="separate"/>
            </w:r>
            <w:r w:rsidR="00423375">
              <w:rPr>
                <w:noProof/>
                <w:webHidden/>
              </w:rPr>
              <w:t>23</w:t>
            </w:r>
            <w:r w:rsidR="00423375">
              <w:rPr>
                <w:noProof/>
                <w:webHidden/>
              </w:rPr>
              <w:fldChar w:fldCharType="end"/>
            </w:r>
          </w:hyperlink>
        </w:p>
        <w:p w:rsidR="00423375" w:rsidRDefault="00341D9D">
          <w:pPr>
            <w:pStyle w:val="TOC2"/>
            <w:rPr>
              <w:rFonts w:asciiTheme="minorHAnsi" w:eastAsiaTheme="minorEastAsia" w:hAnsiTheme="minorHAnsi" w:cstheme="minorBidi"/>
              <w:noProof/>
            </w:rPr>
          </w:pPr>
          <w:hyperlink w:anchor="_Toc358368737" w:history="1">
            <w:r w:rsidR="00423375" w:rsidRPr="00F5497D">
              <w:rPr>
                <w:rStyle w:val="Hyperlink"/>
                <w:i/>
                <w:noProof/>
              </w:rPr>
              <w:t>2.3</w:t>
            </w:r>
            <w:r w:rsidR="00423375">
              <w:rPr>
                <w:rFonts w:asciiTheme="minorHAnsi" w:eastAsiaTheme="minorEastAsia" w:hAnsiTheme="minorHAnsi" w:cstheme="minorBidi"/>
                <w:noProof/>
              </w:rPr>
              <w:tab/>
            </w:r>
            <w:r w:rsidR="00423375" w:rsidRPr="00F5497D">
              <w:rPr>
                <w:rStyle w:val="Hyperlink"/>
                <w:i/>
                <w:noProof/>
              </w:rPr>
              <w:t>Definition of 16-bit command/response ID word</w:t>
            </w:r>
            <w:r w:rsidR="00423375">
              <w:rPr>
                <w:noProof/>
                <w:webHidden/>
              </w:rPr>
              <w:tab/>
            </w:r>
            <w:r w:rsidR="00423375">
              <w:rPr>
                <w:noProof/>
                <w:webHidden/>
              </w:rPr>
              <w:fldChar w:fldCharType="begin"/>
            </w:r>
            <w:r w:rsidR="00423375">
              <w:rPr>
                <w:noProof/>
                <w:webHidden/>
              </w:rPr>
              <w:instrText xml:space="preserve"> PAGEREF _Toc358368737 \h </w:instrText>
            </w:r>
            <w:r w:rsidR="00423375">
              <w:rPr>
                <w:noProof/>
                <w:webHidden/>
              </w:rPr>
            </w:r>
            <w:r w:rsidR="00423375">
              <w:rPr>
                <w:noProof/>
                <w:webHidden/>
              </w:rPr>
              <w:fldChar w:fldCharType="separate"/>
            </w:r>
            <w:r w:rsidR="00423375">
              <w:rPr>
                <w:noProof/>
                <w:webHidden/>
              </w:rPr>
              <w:t>23</w:t>
            </w:r>
            <w:r w:rsidR="00423375">
              <w:rPr>
                <w:noProof/>
                <w:webHidden/>
              </w:rPr>
              <w:fldChar w:fldCharType="end"/>
            </w:r>
          </w:hyperlink>
        </w:p>
        <w:p w:rsidR="00423375" w:rsidRDefault="00341D9D">
          <w:pPr>
            <w:pStyle w:val="TOC2"/>
            <w:rPr>
              <w:rFonts w:asciiTheme="minorHAnsi" w:eastAsiaTheme="minorEastAsia" w:hAnsiTheme="minorHAnsi" w:cstheme="minorBidi"/>
              <w:noProof/>
            </w:rPr>
          </w:pPr>
          <w:hyperlink w:anchor="_Toc358368738" w:history="1">
            <w:r w:rsidR="00423375" w:rsidRPr="00F5497D">
              <w:rPr>
                <w:rStyle w:val="Hyperlink"/>
                <w:i/>
                <w:noProof/>
              </w:rPr>
              <w:t>2.4</w:t>
            </w:r>
            <w:r w:rsidR="00423375">
              <w:rPr>
                <w:rFonts w:asciiTheme="minorHAnsi" w:eastAsiaTheme="minorEastAsia" w:hAnsiTheme="minorHAnsi" w:cstheme="minorBidi"/>
                <w:noProof/>
              </w:rPr>
              <w:tab/>
            </w:r>
            <w:r w:rsidR="00423375" w:rsidRPr="00F5497D">
              <w:rPr>
                <w:rStyle w:val="Hyperlink"/>
                <w:i/>
                <w:noProof/>
              </w:rPr>
              <w:t>Commands/responses for CUC, MB, DB, CDUC nodes</w:t>
            </w:r>
            <w:r w:rsidR="00423375">
              <w:rPr>
                <w:noProof/>
                <w:webHidden/>
              </w:rPr>
              <w:tab/>
            </w:r>
            <w:r w:rsidR="00423375">
              <w:rPr>
                <w:noProof/>
                <w:webHidden/>
              </w:rPr>
              <w:fldChar w:fldCharType="begin"/>
            </w:r>
            <w:r w:rsidR="00423375">
              <w:rPr>
                <w:noProof/>
                <w:webHidden/>
              </w:rPr>
              <w:instrText xml:space="preserve"> PAGEREF _Toc358368738 \h </w:instrText>
            </w:r>
            <w:r w:rsidR="00423375">
              <w:rPr>
                <w:noProof/>
                <w:webHidden/>
              </w:rPr>
            </w:r>
            <w:r w:rsidR="00423375">
              <w:rPr>
                <w:noProof/>
                <w:webHidden/>
              </w:rPr>
              <w:fldChar w:fldCharType="separate"/>
            </w:r>
            <w:r w:rsidR="00423375">
              <w:rPr>
                <w:noProof/>
                <w:webHidden/>
              </w:rPr>
              <w:t>24</w:t>
            </w:r>
            <w:r w:rsidR="00423375">
              <w:rPr>
                <w:noProof/>
                <w:webHidden/>
              </w:rPr>
              <w:fldChar w:fldCharType="end"/>
            </w:r>
          </w:hyperlink>
        </w:p>
        <w:p w:rsidR="00423375" w:rsidRDefault="00341D9D">
          <w:pPr>
            <w:pStyle w:val="TOC3"/>
            <w:rPr>
              <w:noProof/>
              <w:lang w:eastAsia="zh-CN"/>
            </w:rPr>
          </w:pPr>
          <w:hyperlink w:anchor="_Toc358368739" w:history="1">
            <w:r w:rsidR="00423375" w:rsidRPr="00F5497D">
              <w:rPr>
                <w:rStyle w:val="Hyperlink"/>
                <w:rFonts w:ascii="Times New Roman" w:hAnsi="Times New Roman"/>
                <w:i/>
                <w:noProof/>
              </w:rPr>
              <w:t>2.4.1</w:t>
            </w:r>
            <w:r w:rsidR="00423375">
              <w:rPr>
                <w:noProof/>
                <w:lang w:eastAsia="zh-CN"/>
              </w:rPr>
              <w:tab/>
            </w:r>
            <w:r w:rsidR="00423375" w:rsidRPr="00F5497D">
              <w:rPr>
                <w:rStyle w:val="Hyperlink"/>
                <w:rFonts w:ascii="Times New Roman" w:hAnsi="Times New Roman"/>
                <w:i/>
                <w:noProof/>
              </w:rPr>
              <w:t>Low level hardware devices control commands</w:t>
            </w:r>
            <w:r w:rsidR="00423375">
              <w:rPr>
                <w:noProof/>
                <w:webHidden/>
              </w:rPr>
              <w:tab/>
            </w:r>
            <w:r w:rsidR="00423375">
              <w:rPr>
                <w:noProof/>
                <w:webHidden/>
              </w:rPr>
              <w:fldChar w:fldCharType="begin"/>
            </w:r>
            <w:r w:rsidR="00423375">
              <w:rPr>
                <w:noProof/>
                <w:webHidden/>
              </w:rPr>
              <w:instrText xml:space="preserve"> PAGEREF _Toc358368739 \h </w:instrText>
            </w:r>
            <w:r w:rsidR="00423375">
              <w:rPr>
                <w:noProof/>
                <w:webHidden/>
              </w:rPr>
            </w:r>
            <w:r w:rsidR="00423375">
              <w:rPr>
                <w:noProof/>
                <w:webHidden/>
              </w:rPr>
              <w:fldChar w:fldCharType="separate"/>
            </w:r>
            <w:r w:rsidR="00423375">
              <w:rPr>
                <w:noProof/>
                <w:webHidden/>
              </w:rPr>
              <w:t>24</w:t>
            </w:r>
            <w:r w:rsidR="00423375">
              <w:rPr>
                <w:noProof/>
                <w:webHidden/>
              </w:rPr>
              <w:fldChar w:fldCharType="end"/>
            </w:r>
          </w:hyperlink>
        </w:p>
        <w:p w:rsidR="00423375" w:rsidRDefault="00341D9D">
          <w:pPr>
            <w:pStyle w:val="TOC3"/>
            <w:rPr>
              <w:noProof/>
              <w:lang w:eastAsia="zh-CN"/>
            </w:rPr>
          </w:pPr>
          <w:hyperlink w:anchor="_Toc358368740" w:history="1">
            <w:r w:rsidR="00423375" w:rsidRPr="00F5497D">
              <w:rPr>
                <w:rStyle w:val="Hyperlink"/>
                <w:rFonts w:ascii="Times New Roman" w:hAnsi="Times New Roman"/>
                <w:i/>
                <w:noProof/>
              </w:rPr>
              <w:t>2.4.2</w:t>
            </w:r>
            <w:r w:rsidR="00423375">
              <w:rPr>
                <w:noProof/>
                <w:lang w:eastAsia="zh-CN"/>
              </w:rPr>
              <w:tab/>
            </w:r>
            <w:r w:rsidR="00423375" w:rsidRPr="00F5497D">
              <w:rPr>
                <w:rStyle w:val="Hyperlink"/>
                <w:rFonts w:ascii="Times New Roman" w:hAnsi="Times New Roman"/>
                <w:i/>
                <w:noProof/>
              </w:rPr>
              <w:t>System configuration commands.</w:t>
            </w:r>
            <w:r w:rsidR="00423375">
              <w:rPr>
                <w:noProof/>
                <w:webHidden/>
              </w:rPr>
              <w:tab/>
            </w:r>
            <w:r w:rsidR="00423375">
              <w:rPr>
                <w:noProof/>
                <w:webHidden/>
              </w:rPr>
              <w:fldChar w:fldCharType="begin"/>
            </w:r>
            <w:r w:rsidR="00423375">
              <w:rPr>
                <w:noProof/>
                <w:webHidden/>
              </w:rPr>
              <w:instrText xml:space="preserve"> PAGEREF _Toc358368740 \h </w:instrText>
            </w:r>
            <w:r w:rsidR="00423375">
              <w:rPr>
                <w:noProof/>
                <w:webHidden/>
              </w:rPr>
            </w:r>
            <w:r w:rsidR="00423375">
              <w:rPr>
                <w:noProof/>
                <w:webHidden/>
              </w:rPr>
              <w:fldChar w:fldCharType="separate"/>
            </w:r>
            <w:r w:rsidR="00423375">
              <w:rPr>
                <w:noProof/>
                <w:webHidden/>
              </w:rPr>
              <w:t>25</w:t>
            </w:r>
            <w:r w:rsidR="00423375">
              <w:rPr>
                <w:noProof/>
                <w:webHidden/>
              </w:rPr>
              <w:fldChar w:fldCharType="end"/>
            </w:r>
          </w:hyperlink>
        </w:p>
        <w:p w:rsidR="00423375" w:rsidRDefault="00341D9D">
          <w:pPr>
            <w:pStyle w:val="TOC3"/>
            <w:rPr>
              <w:noProof/>
              <w:lang w:eastAsia="zh-CN"/>
            </w:rPr>
          </w:pPr>
          <w:hyperlink w:anchor="_Toc358368741" w:history="1">
            <w:r w:rsidR="00423375" w:rsidRPr="00F5497D">
              <w:rPr>
                <w:rStyle w:val="Hyperlink"/>
                <w:rFonts w:ascii="Times New Roman" w:hAnsi="Times New Roman"/>
                <w:i/>
                <w:noProof/>
              </w:rPr>
              <w:t>2.4.3</w:t>
            </w:r>
            <w:r w:rsidR="00423375">
              <w:rPr>
                <w:noProof/>
                <w:lang w:eastAsia="zh-CN"/>
              </w:rPr>
              <w:tab/>
            </w:r>
            <w:r w:rsidR="00423375" w:rsidRPr="00F5497D">
              <w:rPr>
                <w:rStyle w:val="Hyperlink"/>
                <w:rFonts w:ascii="Times New Roman" w:hAnsi="Times New Roman"/>
                <w:i/>
                <w:noProof/>
              </w:rPr>
              <w:t>High-level application-specified commands.</w:t>
            </w:r>
            <w:r w:rsidR="00423375">
              <w:rPr>
                <w:noProof/>
                <w:webHidden/>
              </w:rPr>
              <w:tab/>
            </w:r>
            <w:r w:rsidR="00423375">
              <w:rPr>
                <w:noProof/>
                <w:webHidden/>
              </w:rPr>
              <w:fldChar w:fldCharType="begin"/>
            </w:r>
            <w:r w:rsidR="00423375">
              <w:rPr>
                <w:noProof/>
                <w:webHidden/>
              </w:rPr>
              <w:instrText xml:space="preserve"> PAGEREF _Toc358368741 \h </w:instrText>
            </w:r>
            <w:r w:rsidR="00423375">
              <w:rPr>
                <w:noProof/>
                <w:webHidden/>
              </w:rPr>
            </w:r>
            <w:r w:rsidR="00423375">
              <w:rPr>
                <w:noProof/>
                <w:webHidden/>
              </w:rPr>
              <w:fldChar w:fldCharType="separate"/>
            </w:r>
            <w:r w:rsidR="00423375">
              <w:rPr>
                <w:noProof/>
                <w:webHidden/>
              </w:rPr>
              <w:t>25</w:t>
            </w:r>
            <w:r w:rsidR="00423375">
              <w:rPr>
                <w:noProof/>
                <w:webHidden/>
              </w:rPr>
              <w:fldChar w:fldCharType="end"/>
            </w:r>
          </w:hyperlink>
        </w:p>
        <w:p w:rsidR="00423375" w:rsidRDefault="00341D9D">
          <w:pPr>
            <w:pStyle w:val="TOC1"/>
            <w:rPr>
              <w:noProof/>
              <w:lang w:eastAsia="zh-CN" w:bidi="ar-SA"/>
            </w:rPr>
          </w:pPr>
          <w:hyperlink w:anchor="_Toc358368742" w:history="1">
            <w:r w:rsidR="00423375" w:rsidRPr="00F5497D">
              <w:rPr>
                <w:rStyle w:val="Hyperlink"/>
                <w:noProof/>
              </w:rPr>
              <w:t>3.</w:t>
            </w:r>
            <w:r w:rsidR="00423375">
              <w:rPr>
                <w:noProof/>
                <w:lang w:eastAsia="zh-CN" w:bidi="ar-SA"/>
              </w:rPr>
              <w:tab/>
            </w:r>
            <w:r w:rsidR="00423375" w:rsidRPr="00F5497D">
              <w:rPr>
                <w:rStyle w:val="Hyperlink"/>
                <w:noProof/>
              </w:rPr>
              <w:t>List mode data</w:t>
            </w:r>
            <w:r w:rsidR="00423375">
              <w:rPr>
                <w:noProof/>
                <w:webHidden/>
              </w:rPr>
              <w:tab/>
            </w:r>
            <w:r w:rsidR="00423375">
              <w:rPr>
                <w:noProof/>
                <w:webHidden/>
              </w:rPr>
              <w:fldChar w:fldCharType="begin"/>
            </w:r>
            <w:r w:rsidR="00423375">
              <w:rPr>
                <w:noProof/>
                <w:webHidden/>
              </w:rPr>
              <w:instrText xml:space="preserve"> PAGEREF _Toc358368742 \h </w:instrText>
            </w:r>
            <w:r w:rsidR="00423375">
              <w:rPr>
                <w:noProof/>
                <w:webHidden/>
              </w:rPr>
            </w:r>
            <w:r w:rsidR="00423375">
              <w:rPr>
                <w:noProof/>
                <w:webHidden/>
              </w:rPr>
              <w:fldChar w:fldCharType="separate"/>
            </w:r>
            <w:r w:rsidR="00423375">
              <w:rPr>
                <w:noProof/>
                <w:webHidden/>
              </w:rPr>
              <w:t>27</w:t>
            </w:r>
            <w:r w:rsidR="00423375">
              <w:rPr>
                <w:noProof/>
                <w:webHidden/>
              </w:rPr>
              <w:fldChar w:fldCharType="end"/>
            </w:r>
          </w:hyperlink>
        </w:p>
        <w:p w:rsidR="00423375" w:rsidRDefault="00341D9D">
          <w:pPr>
            <w:pStyle w:val="TOC2"/>
            <w:rPr>
              <w:rFonts w:asciiTheme="minorHAnsi" w:eastAsiaTheme="minorEastAsia" w:hAnsiTheme="minorHAnsi" w:cstheme="minorBidi"/>
              <w:noProof/>
            </w:rPr>
          </w:pPr>
          <w:hyperlink w:anchor="_Toc358368743" w:history="1">
            <w:r w:rsidR="00423375" w:rsidRPr="00F5497D">
              <w:rPr>
                <w:rStyle w:val="Hyperlink"/>
                <w:i/>
                <w:noProof/>
              </w:rPr>
              <w:t>3.1</w:t>
            </w:r>
            <w:r w:rsidR="00423375">
              <w:rPr>
                <w:rFonts w:asciiTheme="minorHAnsi" w:eastAsiaTheme="minorEastAsia" w:hAnsiTheme="minorHAnsi" w:cstheme="minorBidi"/>
                <w:noProof/>
              </w:rPr>
              <w:tab/>
            </w:r>
            <w:r w:rsidR="00423375" w:rsidRPr="00F5497D">
              <w:rPr>
                <w:rStyle w:val="Hyperlink"/>
                <w:i/>
                <w:noProof/>
              </w:rPr>
              <w:t>Event words and status words</w:t>
            </w:r>
            <w:r w:rsidR="00423375">
              <w:rPr>
                <w:noProof/>
                <w:webHidden/>
              </w:rPr>
              <w:tab/>
            </w:r>
            <w:r w:rsidR="00423375">
              <w:rPr>
                <w:noProof/>
                <w:webHidden/>
              </w:rPr>
              <w:fldChar w:fldCharType="begin"/>
            </w:r>
            <w:r w:rsidR="00423375">
              <w:rPr>
                <w:noProof/>
                <w:webHidden/>
              </w:rPr>
              <w:instrText xml:space="preserve"> PAGEREF _Toc358368743 \h </w:instrText>
            </w:r>
            <w:r w:rsidR="00423375">
              <w:rPr>
                <w:noProof/>
                <w:webHidden/>
              </w:rPr>
            </w:r>
            <w:r w:rsidR="00423375">
              <w:rPr>
                <w:noProof/>
                <w:webHidden/>
              </w:rPr>
              <w:fldChar w:fldCharType="separate"/>
            </w:r>
            <w:r w:rsidR="00423375">
              <w:rPr>
                <w:noProof/>
                <w:webHidden/>
              </w:rPr>
              <w:t>27</w:t>
            </w:r>
            <w:r w:rsidR="00423375">
              <w:rPr>
                <w:noProof/>
                <w:webHidden/>
              </w:rPr>
              <w:fldChar w:fldCharType="end"/>
            </w:r>
          </w:hyperlink>
        </w:p>
        <w:p w:rsidR="00423375" w:rsidRDefault="00341D9D">
          <w:pPr>
            <w:pStyle w:val="TOC2"/>
            <w:rPr>
              <w:rFonts w:asciiTheme="minorHAnsi" w:eastAsiaTheme="minorEastAsia" w:hAnsiTheme="minorHAnsi" w:cstheme="minorBidi"/>
              <w:noProof/>
            </w:rPr>
          </w:pPr>
          <w:hyperlink w:anchor="_Toc358368744" w:history="1">
            <w:r w:rsidR="00423375" w:rsidRPr="00F5497D">
              <w:rPr>
                <w:rStyle w:val="Hyperlink"/>
                <w:i/>
                <w:noProof/>
              </w:rPr>
              <w:t>3.2</w:t>
            </w:r>
            <w:r w:rsidR="00423375">
              <w:rPr>
                <w:rFonts w:asciiTheme="minorHAnsi" w:eastAsiaTheme="minorEastAsia" w:hAnsiTheme="minorHAnsi" w:cstheme="minorBidi"/>
                <w:noProof/>
              </w:rPr>
              <w:tab/>
            </w:r>
            <w:r w:rsidR="00423375" w:rsidRPr="00F5497D">
              <w:rPr>
                <w:rStyle w:val="Hyperlink"/>
                <w:i/>
                <w:noProof/>
              </w:rPr>
              <w:t>Event words</w:t>
            </w:r>
            <w:r w:rsidR="00423375">
              <w:rPr>
                <w:noProof/>
                <w:webHidden/>
              </w:rPr>
              <w:tab/>
            </w:r>
            <w:r w:rsidR="00423375">
              <w:rPr>
                <w:noProof/>
                <w:webHidden/>
              </w:rPr>
              <w:fldChar w:fldCharType="begin"/>
            </w:r>
            <w:r w:rsidR="00423375">
              <w:rPr>
                <w:noProof/>
                <w:webHidden/>
              </w:rPr>
              <w:instrText xml:space="preserve"> PAGEREF _Toc358368744 \h </w:instrText>
            </w:r>
            <w:r w:rsidR="00423375">
              <w:rPr>
                <w:noProof/>
                <w:webHidden/>
              </w:rPr>
            </w:r>
            <w:r w:rsidR="00423375">
              <w:rPr>
                <w:noProof/>
                <w:webHidden/>
              </w:rPr>
              <w:fldChar w:fldCharType="separate"/>
            </w:r>
            <w:r w:rsidR="00423375">
              <w:rPr>
                <w:noProof/>
                <w:webHidden/>
              </w:rPr>
              <w:t>27</w:t>
            </w:r>
            <w:r w:rsidR="00423375">
              <w:rPr>
                <w:noProof/>
                <w:webHidden/>
              </w:rPr>
              <w:fldChar w:fldCharType="end"/>
            </w:r>
          </w:hyperlink>
        </w:p>
        <w:p w:rsidR="00423375" w:rsidRDefault="00341D9D">
          <w:pPr>
            <w:pStyle w:val="TOC3"/>
            <w:rPr>
              <w:noProof/>
              <w:lang w:eastAsia="zh-CN"/>
            </w:rPr>
          </w:pPr>
          <w:hyperlink w:anchor="_Toc358368745" w:history="1">
            <w:r w:rsidR="00423375" w:rsidRPr="00F5497D">
              <w:rPr>
                <w:rStyle w:val="Hyperlink"/>
                <w:rFonts w:ascii="Times New Roman" w:hAnsi="Times New Roman"/>
                <w:i/>
                <w:noProof/>
              </w:rPr>
              <w:t>3.2.1</w:t>
            </w:r>
            <w:r w:rsidR="00423375">
              <w:rPr>
                <w:noProof/>
                <w:lang w:eastAsia="zh-CN"/>
              </w:rPr>
              <w:tab/>
            </w:r>
            <w:r w:rsidR="00423375" w:rsidRPr="00F5497D">
              <w:rPr>
                <w:rStyle w:val="Hyperlink"/>
                <w:rFonts w:ascii="Times New Roman" w:hAnsi="Times New Roman"/>
                <w:i/>
                <w:noProof/>
              </w:rPr>
              <w:t>Event Data Paths</w:t>
            </w:r>
            <w:r w:rsidR="00423375">
              <w:rPr>
                <w:noProof/>
                <w:webHidden/>
              </w:rPr>
              <w:tab/>
            </w:r>
            <w:r w:rsidR="00423375">
              <w:rPr>
                <w:noProof/>
                <w:webHidden/>
              </w:rPr>
              <w:fldChar w:fldCharType="begin"/>
            </w:r>
            <w:r w:rsidR="00423375">
              <w:rPr>
                <w:noProof/>
                <w:webHidden/>
              </w:rPr>
              <w:instrText xml:space="preserve"> PAGEREF _Toc358368745 \h </w:instrText>
            </w:r>
            <w:r w:rsidR="00423375">
              <w:rPr>
                <w:noProof/>
                <w:webHidden/>
              </w:rPr>
            </w:r>
            <w:r w:rsidR="00423375">
              <w:rPr>
                <w:noProof/>
                <w:webHidden/>
              </w:rPr>
              <w:fldChar w:fldCharType="separate"/>
            </w:r>
            <w:r w:rsidR="00423375">
              <w:rPr>
                <w:noProof/>
                <w:webHidden/>
              </w:rPr>
              <w:t>27</w:t>
            </w:r>
            <w:r w:rsidR="00423375">
              <w:rPr>
                <w:noProof/>
                <w:webHidden/>
              </w:rPr>
              <w:fldChar w:fldCharType="end"/>
            </w:r>
          </w:hyperlink>
        </w:p>
        <w:p w:rsidR="00423375" w:rsidRDefault="00341D9D">
          <w:pPr>
            <w:pStyle w:val="TOC3"/>
            <w:rPr>
              <w:noProof/>
              <w:lang w:eastAsia="zh-CN"/>
            </w:rPr>
          </w:pPr>
          <w:hyperlink w:anchor="_Toc358368746" w:history="1">
            <w:r w:rsidR="00423375" w:rsidRPr="00F5497D">
              <w:rPr>
                <w:rStyle w:val="Hyperlink"/>
                <w:rFonts w:ascii="Times New Roman" w:hAnsi="Times New Roman"/>
                <w:i/>
                <w:noProof/>
              </w:rPr>
              <w:t>3.2.2</w:t>
            </w:r>
            <w:r w:rsidR="00423375">
              <w:rPr>
                <w:noProof/>
                <w:lang w:eastAsia="zh-CN"/>
              </w:rPr>
              <w:tab/>
            </w:r>
            <w:r w:rsidR="00423375" w:rsidRPr="00F5497D">
              <w:rPr>
                <w:rStyle w:val="Hyperlink"/>
                <w:rFonts w:ascii="Times New Roman" w:hAnsi="Times New Roman"/>
                <w:i/>
                <w:noProof/>
              </w:rPr>
              <w:t>Event Data length</w:t>
            </w:r>
            <w:r w:rsidR="00423375">
              <w:rPr>
                <w:noProof/>
                <w:webHidden/>
              </w:rPr>
              <w:tab/>
            </w:r>
            <w:r w:rsidR="00423375">
              <w:rPr>
                <w:noProof/>
                <w:webHidden/>
              </w:rPr>
              <w:fldChar w:fldCharType="begin"/>
            </w:r>
            <w:r w:rsidR="00423375">
              <w:rPr>
                <w:noProof/>
                <w:webHidden/>
              </w:rPr>
              <w:instrText xml:space="preserve"> PAGEREF _Toc358368746 \h </w:instrText>
            </w:r>
            <w:r w:rsidR="00423375">
              <w:rPr>
                <w:noProof/>
                <w:webHidden/>
              </w:rPr>
            </w:r>
            <w:r w:rsidR="00423375">
              <w:rPr>
                <w:noProof/>
                <w:webHidden/>
              </w:rPr>
              <w:fldChar w:fldCharType="separate"/>
            </w:r>
            <w:r w:rsidR="00423375">
              <w:rPr>
                <w:noProof/>
                <w:webHidden/>
              </w:rPr>
              <w:t>28</w:t>
            </w:r>
            <w:r w:rsidR="00423375">
              <w:rPr>
                <w:noProof/>
                <w:webHidden/>
              </w:rPr>
              <w:fldChar w:fldCharType="end"/>
            </w:r>
          </w:hyperlink>
        </w:p>
        <w:p w:rsidR="00423375" w:rsidRDefault="00341D9D">
          <w:pPr>
            <w:pStyle w:val="TOC3"/>
            <w:rPr>
              <w:noProof/>
              <w:lang w:eastAsia="zh-CN"/>
            </w:rPr>
          </w:pPr>
          <w:hyperlink w:anchor="_Toc358368747" w:history="1">
            <w:r w:rsidR="00423375" w:rsidRPr="00F5497D">
              <w:rPr>
                <w:rStyle w:val="Hyperlink"/>
                <w:rFonts w:ascii="Times New Roman" w:hAnsi="Times New Roman"/>
                <w:i/>
                <w:noProof/>
              </w:rPr>
              <w:t>3.2.3</w:t>
            </w:r>
            <w:r w:rsidR="00423375">
              <w:rPr>
                <w:noProof/>
                <w:lang w:eastAsia="zh-CN"/>
              </w:rPr>
              <w:tab/>
            </w:r>
            <w:r w:rsidR="00423375" w:rsidRPr="00F5497D">
              <w:rPr>
                <w:rStyle w:val="Hyperlink"/>
                <w:rFonts w:ascii="Times New Roman" w:hAnsi="Times New Roman"/>
                <w:i/>
                <w:noProof/>
              </w:rPr>
              <w:t>Event Data formats</w:t>
            </w:r>
            <w:r w:rsidR="00423375">
              <w:rPr>
                <w:noProof/>
                <w:webHidden/>
              </w:rPr>
              <w:tab/>
            </w:r>
            <w:r w:rsidR="00423375">
              <w:rPr>
                <w:noProof/>
                <w:webHidden/>
              </w:rPr>
              <w:fldChar w:fldCharType="begin"/>
            </w:r>
            <w:r w:rsidR="00423375">
              <w:rPr>
                <w:noProof/>
                <w:webHidden/>
              </w:rPr>
              <w:instrText xml:space="preserve"> PAGEREF _Toc358368747 \h </w:instrText>
            </w:r>
            <w:r w:rsidR="00423375">
              <w:rPr>
                <w:noProof/>
                <w:webHidden/>
              </w:rPr>
            </w:r>
            <w:r w:rsidR="00423375">
              <w:rPr>
                <w:noProof/>
                <w:webHidden/>
              </w:rPr>
              <w:fldChar w:fldCharType="separate"/>
            </w:r>
            <w:r w:rsidR="00423375">
              <w:rPr>
                <w:noProof/>
                <w:webHidden/>
              </w:rPr>
              <w:t>29</w:t>
            </w:r>
            <w:r w:rsidR="00423375">
              <w:rPr>
                <w:noProof/>
                <w:webHidden/>
              </w:rPr>
              <w:fldChar w:fldCharType="end"/>
            </w:r>
          </w:hyperlink>
        </w:p>
        <w:p w:rsidR="00423375" w:rsidRDefault="00341D9D">
          <w:pPr>
            <w:pStyle w:val="TOC2"/>
            <w:rPr>
              <w:rFonts w:asciiTheme="minorHAnsi" w:eastAsiaTheme="minorEastAsia" w:hAnsiTheme="minorHAnsi" w:cstheme="minorBidi"/>
              <w:noProof/>
            </w:rPr>
          </w:pPr>
          <w:hyperlink w:anchor="_Toc358368748" w:history="1">
            <w:r w:rsidR="00423375" w:rsidRPr="00F5497D">
              <w:rPr>
                <w:rStyle w:val="Hyperlink"/>
                <w:i/>
                <w:noProof/>
              </w:rPr>
              <w:t>3.3</w:t>
            </w:r>
            <w:r w:rsidR="00423375">
              <w:rPr>
                <w:rFonts w:asciiTheme="minorHAnsi" w:eastAsiaTheme="minorEastAsia" w:hAnsiTheme="minorHAnsi" w:cstheme="minorBidi"/>
                <w:noProof/>
              </w:rPr>
              <w:tab/>
            </w:r>
            <w:r w:rsidR="00423375" w:rsidRPr="00F5497D">
              <w:rPr>
                <w:rStyle w:val="Hyperlink"/>
                <w:i/>
                <w:noProof/>
              </w:rPr>
              <w:t>Status words</w:t>
            </w:r>
            <w:r w:rsidR="00423375">
              <w:rPr>
                <w:noProof/>
                <w:webHidden/>
              </w:rPr>
              <w:tab/>
            </w:r>
            <w:r w:rsidR="00423375">
              <w:rPr>
                <w:noProof/>
                <w:webHidden/>
              </w:rPr>
              <w:fldChar w:fldCharType="begin"/>
            </w:r>
            <w:r w:rsidR="00423375">
              <w:rPr>
                <w:noProof/>
                <w:webHidden/>
              </w:rPr>
              <w:instrText xml:space="preserve"> PAGEREF _Toc358368748 \h </w:instrText>
            </w:r>
            <w:r w:rsidR="00423375">
              <w:rPr>
                <w:noProof/>
                <w:webHidden/>
              </w:rPr>
            </w:r>
            <w:r w:rsidR="00423375">
              <w:rPr>
                <w:noProof/>
                <w:webHidden/>
              </w:rPr>
              <w:fldChar w:fldCharType="separate"/>
            </w:r>
            <w:r w:rsidR="00423375">
              <w:rPr>
                <w:noProof/>
                <w:webHidden/>
              </w:rPr>
              <w:t>39</w:t>
            </w:r>
            <w:r w:rsidR="00423375">
              <w:rPr>
                <w:noProof/>
                <w:webHidden/>
              </w:rPr>
              <w:fldChar w:fldCharType="end"/>
            </w:r>
          </w:hyperlink>
        </w:p>
        <w:p w:rsidR="00423375" w:rsidRDefault="00341D9D">
          <w:pPr>
            <w:pStyle w:val="TOC3"/>
            <w:rPr>
              <w:noProof/>
              <w:lang w:eastAsia="zh-CN"/>
            </w:rPr>
          </w:pPr>
          <w:hyperlink w:anchor="_Toc358368749" w:history="1">
            <w:r w:rsidR="00423375" w:rsidRPr="00F5497D">
              <w:rPr>
                <w:rStyle w:val="Hyperlink"/>
                <w:rFonts w:ascii="Times New Roman" w:hAnsi="Times New Roman"/>
                <w:i/>
                <w:noProof/>
              </w:rPr>
              <w:t>3.3.1</w:t>
            </w:r>
            <w:r w:rsidR="00423375">
              <w:rPr>
                <w:noProof/>
                <w:lang w:eastAsia="zh-CN"/>
              </w:rPr>
              <w:tab/>
            </w:r>
            <w:r w:rsidR="00423375" w:rsidRPr="00F5497D">
              <w:rPr>
                <w:rStyle w:val="Hyperlink"/>
                <w:rFonts w:ascii="Times New Roman" w:hAnsi="Times New Roman"/>
                <w:i/>
                <w:noProof/>
              </w:rPr>
              <w:t>General information</w:t>
            </w:r>
            <w:r w:rsidR="00423375">
              <w:rPr>
                <w:noProof/>
                <w:webHidden/>
              </w:rPr>
              <w:tab/>
            </w:r>
            <w:r w:rsidR="00423375">
              <w:rPr>
                <w:noProof/>
                <w:webHidden/>
              </w:rPr>
              <w:fldChar w:fldCharType="begin"/>
            </w:r>
            <w:r w:rsidR="00423375">
              <w:rPr>
                <w:noProof/>
                <w:webHidden/>
              </w:rPr>
              <w:instrText xml:space="preserve"> PAGEREF _Toc358368749 \h </w:instrText>
            </w:r>
            <w:r w:rsidR="00423375">
              <w:rPr>
                <w:noProof/>
                <w:webHidden/>
              </w:rPr>
            </w:r>
            <w:r w:rsidR="00423375">
              <w:rPr>
                <w:noProof/>
                <w:webHidden/>
              </w:rPr>
              <w:fldChar w:fldCharType="separate"/>
            </w:r>
            <w:r w:rsidR="00423375">
              <w:rPr>
                <w:noProof/>
                <w:webHidden/>
              </w:rPr>
              <w:t>39</w:t>
            </w:r>
            <w:r w:rsidR="00423375">
              <w:rPr>
                <w:noProof/>
                <w:webHidden/>
              </w:rPr>
              <w:fldChar w:fldCharType="end"/>
            </w:r>
          </w:hyperlink>
        </w:p>
        <w:p w:rsidR="00423375" w:rsidRDefault="00341D9D">
          <w:pPr>
            <w:pStyle w:val="TOC3"/>
            <w:rPr>
              <w:noProof/>
              <w:lang w:eastAsia="zh-CN"/>
            </w:rPr>
          </w:pPr>
          <w:hyperlink w:anchor="_Toc358368750" w:history="1">
            <w:r w:rsidR="00423375" w:rsidRPr="00F5497D">
              <w:rPr>
                <w:rStyle w:val="Hyperlink"/>
                <w:rFonts w:ascii="Times New Roman" w:hAnsi="Times New Roman"/>
                <w:i/>
                <w:noProof/>
              </w:rPr>
              <w:t>3.3.2</w:t>
            </w:r>
            <w:r w:rsidR="00423375">
              <w:rPr>
                <w:noProof/>
                <w:lang w:eastAsia="zh-CN"/>
              </w:rPr>
              <w:tab/>
            </w:r>
            <w:r w:rsidR="00423375" w:rsidRPr="00F5497D">
              <w:rPr>
                <w:rStyle w:val="Hyperlink"/>
                <w:rFonts w:ascii="Times New Roman" w:hAnsi="Times New Roman"/>
                <w:i/>
                <w:noProof/>
              </w:rPr>
              <w:t>General definition of a status word</w:t>
            </w:r>
            <w:r w:rsidR="00423375">
              <w:rPr>
                <w:noProof/>
                <w:webHidden/>
              </w:rPr>
              <w:tab/>
            </w:r>
            <w:r w:rsidR="00423375">
              <w:rPr>
                <w:noProof/>
                <w:webHidden/>
              </w:rPr>
              <w:fldChar w:fldCharType="begin"/>
            </w:r>
            <w:r w:rsidR="00423375">
              <w:rPr>
                <w:noProof/>
                <w:webHidden/>
              </w:rPr>
              <w:instrText xml:space="preserve"> PAGEREF _Toc358368750 \h </w:instrText>
            </w:r>
            <w:r w:rsidR="00423375">
              <w:rPr>
                <w:noProof/>
                <w:webHidden/>
              </w:rPr>
            </w:r>
            <w:r w:rsidR="00423375">
              <w:rPr>
                <w:noProof/>
                <w:webHidden/>
              </w:rPr>
              <w:fldChar w:fldCharType="separate"/>
            </w:r>
            <w:r w:rsidR="00423375">
              <w:rPr>
                <w:noProof/>
                <w:webHidden/>
              </w:rPr>
              <w:t>39</w:t>
            </w:r>
            <w:r w:rsidR="00423375">
              <w:rPr>
                <w:noProof/>
                <w:webHidden/>
              </w:rPr>
              <w:fldChar w:fldCharType="end"/>
            </w:r>
          </w:hyperlink>
        </w:p>
        <w:p w:rsidR="00423375" w:rsidRDefault="00341D9D">
          <w:pPr>
            <w:pStyle w:val="TOC3"/>
            <w:rPr>
              <w:noProof/>
              <w:lang w:eastAsia="zh-CN"/>
            </w:rPr>
          </w:pPr>
          <w:hyperlink w:anchor="_Toc358368751" w:history="1">
            <w:r w:rsidR="00423375" w:rsidRPr="00F5497D">
              <w:rPr>
                <w:rStyle w:val="Hyperlink"/>
                <w:rFonts w:ascii="Times New Roman" w:hAnsi="Times New Roman"/>
                <w:i/>
                <w:noProof/>
              </w:rPr>
              <w:t>3.3.3</w:t>
            </w:r>
            <w:r w:rsidR="00423375">
              <w:rPr>
                <w:noProof/>
                <w:lang w:eastAsia="zh-CN"/>
              </w:rPr>
              <w:tab/>
            </w:r>
            <w:r w:rsidR="00423375" w:rsidRPr="00F5497D">
              <w:rPr>
                <w:rStyle w:val="Hyperlink"/>
                <w:rFonts w:ascii="Times New Roman" w:hAnsi="Times New Roman"/>
                <w:i/>
                <w:noProof/>
              </w:rPr>
              <w:t>OpenPET standard status words</w:t>
            </w:r>
            <w:r w:rsidR="00423375">
              <w:rPr>
                <w:noProof/>
                <w:webHidden/>
              </w:rPr>
              <w:tab/>
            </w:r>
            <w:r w:rsidR="00423375">
              <w:rPr>
                <w:noProof/>
                <w:webHidden/>
              </w:rPr>
              <w:fldChar w:fldCharType="begin"/>
            </w:r>
            <w:r w:rsidR="00423375">
              <w:rPr>
                <w:noProof/>
                <w:webHidden/>
              </w:rPr>
              <w:instrText xml:space="preserve"> PAGEREF _Toc358368751 \h </w:instrText>
            </w:r>
            <w:r w:rsidR="00423375">
              <w:rPr>
                <w:noProof/>
                <w:webHidden/>
              </w:rPr>
            </w:r>
            <w:r w:rsidR="00423375">
              <w:rPr>
                <w:noProof/>
                <w:webHidden/>
              </w:rPr>
              <w:fldChar w:fldCharType="separate"/>
            </w:r>
            <w:r w:rsidR="00423375">
              <w:rPr>
                <w:noProof/>
                <w:webHidden/>
              </w:rPr>
              <w:t>41</w:t>
            </w:r>
            <w:r w:rsidR="00423375">
              <w:rPr>
                <w:noProof/>
                <w:webHidden/>
              </w:rPr>
              <w:fldChar w:fldCharType="end"/>
            </w:r>
          </w:hyperlink>
        </w:p>
        <w:p w:rsidR="00423375" w:rsidRDefault="00341D9D">
          <w:pPr>
            <w:pStyle w:val="TOC3"/>
            <w:rPr>
              <w:noProof/>
              <w:lang w:eastAsia="zh-CN"/>
            </w:rPr>
          </w:pPr>
          <w:hyperlink w:anchor="_Toc358368752" w:history="1">
            <w:r w:rsidR="00423375" w:rsidRPr="00F5497D">
              <w:rPr>
                <w:rStyle w:val="Hyperlink"/>
                <w:rFonts w:ascii="Times New Roman" w:hAnsi="Times New Roman"/>
                <w:i/>
                <w:noProof/>
              </w:rPr>
              <w:t>1.5.1</w:t>
            </w:r>
            <w:r w:rsidR="00423375">
              <w:rPr>
                <w:noProof/>
                <w:lang w:eastAsia="zh-CN"/>
              </w:rPr>
              <w:tab/>
            </w:r>
            <w:r w:rsidR="00423375" w:rsidRPr="00F5497D">
              <w:rPr>
                <w:rStyle w:val="Hyperlink"/>
                <w:rFonts w:ascii="Times New Roman" w:hAnsi="Times New Roman"/>
                <w:i/>
                <w:noProof/>
              </w:rPr>
              <w:t>Reserved status words and user-defined status words</w:t>
            </w:r>
            <w:r w:rsidR="00423375">
              <w:rPr>
                <w:noProof/>
                <w:webHidden/>
              </w:rPr>
              <w:tab/>
            </w:r>
            <w:r w:rsidR="00423375">
              <w:rPr>
                <w:noProof/>
                <w:webHidden/>
              </w:rPr>
              <w:fldChar w:fldCharType="begin"/>
            </w:r>
            <w:r w:rsidR="00423375">
              <w:rPr>
                <w:noProof/>
                <w:webHidden/>
              </w:rPr>
              <w:instrText xml:space="preserve"> PAGEREF _Toc358368752 \h </w:instrText>
            </w:r>
            <w:r w:rsidR="00423375">
              <w:rPr>
                <w:noProof/>
                <w:webHidden/>
              </w:rPr>
            </w:r>
            <w:r w:rsidR="00423375">
              <w:rPr>
                <w:noProof/>
                <w:webHidden/>
              </w:rPr>
              <w:fldChar w:fldCharType="separate"/>
            </w:r>
            <w:r w:rsidR="00423375">
              <w:rPr>
                <w:noProof/>
                <w:webHidden/>
              </w:rPr>
              <w:t>45</w:t>
            </w:r>
            <w:r w:rsidR="00423375">
              <w:rPr>
                <w:noProof/>
                <w:webHidden/>
              </w:rPr>
              <w:fldChar w:fldCharType="end"/>
            </w:r>
          </w:hyperlink>
        </w:p>
        <w:p w:rsidR="00423375" w:rsidRDefault="00341D9D">
          <w:pPr>
            <w:pStyle w:val="TOC2"/>
            <w:rPr>
              <w:rFonts w:asciiTheme="minorHAnsi" w:eastAsiaTheme="minorEastAsia" w:hAnsiTheme="minorHAnsi" w:cstheme="minorBidi"/>
              <w:noProof/>
            </w:rPr>
          </w:pPr>
          <w:hyperlink w:anchor="_Toc358368753" w:history="1">
            <w:r w:rsidR="00423375" w:rsidRPr="00F5497D">
              <w:rPr>
                <w:rStyle w:val="Hyperlink"/>
                <w:i/>
                <w:noProof/>
              </w:rPr>
              <w:t>3.4</w:t>
            </w:r>
            <w:r w:rsidR="00423375">
              <w:rPr>
                <w:rFonts w:asciiTheme="minorHAnsi" w:eastAsiaTheme="minorEastAsia" w:hAnsiTheme="minorHAnsi" w:cstheme="minorBidi"/>
                <w:noProof/>
              </w:rPr>
              <w:tab/>
            </w:r>
            <w:r w:rsidR="00423375" w:rsidRPr="00F5497D">
              <w:rPr>
                <w:rStyle w:val="Hyperlink"/>
                <w:i/>
                <w:noProof/>
              </w:rPr>
              <w:t>Coding and decoding of list mode data</w:t>
            </w:r>
            <w:r w:rsidR="00423375">
              <w:rPr>
                <w:noProof/>
                <w:webHidden/>
              </w:rPr>
              <w:tab/>
            </w:r>
            <w:r w:rsidR="00423375">
              <w:rPr>
                <w:noProof/>
                <w:webHidden/>
              </w:rPr>
              <w:fldChar w:fldCharType="begin"/>
            </w:r>
            <w:r w:rsidR="00423375">
              <w:rPr>
                <w:noProof/>
                <w:webHidden/>
              </w:rPr>
              <w:instrText xml:space="preserve"> PAGEREF _Toc358368753 \h </w:instrText>
            </w:r>
            <w:r w:rsidR="00423375">
              <w:rPr>
                <w:noProof/>
                <w:webHidden/>
              </w:rPr>
            </w:r>
            <w:r w:rsidR="00423375">
              <w:rPr>
                <w:noProof/>
                <w:webHidden/>
              </w:rPr>
              <w:fldChar w:fldCharType="separate"/>
            </w:r>
            <w:r w:rsidR="00423375">
              <w:rPr>
                <w:noProof/>
                <w:webHidden/>
              </w:rPr>
              <w:t>45</w:t>
            </w:r>
            <w:r w:rsidR="00423375">
              <w:rPr>
                <w:noProof/>
                <w:webHidden/>
              </w:rPr>
              <w:fldChar w:fldCharType="end"/>
            </w:r>
          </w:hyperlink>
        </w:p>
        <w:p w:rsidR="00423375" w:rsidRDefault="00341D9D">
          <w:pPr>
            <w:pStyle w:val="TOC3"/>
            <w:rPr>
              <w:noProof/>
              <w:lang w:eastAsia="zh-CN"/>
            </w:rPr>
          </w:pPr>
          <w:hyperlink w:anchor="_Toc358368754" w:history="1">
            <w:r w:rsidR="00423375" w:rsidRPr="00F5497D">
              <w:rPr>
                <w:rStyle w:val="Hyperlink"/>
                <w:rFonts w:ascii="Times New Roman" w:hAnsi="Times New Roman"/>
                <w:i/>
                <w:noProof/>
              </w:rPr>
              <w:t>3.4.1</w:t>
            </w:r>
            <w:r w:rsidR="00423375">
              <w:rPr>
                <w:noProof/>
                <w:lang w:eastAsia="zh-CN"/>
              </w:rPr>
              <w:tab/>
            </w:r>
            <w:r w:rsidR="00423375" w:rsidRPr="00F5497D">
              <w:rPr>
                <w:rStyle w:val="Hyperlink"/>
                <w:rFonts w:ascii="Times New Roman" w:hAnsi="Times New Roman"/>
                <w:i/>
                <w:noProof/>
              </w:rPr>
              <w:t>Redundancy and integrity of list mode data</w:t>
            </w:r>
            <w:r w:rsidR="00423375">
              <w:rPr>
                <w:noProof/>
                <w:webHidden/>
              </w:rPr>
              <w:tab/>
            </w:r>
            <w:r w:rsidR="00423375">
              <w:rPr>
                <w:noProof/>
                <w:webHidden/>
              </w:rPr>
              <w:fldChar w:fldCharType="begin"/>
            </w:r>
            <w:r w:rsidR="00423375">
              <w:rPr>
                <w:noProof/>
                <w:webHidden/>
              </w:rPr>
              <w:instrText xml:space="preserve"> PAGEREF _Toc358368754 \h </w:instrText>
            </w:r>
            <w:r w:rsidR="00423375">
              <w:rPr>
                <w:noProof/>
                <w:webHidden/>
              </w:rPr>
            </w:r>
            <w:r w:rsidR="00423375">
              <w:rPr>
                <w:noProof/>
                <w:webHidden/>
              </w:rPr>
              <w:fldChar w:fldCharType="separate"/>
            </w:r>
            <w:r w:rsidR="00423375">
              <w:rPr>
                <w:noProof/>
                <w:webHidden/>
              </w:rPr>
              <w:t>45</w:t>
            </w:r>
            <w:r w:rsidR="00423375">
              <w:rPr>
                <w:noProof/>
                <w:webHidden/>
              </w:rPr>
              <w:fldChar w:fldCharType="end"/>
            </w:r>
          </w:hyperlink>
        </w:p>
        <w:p w:rsidR="00423375" w:rsidRDefault="00341D9D">
          <w:pPr>
            <w:pStyle w:val="TOC3"/>
            <w:rPr>
              <w:noProof/>
              <w:lang w:eastAsia="zh-CN"/>
            </w:rPr>
          </w:pPr>
          <w:hyperlink w:anchor="_Toc358368755" w:history="1">
            <w:r w:rsidR="00423375" w:rsidRPr="00F5497D">
              <w:rPr>
                <w:rStyle w:val="Hyperlink"/>
                <w:rFonts w:ascii="Times New Roman" w:hAnsi="Times New Roman"/>
                <w:i/>
                <w:noProof/>
              </w:rPr>
              <w:t>3.4.2</w:t>
            </w:r>
            <w:r w:rsidR="00423375">
              <w:rPr>
                <w:noProof/>
                <w:lang w:eastAsia="zh-CN"/>
              </w:rPr>
              <w:tab/>
            </w:r>
            <w:r w:rsidR="00423375" w:rsidRPr="00F5497D">
              <w:rPr>
                <w:rStyle w:val="Hyperlink"/>
                <w:rFonts w:ascii="Times New Roman" w:hAnsi="Times New Roman"/>
                <w:i/>
                <w:noProof/>
              </w:rPr>
              <w:t>Summary of event data formats</w:t>
            </w:r>
            <w:r w:rsidR="00423375">
              <w:rPr>
                <w:noProof/>
                <w:webHidden/>
              </w:rPr>
              <w:tab/>
            </w:r>
            <w:r w:rsidR="00423375">
              <w:rPr>
                <w:noProof/>
                <w:webHidden/>
              </w:rPr>
              <w:fldChar w:fldCharType="begin"/>
            </w:r>
            <w:r w:rsidR="00423375">
              <w:rPr>
                <w:noProof/>
                <w:webHidden/>
              </w:rPr>
              <w:instrText xml:space="preserve"> PAGEREF _Toc358368755 \h </w:instrText>
            </w:r>
            <w:r w:rsidR="00423375">
              <w:rPr>
                <w:noProof/>
                <w:webHidden/>
              </w:rPr>
            </w:r>
            <w:r w:rsidR="00423375">
              <w:rPr>
                <w:noProof/>
                <w:webHidden/>
              </w:rPr>
              <w:fldChar w:fldCharType="separate"/>
            </w:r>
            <w:r w:rsidR="00423375">
              <w:rPr>
                <w:noProof/>
                <w:webHidden/>
              </w:rPr>
              <w:t>46</w:t>
            </w:r>
            <w:r w:rsidR="00423375">
              <w:rPr>
                <w:noProof/>
                <w:webHidden/>
              </w:rPr>
              <w:fldChar w:fldCharType="end"/>
            </w:r>
          </w:hyperlink>
        </w:p>
        <w:p w:rsidR="00423375" w:rsidRDefault="00341D9D">
          <w:pPr>
            <w:pStyle w:val="TOC3"/>
            <w:rPr>
              <w:noProof/>
              <w:lang w:eastAsia="zh-CN"/>
            </w:rPr>
          </w:pPr>
          <w:hyperlink w:anchor="_Toc358368756" w:history="1">
            <w:r w:rsidR="00423375" w:rsidRPr="00F5497D">
              <w:rPr>
                <w:rStyle w:val="Hyperlink"/>
                <w:rFonts w:ascii="Times New Roman" w:hAnsi="Times New Roman"/>
                <w:i/>
                <w:noProof/>
              </w:rPr>
              <w:t>3.4.3</w:t>
            </w:r>
            <w:r w:rsidR="00423375">
              <w:rPr>
                <w:noProof/>
                <w:lang w:eastAsia="zh-CN"/>
              </w:rPr>
              <w:tab/>
            </w:r>
            <w:r w:rsidR="00423375" w:rsidRPr="00F5497D">
              <w:rPr>
                <w:rStyle w:val="Hyperlink"/>
                <w:rFonts w:ascii="Times New Roman" w:hAnsi="Times New Roman"/>
                <w:i/>
                <w:noProof/>
              </w:rPr>
              <w:t>Algorithm to decode list mode data file</w:t>
            </w:r>
            <w:r w:rsidR="00423375">
              <w:rPr>
                <w:noProof/>
                <w:webHidden/>
              </w:rPr>
              <w:tab/>
            </w:r>
            <w:r w:rsidR="00423375">
              <w:rPr>
                <w:noProof/>
                <w:webHidden/>
              </w:rPr>
              <w:fldChar w:fldCharType="begin"/>
            </w:r>
            <w:r w:rsidR="00423375">
              <w:rPr>
                <w:noProof/>
                <w:webHidden/>
              </w:rPr>
              <w:instrText xml:space="preserve"> PAGEREF _Toc358368756 \h </w:instrText>
            </w:r>
            <w:r w:rsidR="00423375">
              <w:rPr>
                <w:noProof/>
                <w:webHidden/>
              </w:rPr>
            </w:r>
            <w:r w:rsidR="00423375">
              <w:rPr>
                <w:noProof/>
                <w:webHidden/>
              </w:rPr>
              <w:fldChar w:fldCharType="separate"/>
            </w:r>
            <w:r w:rsidR="00423375">
              <w:rPr>
                <w:noProof/>
                <w:webHidden/>
              </w:rPr>
              <w:t>49</w:t>
            </w:r>
            <w:r w:rsidR="00423375">
              <w:rPr>
                <w:noProof/>
                <w:webHidden/>
              </w:rPr>
              <w:fldChar w:fldCharType="end"/>
            </w:r>
          </w:hyperlink>
        </w:p>
        <w:p w:rsidR="00423375" w:rsidRDefault="00341D9D">
          <w:pPr>
            <w:pStyle w:val="TOC1"/>
            <w:rPr>
              <w:noProof/>
              <w:lang w:eastAsia="zh-CN" w:bidi="ar-SA"/>
            </w:rPr>
          </w:pPr>
          <w:hyperlink w:anchor="_Toc358368757" w:history="1">
            <w:r w:rsidR="00423375" w:rsidRPr="00F5497D">
              <w:rPr>
                <w:rStyle w:val="Hyperlink"/>
                <w:noProof/>
              </w:rPr>
              <w:t>4.</w:t>
            </w:r>
            <w:r w:rsidR="00423375">
              <w:rPr>
                <w:noProof/>
                <w:lang w:eastAsia="zh-CN" w:bidi="ar-SA"/>
              </w:rPr>
              <w:tab/>
            </w:r>
            <w:r w:rsidR="00423375" w:rsidRPr="00F5497D">
              <w:rPr>
                <w:rStyle w:val="Hyperlink"/>
                <w:noProof/>
              </w:rPr>
              <w:t>System software framework models</w:t>
            </w:r>
            <w:r w:rsidR="00423375">
              <w:rPr>
                <w:noProof/>
                <w:webHidden/>
              </w:rPr>
              <w:tab/>
            </w:r>
            <w:r w:rsidR="00423375">
              <w:rPr>
                <w:noProof/>
                <w:webHidden/>
              </w:rPr>
              <w:fldChar w:fldCharType="begin"/>
            </w:r>
            <w:r w:rsidR="00423375">
              <w:rPr>
                <w:noProof/>
                <w:webHidden/>
              </w:rPr>
              <w:instrText xml:space="preserve"> PAGEREF _Toc358368757 \h </w:instrText>
            </w:r>
            <w:r w:rsidR="00423375">
              <w:rPr>
                <w:noProof/>
                <w:webHidden/>
              </w:rPr>
            </w:r>
            <w:r w:rsidR="00423375">
              <w:rPr>
                <w:noProof/>
                <w:webHidden/>
              </w:rPr>
              <w:fldChar w:fldCharType="separate"/>
            </w:r>
            <w:r w:rsidR="00423375">
              <w:rPr>
                <w:noProof/>
                <w:webHidden/>
              </w:rPr>
              <w:t>50</w:t>
            </w:r>
            <w:r w:rsidR="00423375">
              <w:rPr>
                <w:noProof/>
                <w:webHidden/>
              </w:rPr>
              <w:fldChar w:fldCharType="end"/>
            </w:r>
          </w:hyperlink>
        </w:p>
        <w:p w:rsidR="00423375" w:rsidRDefault="00341D9D">
          <w:pPr>
            <w:pStyle w:val="TOC2"/>
            <w:rPr>
              <w:rFonts w:asciiTheme="minorHAnsi" w:eastAsiaTheme="minorEastAsia" w:hAnsiTheme="minorHAnsi" w:cstheme="minorBidi"/>
              <w:noProof/>
            </w:rPr>
          </w:pPr>
          <w:hyperlink w:anchor="_Toc358368758" w:history="1">
            <w:r w:rsidR="00423375" w:rsidRPr="00F5497D">
              <w:rPr>
                <w:rStyle w:val="Hyperlink"/>
                <w:i/>
                <w:noProof/>
              </w:rPr>
              <w:t>4.1</w:t>
            </w:r>
            <w:r w:rsidR="00423375">
              <w:rPr>
                <w:rFonts w:asciiTheme="minorHAnsi" w:eastAsiaTheme="minorEastAsia" w:hAnsiTheme="minorHAnsi" w:cstheme="minorBidi"/>
                <w:noProof/>
              </w:rPr>
              <w:tab/>
            </w:r>
            <w:r w:rsidR="00423375" w:rsidRPr="00F5497D">
              <w:rPr>
                <w:rStyle w:val="Hyperlink"/>
                <w:i/>
                <w:noProof/>
              </w:rPr>
              <w:t>Host computer software</w:t>
            </w:r>
            <w:r w:rsidR="00423375">
              <w:rPr>
                <w:noProof/>
                <w:webHidden/>
              </w:rPr>
              <w:tab/>
            </w:r>
            <w:r w:rsidR="00423375">
              <w:rPr>
                <w:noProof/>
                <w:webHidden/>
              </w:rPr>
              <w:fldChar w:fldCharType="begin"/>
            </w:r>
            <w:r w:rsidR="00423375">
              <w:rPr>
                <w:noProof/>
                <w:webHidden/>
              </w:rPr>
              <w:instrText xml:space="preserve"> PAGEREF _Toc358368758 \h </w:instrText>
            </w:r>
            <w:r w:rsidR="00423375">
              <w:rPr>
                <w:noProof/>
                <w:webHidden/>
              </w:rPr>
            </w:r>
            <w:r w:rsidR="00423375">
              <w:rPr>
                <w:noProof/>
                <w:webHidden/>
              </w:rPr>
              <w:fldChar w:fldCharType="separate"/>
            </w:r>
            <w:r w:rsidR="00423375">
              <w:rPr>
                <w:noProof/>
                <w:webHidden/>
              </w:rPr>
              <w:t>50</w:t>
            </w:r>
            <w:r w:rsidR="00423375">
              <w:rPr>
                <w:noProof/>
                <w:webHidden/>
              </w:rPr>
              <w:fldChar w:fldCharType="end"/>
            </w:r>
          </w:hyperlink>
        </w:p>
        <w:p w:rsidR="00423375" w:rsidRDefault="00341D9D">
          <w:pPr>
            <w:pStyle w:val="TOC3"/>
            <w:rPr>
              <w:noProof/>
              <w:lang w:eastAsia="zh-CN"/>
            </w:rPr>
          </w:pPr>
          <w:hyperlink w:anchor="_Toc358368759" w:history="1">
            <w:r w:rsidR="00423375" w:rsidRPr="00F5497D">
              <w:rPr>
                <w:rStyle w:val="Hyperlink"/>
                <w:rFonts w:ascii="Times New Roman" w:hAnsi="Times New Roman"/>
                <w:i/>
                <w:noProof/>
              </w:rPr>
              <w:t>4.1.1</w:t>
            </w:r>
            <w:r w:rsidR="00423375">
              <w:rPr>
                <w:noProof/>
                <w:lang w:eastAsia="zh-CN"/>
              </w:rPr>
              <w:tab/>
            </w:r>
            <w:r w:rsidR="00423375" w:rsidRPr="00F5497D">
              <w:rPr>
                <w:rStyle w:val="Hyperlink"/>
                <w:rFonts w:ascii="Times New Roman" w:hAnsi="Times New Roman"/>
                <w:i/>
                <w:noProof/>
              </w:rPr>
              <w:t>Host computer software functions</w:t>
            </w:r>
            <w:r w:rsidR="00423375">
              <w:rPr>
                <w:noProof/>
                <w:webHidden/>
              </w:rPr>
              <w:tab/>
            </w:r>
            <w:r w:rsidR="00423375">
              <w:rPr>
                <w:noProof/>
                <w:webHidden/>
              </w:rPr>
              <w:fldChar w:fldCharType="begin"/>
            </w:r>
            <w:r w:rsidR="00423375">
              <w:rPr>
                <w:noProof/>
                <w:webHidden/>
              </w:rPr>
              <w:instrText xml:space="preserve"> PAGEREF _Toc358368759 \h </w:instrText>
            </w:r>
            <w:r w:rsidR="00423375">
              <w:rPr>
                <w:noProof/>
                <w:webHidden/>
              </w:rPr>
            </w:r>
            <w:r w:rsidR="00423375">
              <w:rPr>
                <w:noProof/>
                <w:webHidden/>
              </w:rPr>
              <w:fldChar w:fldCharType="separate"/>
            </w:r>
            <w:r w:rsidR="00423375">
              <w:rPr>
                <w:noProof/>
                <w:webHidden/>
              </w:rPr>
              <w:t>50</w:t>
            </w:r>
            <w:r w:rsidR="00423375">
              <w:rPr>
                <w:noProof/>
                <w:webHidden/>
              </w:rPr>
              <w:fldChar w:fldCharType="end"/>
            </w:r>
          </w:hyperlink>
        </w:p>
        <w:p w:rsidR="00423375" w:rsidRDefault="00341D9D">
          <w:pPr>
            <w:pStyle w:val="TOC3"/>
            <w:rPr>
              <w:noProof/>
              <w:lang w:eastAsia="zh-CN"/>
            </w:rPr>
          </w:pPr>
          <w:hyperlink w:anchor="_Toc358368760" w:history="1">
            <w:r w:rsidR="00423375" w:rsidRPr="00F5497D">
              <w:rPr>
                <w:rStyle w:val="Hyperlink"/>
                <w:rFonts w:ascii="Times New Roman" w:hAnsi="Times New Roman"/>
                <w:i/>
                <w:noProof/>
              </w:rPr>
              <w:t>4.1.2</w:t>
            </w:r>
            <w:r w:rsidR="00423375">
              <w:rPr>
                <w:noProof/>
                <w:lang w:eastAsia="zh-CN"/>
              </w:rPr>
              <w:tab/>
            </w:r>
            <w:r w:rsidR="00423375" w:rsidRPr="00F5497D">
              <w:rPr>
                <w:rStyle w:val="Hyperlink"/>
                <w:rFonts w:ascii="Times New Roman" w:hAnsi="Times New Roman"/>
                <w:i/>
                <w:noProof/>
              </w:rPr>
              <w:t>Host computer software model</w:t>
            </w:r>
            <w:r w:rsidR="00423375">
              <w:rPr>
                <w:noProof/>
                <w:webHidden/>
              </w:rPr>
              <w:tab/>
            </w:r>
            <w:r w:rsidR="00423375">
              <w:rPr>
                <w:noProof/>
                <w:webHidden/>
              </w:rPr>
              <w:fldChar w:fldCharType="begin"/>
            </w:r>
            <w:r w:rsidR="00423375">
              <w:rPr>
                <w:noProof/>
                <w:webHidden/>
              </w:rPr>
              <w:instrText xml:space="preserve"> PAGEREF _Toc358368760 \h </w:instrText>
            </w:r>
            <w:r w:rsidR="00423375">
              <w:rPr>
                <w:noProof/>
                <w:webHidden/>
              </w:rPr>
            </w:r>
            <w:r w:rsidR="00423375">
              <w:rPr>
                <w:noProof/>
                <w:webHidden/>
              </w:rPr>
              <w:fldChar w:fldCharType="separate"/>
            </w:r>
            <w:r w:rsidR="00423375">
              <w:rPr>
                <w:noProof/>
                <w:webHidden/>
              </w:rPr>
              <w:t>51</w:t>
            </w:r>
            <w:r w:rsidR="00423375">
              <w:rPr>
                <w:noProof/>
                <w:webHidden/>
              </w:rPr>
              <w:fldChar w:fldCharType="end"/>
            </w:r>
          </w:hyperlink>
        </w:p>
        <w:p w:rsidR="00423375" w:rsidRDefault="00341D9D">
          <w:pPr>
            <w:pStyle w:val="TOC2"/>
            <w:rPr>
              <w:rFonts w:asciiTheme="minorHAnsi" w:eastAsiaTheme="minorEastAsia" w:hAnsiTheme="minorHAnsi" w:cstheme="minorBidi"/>
              <w:noProof/>
            </w:rPr>
          </w:pPr>
          <w:hyperlink w:anchor="_Toc358368761" w:history="1">
            <w:r w:rsidR="00423375" w:rsidRPr="00F5497D">
              <w:rPr>
                <w:rStyle w:val="Hyperlink"/>
                <w:i/>
                <w:noProof/>
              </w:rPr>
              <w:t>4.2</w:t>
            </w:r>
            <w:r w:rsidR="00423375">
              <w:rPr>
                <w:rFonts w:asciiTheme="minorHAnsi" w:eastAsiaTheme="minorEastAsia" w:hAnsiTheme="minorHAnsi" w:cstheme="minorBidi"/>
                <w:noProof/>
              </w:rPr>
              <w:tab/>
            </w:r>
            <w:r w:rsidR="00423375" w:rsidRPr="00F5497D">
              <w:rPr>
                <w:rStyle w:val="Hyperlink"/>
                <w:i/>
                <w:noProof/>
              </w:rPr>
              <w:t>CUC/MB/DUC/CDUC software</w:t>
            </w:r>
            <w:r w:rsidR="00423375">
              <w:rPr>
                <w:noProof/>
                <w:webHidden/>
              </w:rPr>
              <w:tab/>
            </w:r>
            <w:r w:rsidR="00423375">
              <w:rPr>
                <w:noProof/>
                <w:webHidden/>
              </w:rPr>
              <w:fldChar w:fldCharType="begin"/>
            </w:r>
            <w:r w:rsidR="00423375">
              <w:rPr>
                <w:noProof/>
                <w:webHidden/>
              </w:rPr>
              <w:instrText xml:space="preserve"> PAGEREF _Toc358368761 \h </w:instrText>
            </w:r>
            <w:r w:rsidR="00423375">
              <w:rPr>
                <w:noProof/>
                <w:webHidden/>
              </w:rPr>
            </w:r>
            <w:r w:rsidR="00423375">
              <w:rPr>
                <w:noProof/>
                <w:webHidden/>
              </w:rPr>
              <w:fldChar w:fldCharType="separate"/>
            </w:r>
            <w:r w:rsidR="00423375">
              <w:rPr>
                <w:noProof/>
                <w:webHidden/>
              </w:rPr>
              <w:t>53</w:t>
            </w:r>
            <w:r w:rsidR="00423375">
              <w:rPr>
                <w:noProof/>
                <w:webHidden/>
              </w:rPr>
              <w:fldChar w:fldCharType="end"/>
            </w:r>
          </w:hyperlink>
        </w:p>
        <w:p w:rsidR="00423375" w:rsidRDefault="00341D9D">
          <w:pPr>
            <w:pStyle w:val="TOC2"/>
            <w:rPr>
              <w:rFonts w:asciiTheme="minorHAnsi" w:eastAsiaTheme="minorEastAsia" w:hAnsiTheme="minorHAnsi" w:cstheme="minorBidi"/>
              <w:noProof/>
            </w:rPr>
          </w:pPr>
          <w:hyperlink w:anchor="_Toc358368762" w:history="1">
            <w:r w:rsidR="00423375" w:rsidRPr="00F5497D">
              <w:rPr>
                <w:rStyle w:val="Hyperlink"/>
                <w:i/>
                <w:noProof/>
              </w:rPr>
              <w:t>4.3</w:t>
            </w:r>
            <w:r w:rsidR="00423375">
              <w:rPr>
                <w:rFonts w:asciiTheme="minorHAnsi" w:eastAsiaTheme="minorEastAsia" w:hAnsiTheme="minorHAnsi" w:cstheme="minorBidi"/>
                <w:noProof/>
              </w:rPr>
              <w:tab/>
            </w:r>
            <w:r w:rsidR="00423375" w:rsidRPr="00F5497D">
              <w:rPr>
                <w:rStyle w:val="Hyperlink"/>
                <w:i/>
                <w:noProof/>
              </w:rPr>
              <w:t>An example (how host computer and CUC/MB/DUC/CDUC NIOS work together)</w:t>
            </w:r>
            <w:r w:rsidR="00423375">
              <w:rPr>
                <w:noProof/>
                <w:webHidden/>
              </w:rPr>
              <w:tab/>
            </w:r>
            <w:r w:rsidR="00423375">
              <w:rPr>
                <w:noProof/>
                <w:webHidden/>
              </w:rPr>
              <w:fldChar w:fldCharType="begin"/>
            </w:r>
            <w:r w:rsidR="00423375">
              <w:rPr>
                <w:noProof/>
                <w:webHidden/>
              </w:rPr>
              <w:instrText xml:space="preserve"> PAGEREF _Toc358368762 \h </w:instrText>
            </w:r>
            <w:r w:rsidR="00423375">
              <w:rPr>
                <w:noProof/>
                <w:webHidden/>
              </w:rPr>
            </w:r>
            <w:r w:rsidR="00423375">
              <w:rPr>
                <w:noProof/>
                <w:webHidden/>
              </w:rPr>
              <w:fldChar w:fldCharType="separate"/>
            </w:r>
            <w:r w:rsidR="00423375">
              <w:rPr>
                <w:noProof/>
                <w:webHidden/>
              </w:rPr>
              <w:t>55</w:t>
            </w:r>
            <w:r w:rsidR="00423375">
              <w:rPr>
                <w:noProof/>
                <w:webHidden/>
              </w:rPr>
              <w:fldChar w:fldCharType="end"/>
            </w:r>
          </w:hyperlink>
        </w:p>
        <w:p w:rsidR="00423375" w:rsidRDefault="00341D9D">
          <w:pPr>
            <w:pStyle w:val="TOC1"/>
            <w:rPr>
              <w:noProof/>
              <w:lang w:eastAsia="zh-CN" w:bidi="ar-SA"/>
            </w:rPr>
          </w:pPr>
          <w:hyperlink w:anchor="_Toc358368763" w:history="1">
            <w:r w:rsidR="00423375" w:rsidRPr="00F5497D">
              <w:rPr>
                <w:rStyle w:val="Hyperlink"/>
                <w:noProof/>
              </w:rPr>
              <w:t>5.</w:t>
            </w:r>
            <w:r w:rsidR="00423375">
              <w:rPr>
                <w:noProof/>
                <w:lang w:eastAsia="zh-CN" w:bidi="ar-SA"/>
              </w:rPr>
              <w:tab/>
            </w:r>
            <w:r w:rsidR="00423375" w:rsidRPr="00F5497D">
              <w:rPr>
                <w:rStyle w:val="Hyperlink"/>
                <w:noProof/>
              </w:rPr>
              <w:t>System firmware (FPGA) framework models</w:t>
            </w:r>
            <w:r w:rsidR="00423375">
              <w:rPr>
                <w:noProof/>
                <w:webHidden/>
              </w:rPr>
              <w:tab/>
            </w:r>
            <w:r w:rsidR="00423375">
              <w:rPr>
                <w:noProof/>
                <w:webHidden/>
              </w:rPr>
              <w:fldChar w:fldCharType="begin"/>
            </w:r>
            <w:r w:rsidR="00423375">
              <w:rPr>
                <w:noProof/>
                <w:webHidden/>
              </w:rPr>
              <w:instrText xml:space="preserve"> PAGEREF _Toc358368763 \h </w:instrText>
            </w:r>
            <w:r w:rsidR="00423375">
              <w:rPr>
                <w:noProof/>
                <w:webHidden/>
              </w:rPr>
            </w:r>
            <w:r w:rsidR="00423375">
              <w:rPr>
                <w:noProof/>
                <w:webHidden/>
              </w:rPr>
              <w:fldChar w:fldCharType="separate"/>
            </w:r>
            <w:r w:rsidR="00423375">
              <w:rPr>
                <w:noProof/>
                <w:webHidden/>
              </w:rPr>
              <w:t>59</w:t>
            </w:r>
            <w:r w:rsidR="00423375">
              <w:rPr>
                <w:noProof/>
                <w:webHidden/>
              </w:rPr>
              <w:fldChar w:fldCharType="end"/>
            </w:r>
          </w:hyperlink>
        </w:p>
        <w:p w:rsidR="00423375" w:rsidRDefault="00341D9D">
          <w:pPr>
            <w:pStyle w:val="TOC2"/>
            <w:rPr>
              <w:rFonts w:asciiTheme="minorHAnsi" w:eastAsiaTheme="minorEastAsia" w:hAnsiTheme="minorHAnsi" w:cstheme="minorBidi"/>
              <w:noProof/>
            </w:rPr>
          </w:pPr>
          <w:hyperlink w:anchor="_Toc358368764" w:history="1">
            <w:r w:rsidR="00423375" w:rsidRPr="00F5497D">
              <w:rPr>
                <w:rStyle w:val="Hyperlink"/>
                <w:i/>
                <w:noProof/>
              </w:rPr>
              <w:t>5.1</w:t>
            </w:r>
            <w:r w:rsidR="00423375">
              <w:rPr>
                <w:rFonts w:asciiTheme="minorHAnsi" w:eastAsiaTheme="minorEastAsia" w:hAnsiTheme="minorHAnsi" w:cstheme="minorBidi"/>
                <w:noProof/>
              </w:rPr>
              <w:tab/>
            </w:r>
            <w:r w:rsidR="00423375" w:rsidRPr="00F5497D">
              <w:rPr>
                <w:rStyle w:val="Hyperlink"/>
                <w:i/>
                <w:noProof/>
              </w:rPr>
              <w:t>CUC/MB/DUC/CDUC firmware (FPGA) framework model</w:t>
            </w:r>
            <w:r w:rsidR="00423375">
              <w:rPr>
                <w:noProof/>
                <w:webHidden/>
              </w:rPr>
              <w:tab/>
            </w:r>
            <w:r w:rsidR="00423375">
              <w:rPr>
                <w:noProof/>
                <w:webHidden/>
              </w:rPr>
              <w:fldChar w:fldCharType="begin"/>
            </w:r>
            <w:r w:rsidR="00423375">
              <w:rPr>
                <w:noProof/>
                <w:webHidden/>
              </w:rPr>
              <w:instrText xml:space="preserve"> PAGEREF _Toc358368764 \h </w:instrText>
            </w:r>
            <w:r w:rsidR="00423375">
              <w:rPr>
                <w:noProof/>
                <w:webHidden/>
              </w:rPr>
            </w:r>
            <w:r w:rsidR="00423375">
              <w:rPr>
                <w:noProof/>
                <w:webHidden/>
              </w:rPr>
              <w:fldChar w:fldCharType="separate"/>
            </w:r>
            <w:r w:rsidR="00423375">
              <w:rPr>
                <w:noProof/>
                <w:webHidden/>
              </w:rPr>
              <w:t>59</w:t>
            </w:r>
            <w:r w:rsidR="00423375">
              <w:rPr>
                <w:noProof/>
                <w:webHidden/>
              </w:rPr>
              <w:fldChar w:fldCharType="end"/>
            </w:r>
          </w:hyperlink>
        </w:p>
        <w:p w:rsidR="00423375" w:rsidRDefault="00341D9D">
          <w:pPr>
            <w:pStyle w:val="TOC2"/>
            <w:rPr>
              <w:rFonts w:asciiTheme="minorHAnsi" w:eastAsiaTheme="minorEastAsia" w:hAnsiTheme="minorHAnsi" w:cstheme="minorBidi"/>
              <w:noProof/>
            </w:rPr>
          </w:pPr>
          <w:hyperlink w:anchor="_Toc358368765" w:history="1">
            <w:r w:rsidR="00423375" w:rsidRPr="00F5497D">
              <w:rPr>
                <w:rStyle w:val="Hyperlink"/>
                <w:i/>
                <w:noProof/>
              </w:rPr>
              <w:t>5.2</w:t>
            </w:r>
            <w:r w:rsidR="00423375">
              <w:rPr>
                <w:rFonts w:asciiTheme="minorHAnsi" w:eastAsiaTheme="minorEastAsia" w:hAnsiTheme="minorHAnsi" w:cstheme="minorBidi"/>
                <w:noProof/>
              </w:rPr>
              <w:tab/>
            </w:r>
            <w:r w:rsidR="00423375" w:rsidRPr="00F5497D">
              <w:rPr>
                <w:rStyle w:val="Hyperlink"/>
                <w:i/>
                <w:noProof/>
              </w:rPr>
              <w:t>DB (FPGA) framework model</w:t>
            </w:r>
            <w:r w:rsidR="00423375">
              <w:rPr>
                <w:noProof/>
                <w:webHidden/>
              </w:rPr>
              <w:tab/>
            </w:r>
            <w:r w:rsidR="00423375">
              <w:rPr>
                <w:noProof/>
                <w:webHidden/>
              </w:rPr>
              <w:fldChar w:fldCharType="begin"/>
            </w:r>
            <w:r w:rsidR="00423375">
              <w:rPr>
                <w:noProof/>
                <w:webHidden/>
              </w:rPr>
              <w:instrText xml:space="preserve"> PAGEREF _Toc358368765 \h </w:instrText>
            </w:r>
            <w:r w:rsidR="00423375">
              <w:rPr>
                <w:noProof/>
                <w:webHidden/>
              </w:rPr>
            </w:r>
            <w:r w:rsidR="00423375">
              <w:rPr>
                <w:noProof/>
                <w:webHidden/>
              </w:rPr>
              <w:fldChar w:fldCharType="separate"/>
            </w:r>
            <w:r w:rsidR="00423375">
              <w:rPr>
                <w:noProof/>
                <w:webHidden/>
              </w:rPr>
              <w:t>61</w:t>
            </w:r>
            <w:r w:rsidR="00423375">
              <w:rPr>
                <w:noProof/>
                <w:webHidden/>
              </w:rPr>
              <w:fldChar w:fldCharType="end"/>
            </w:r>
          </w:hyperlink>
        </w:p>
        <w:p w:rsidR="00423375" w:rsidRDefault="00341D9D">
          <w:pPr>
            <w:pStyle w:val="TOC1"/>
            <w:rPr>
              <w:noProof/>
              <w:lang w:eastAsia="zh-CN" w:bidi="ar-SA"/>
            </w:rPr>
          </w:pPr>
          <w:hyperlink w:anchor="_Toc358368766" w:history="1">
            <w:r w:rsidR="00423375" w:rsidRPr="00F5497D">
              <w:rPr>
                <w:rStyle w:val="Hyperlink"/>
                <w:noProof/>
              </w:rPr>
              <w:t>6.</w:t>
            </w:r>
            <w:r w:rsidR="00423375">
              <w:rPr>
                <w:noProof/>
                <w:lang w:eastAsia="zh-CN" w:bidi="ar-SA"/>
              </w:rPr>
              <w:tab/>
            </w:r>
            <w:r w:rsidR="00423375" w:rsidRPr="00F5497D">
              <w:rPr>
                <w:rStyle w:val="Hyperlink"/>
                <w:noProof/>
              </w:rPr>
              <w:t>OpenPET Programming Tools / Environment</w:t>
            </w:r>
            <w:r w:rsidR="00423375">
              <w:rPr>
                <w:noProof/>
                <w:webHidden/>
              </w:rPr>
              <w:tab/>
            </w:r>
            <w:r w:rsidR="00423375">
              <w:rPr>
                <w:noProof/>
                <w:webHidden/>
              </w:rPr>
              <w:fldChar w:fldCharType="begin"/>
            </w:r>
            <w:r w:rsidR="00423375">
              <w:rPr>
                <w:noProof/>
                <w:webHidden/>
              </w:rPr>
              <w:instrText xml:space="preserve"> PAGEREF _Toc358368766 \h </w:instrText>
            </w:r>
            <w:r w:rsidR="00423375">
              <w:rPr>
                <w:noProof/>
                <w:webHidden/>
              </w:rPr>
            </w:r>
            <w:r w:rsidR="00423375">
              <w:rPr>
                <w:noProof/>
                <w:webHidden/>
              </w:rPr>
              <w:fldChar w:fldCharType="separate"/>
            </w:r>
            <w:r w:rsidR="00423375">
              <w:rPr>
                <w:noProof/>
                <w:webHidden/>
              </w:rPr>
              <w:t>62</w:t>
            </w:r>
            <w:r w:rsidR="00423375">
              <w:rPr>
                <w:noProof/>
                <w:webHidden/>
              </w:rPr>
              <w:fldChar w:fldCharType="end"/>
            </w:r>
          </w:hyperlink>
        </w:p>
        <w:p w:rsidR="00423375" w:rsidRDefault="00341D9D">
          <w:pPr>
            <w:pStyle w:val="TOC2"/>
            <w:rPr>
              <w:rFonts w:asciiTheme="minorHAnsi" w:eastAsiaTheme="minorEastAsia" w:hAnsiTheme="minorHAnsi" w:cstheme="minorBidi"/>
              <w:noProof/>
            </w:rPr>
          </w:pPr>
          <w:hyperlink w:anchor="_Toc358368767" w:history="1">
            <w:r w:rsidR="00423375" w:rsidRPr="00F5497D">
              <w:rPr>
                <w:rStyle w:val="Hyperlink"/>
                <w:i/>
                <w:noProof/>
              </w:rPr>
              <w:t>6.1</w:t>
            </w:r>
            <w:r w:rsidR="00423375">
              <w:rPr>
                <w:rFonts w:asciiTheme="minorHAnsi" w:eastAsiaTheme="minorEastAsia" w:hAnsiTheme="minorHAnsi" w:cstheme="minorBidi"/>
                <w:noProof/>
              </w:rPr>
              <w:tab/>
            </w:r>
            <w:r w:rsidR="00423375" w:rsidRPr="00F5497D">
              <w:rPr>
                <w:rStyle w:val="Hyperlink"/>
                <w:i/>
                <w:noProof/>
              </w:rPr>
              <w:t>Collaboration through Github</w:t>
            </w:r>
            <w:r w:rsidR="00423375">
              <w:rPr>
                <w:noProof/>
                <w:webHidden/>
              </w:rPr>
              <w:tab/>
            </w:r>
            <w:r w:rsidR="00423375">
              <w:rPr>
                <w:noProof/>
                <w:webHidden/>
              </w:rPr>
              <w:fldChar w:fldCharType="begin"/>
            </w:r>
            <w:r w:rsidR="00423375">
              <w:rPr>
                <w:noProof/>
                <w:webHidden/>
              </w:rPr>
              <w:instrText xml:space="preserve"> PAGEREF _Toc358368767 \h </w:instrText>
            </w:r>
            <w:r w:rsidR="00423375">
              <w:rPr>
                <w:noProof/>
                <w:webHidden/>
              </w:rPr>
            </w:r>
            <w:r w:rsidR="00423375">
              <w:rPr>
                <w:noProof/>
                <w:webHidden/>
              </w:rPr>
              <w:fldChar w:fldCharType="separate"/>
            </w:r>
            <w:r w:rsidR="00423375">
              <w:rPr>
                <w:noProof/>
                <w:webHidden/>
              </w:rPr>
              <w:t>62</w:t>
            </w:r>
            <w:r w:rsidR="00423375">
              <w:rPr>
                <w:noProof/>
                <w:webHidden/>
              </w:rPr>
              <w:fldChar w:fldCharType="end"/>
            </w:r>
          </w:hyperlink>
        </w:p>
        <w:p w:rsidR="00423375" w:rsidRDefault="00341D9D">
          <w:pPr>
            <w:pStyle w:val="TOC2"/>
            <w:rPr>
              <w:rFonts w:asciiTheme="minorHAnsi" w:eastAsiaTheme="minorEastAsia" w:hAnsiTheme="minorHAnsi" w:cstheme="minorBidi"/>
              <w:noProof/>
            </w:rPr>
          </w:pPr>
          <w:hyperlink w:anchor="_Toc358368768" w:history="1">
            <w:r w:rsidR="00423375" w:rsidRPr="00F5497D">
              <w:rPr>
                <w:rStyle w:val="Hyperlink"/>
                <w:i/>
                <w:noProof/>
              </w:rPr>
              <w:t>6.2</w:t>
            </w:r>
            <w:r w:rsidR="00423375">
              <w:rPr>
                <w:rFonts w:asciiTheme="minorHAnsi" w:eastAsiaTheme="minorEastAsia" w:hAnsiTheme="minorHAnsi" w:cstheme="minorBidi"/>
                <w:noProof/>
              </w:rPr>
              <w:tab/>
            </w:r>
            <w:r w:rsidR="00423375" w:rsidRPr="00F5497D">
              <w:rPr>
                <w:rStyle w:val="Hyperlink"/>
                <w:i/>
                <w:noProof/>
              </w:rPr>
              <w:t>OpenPET Programming Code Styles</w:t>
            </w:r>
            <w:r w:rsidR="00423375">
              <w:rPr>
                <w:noProof/>
                <w:webHidden/>
              </w:rPr>
              <w:tab/>
            </w:r>
            <w:r w:rsidR="00423375">
              <w:rPr>
                <w:noProof/>
                <w:webHidden/>
              </w:rPr>
              <w:fldChar w:fldCharType="begin"/>
            </w:r>
            <w:r w:rsidR="00423375">
              <w:rPr>
                <w:noProof/>
                <w:webHidden/>
              </w:rPr>
              <w:instrText xml:space="preserve"> PAGEREF _Toc358368768 \h </w:instrText>
            </w:r>
            <w:r w:rsidR="00423375">
              <w:rPr>
                <w:noProof/>
                <w:webHidden/>
              </w:rPr>
            </w:r>
            <w:r w:rsidR="00423375">
              <w:rPr>
                <w:noProof/>
                <w:webHidden/>
              </w:rPr>
              <w:fldChar w:fldCharType="separate"/>
            </w:r>
            <w:r w:rsidR="00423375">
              <w:rPr>
                <w:noProof/>
                <w:webHidden/>
              </w:rPr>
              <w:t>62</w:t>
            </w:r>
            <w:r w:rsidR="00423375">
              <w:rPr>
                <w:noProof/>
                <w:webHidden/>
              </w:rPr>
              <w:fldChar w:fldCharType="end"/>
            </w:r>
          </w:hyperlink>
        </w:p>
        <w:p w:rsidR="00423375" w:rsidRDefault="00341D9D">
          <w:pPr>
            <w:pStyle w:val="TOC3"/>
            <w:rPr>
              <w:noProof/>
              <w:lang w:eastAsia="zh-CN"/>
            </w:rPr>
          </w:pPr>
          <w:hyperlink w:anchor="_Toc358368769" w:history="1">
            <w:r w:rsidR="00423375" w:rsidRPr="00F5497D">
              <w:rPr>
                <w:rStyle w:val="Hyperlink"/>
                <w:rFonts w:ascii="Times New Roman" w:hAnsi="Times New Roman"/>
                <w:i/>
                <w:noProof/>
              </w:rPr>
              <w:t>6.2.1</w:t>
            </w:r>
            <w:r w:rsidR="00423375">
              <w:rPr>
                <w:noProof/>
                <w:lang w:eastAsia="zh-CN"/>
              </w:rPr>
              <w:tab/>
            </w:r>
            <w:r w:rsidR="00423375" w:rsidRPr="00F5497D">
              <w:rPr>
                <w:rStyle w:val="Hyperlink"/>
                <w:rFonts w:ascii="Times New Roman" w:hAnsi="Times New Roman"/>
                <w:i/>
                <w:noProof/>
              </w:rPr>
              <w:t>C Programming Code Styles</w:t>
            </w:r>
            <w:r w:rsidR="00423375">
              <w:rPr>
                <w:noProof/>
                <w:webHidden/>
              </w:rPr>
              <w:tab/>
            </w:r>
            <w:r w:rsidR="00423375">
              <w:rPr>
                <w:noProof/>
                <w:webHidden/>
              </w:rPr>
              <w:fldChar w:fldCharType="begin"/>
            </w:r>
            <w:r w:rsidR="00423375">
              <w:rPr>
                <w:noProof/>
                <w:webHidden/>
              </w:rPr>
              <w:instrText xml:space="preserve"> PAGEREF _Toc358368769 \h </w:instrText>
            </w:r>
            <w:r w:rsidR="00423375">
              <w:rPr>
                <w:noProof/>
                <w:webHidden/>
              </w:rPr>
            </w:r>
            <w:r w:rsidR="00423375">
              <w:rPr>
                <w:noProof/>
                <w:webHidden/>
              </w:rPr>
              <w:fldChar w:fldCharType="separate"/>
            </w:r>
            <w:r w:rsidR="00423375">
              <w:rPr>
                <w:noProof/>
                <w:webHidden/>
              </w:rPr>
              <w:t>63</w:t>
            </w:r>
            <w:r w:rsidR="00423375">
              <w:rPr>
                <w:noProof/>
                <w:webHidden/>
              </w:rPr>
              <w:fldChar w:fldCharType="end"/>
            </w:r>
          </w:hyperlink>
        </w:p>
        <w:p w:rsidR="00423375" w:rsidRDefault="00341D9D">
          <w:pPr>
            <w:pStyle w:val="TOC1"/>
            <w:rPr>
              <w:noProof/>
              <w:lang w:eastAsia="zh-CN" w:bidi="ar-SA"/>
            </w:rPr>
          </w:pPr>
          <w:hyperlink w:anchor="_Toc358368770" w:history="1">
            <w:r w:rsidR="00423375" w:rsidRPr="00F5497D">
              <w:rPr>
                <w:rStyle w:val="Hyperlink"/>
                <w:noProof/>
              </w:rPr>
              <w:t>Appendix 1 The OpenPET System Boot-up Sequences</w:t>
            </w:r>
            <w:r w:rsidR="00423375">
              <w:rPr>
                <w:noProof/>
                <w:webHidden/>
              </w:rPr>
              <w:tab/>
            </w:r>
            <w:r w:rsidR="00423375">
              <w:rPr>
                <w:noProof/>
                <w:webHidden/>
              </w:rPr>
              <w:fldChar w:fldCharType="begin"/>
            </w:r>
            <w:r w:rsidR="00423375">
              <w:rPr>
                <w:noProof/>
                <w:webHidden/>
              </w:rPr>
              <w:instrText xml:space="preserve"> PAGEREF _Toc358368770 \h </w:instrText>
            </w:r>
            <w:r w:rsidR="00423375">
              <w:rPr>
                <w:noProof/>
                <w:webHidden/>
              </w:rPr>
            </w:r>
            <w:r w:rsidR="00423375">
              <w:rPr>
                <w:noProof/>
                <w:webHidden/>
              </w:rPr>
              <w:fldChar w:fldCharType="separate"/>
            </w:r>
            <w:r w:rsidR="00423375">
              <w:rPr>
                <w:noProof/>
                <w:webHidden/>
              </w:rPr>
              <w:t>70</w:t>
            </w:r>
            <w:r w:rsidR="00423375">
              <w:rPr>
                <w:noProof/>
                <w:webHidden/>
              </w:rPr>
              <w:fldChar w:fldCharType="end"/>
            </w:r>
          </w:hyperlink>
        </w:p>
        <w:p w:rsidR="00423375" w:rsidRDefault="00341D9D">
          <w:pPr>
            <w:pStyle w:val="TOC1"/>
            <w:rPr>
              <w:noProof/>
              <w:lang w:eastAsia="zh-CN" w:bidi="ar-SA"/>
            </w:rPr>
          </w:pPr>
          <w:hyperlink w:anchor="_Toc358368771" w:history="1">
            <w:r w:rsidR="00423375" w:rsidRPr="00F5497D">
              <w:rPr>
                <w:rStyle w:val="Hyperlink"/>
                <w:noProof/>
              </w:rPr>
              <w:t>References</w:t>
            </w:r>
            <w:r w:rsidR="00423375">
              <w:rPr>
                <w:noProof/>
                <w:webHidden/>
              </w:rPr>
              <w:tab/>
            </w:r>
            <w:r w:rsidR="00423375">
              <w:rPr>
                <w:noProof/>
                <w:webHidden/>
              </w:rPr>
              <w:fldChar w:fldCharType="begin"/>
            </w:r>
            <w:r w:rsidR="00423375">
              <w:rPr>
                <w:noProof/>
                <w:webHidden/>
              </w:rPr>
              <w:instrText xml:space="preserve"> PAGEREF _Toc358368771 \h </w:instrText>
            </w:r>
            <w:r w:rsidR="00423375">
              <w:rPr>
                <w:noProof/>
                <w:webHidden/>
              </w:rPr>
            </w:r>
            <w:r w:rsidR="00423375">
              <w:rPr>
                <w:noProof/>
                <w:webHidden/>
              </w:rPr>
              <w:fldChar w:fldCharType="separate"/>
            </w:r>
            <w:r w:rsidR="00423375">
              <w:rPr>
                <w:noProof/>
                <w:webHidden/>
              </w:rPr>
              <w:t>71</w:t>
            </w:r>
            <w:r w:rsidR="00423375">
              <w:rPr>
                <w:noProof/>
                <w:webHidden/>
              </w:rPr>
              <w:fldChar w:fldCharType="end"/>
            </w:r>
          </w:hyperlink>
        </w:p>
        <w:p w:rsidR="0007602D" w:rsidRDefault="00811FE3">
          <w:r>
            <w:fldChar w:fldCharType="end"/>
          </w:r>
        </w:p>
      </w:sdtContent>
    </w:sdt>
    <w:p w:rsidR="002C0D5C" w:rsidRDefault="002C0D5C">
      <w:pPr>
        <w:spacing w:after="0" w:line="240" w:lineRule="auto"/>
      </w:pPr>
      <w:r>
        <w:br w:type="page"/>
      </w:r>
    </w:p>
    <w:p w:rsidR="009278BF" w:rsidRPr="002C0D5C" w:rsidRDefault="009278BF" w:rsidP="009278BF">
      <w:pPr>
        <w:pStyle w:val="Heading1"/>
        <w:jc w:val="center"/>
        <w:rPr>
          <w:color w:val="auto"/>
        </w:rPr>
      </w:pPr>
      <w:bookmarkStart w:id="0" w:name="_Toc358368720"/>
      <w:r>
        <w:rPr>
          <w:color w:val="auto"/>
        </w:rPr>
        <w:lastRenderedPageBreak/>
        <w:t>Table of Figures</w:t>
      </w:r>
      <w:bookmarkEnd w:id="0"/>
    </w:p>
    <w:p w:rsidR="009278BF" w:rsidRDefault="009278BF">
      <w:pPr>
        <w:spacing w:after="0" w:line="240" w:lineRule="auto"/>
      </w:pPr>
    </w:p>
    <w:p w:rsidR="00891B67" w:rsidRPr="00891B67" w:rsidRDefault="009278BF" w:rsidP="00891B67">
      <w:pPr>
        <w:pStyle w:val="TableofFigures"/>
        <w:tabs>
          <w:tab w:val="right" w:leader="dot" w:pos="9350"/>
        </w:tabs>
        <w:spacing w:before="120" w:after="120"/>
        <w:rPr>
          <w:rFonts w:ascii="Times New Roman" w:eastAsiaTheme="minorEastAsia" w:hAnsi="Times New Roman"/>
          <w:smallCaps w:val="0"/>
          <w:noProof/>
          <w:sz w:val="24"/>
          <w:szCs w:val="22"/>
        </w:rPr>
      </w:pPr>
      <w:r w:rsidRPr="00891B67">
        <w:rPr>
          <w:rFonts w:ascii="Times New Roman" w:hAnsi="Times New Roman"/>
          <w:i/>
          <w:iCs/>
          <w:caps/>
          <w:sz w:val="24"/>
        </w:rPr>
        <w:fldChar w:fldCharType="begin"/>
      </w:r>
      <w:r w:rsidRPr="00891B67">
        <w:rPr>
          <w:rFonts w:ascii="Times New Roman" w:hAnsi="Times New Roman"/>
          <w:i/>
          <w:iCs/>
          <w:caps/>
          <w:sz w:val="24"/>
        </w:rPr>
        <w:instrText xml:space="preserve"> TOC \h \z \c "Figure" </w:instrText>
      </w:r>
      <w:r w:rsidRPr="00891B67">
        <w:rPr>
          <w:rFonts w:ascii="Times New Roman" w:hAnsi="Times New Roman"/>
          <w:i/>
          <w:iCs/>
          <w:caps/>
          <w:sz w:val="24"/>
        </w:rPr>
        <w:fldChar w:fldCharType="separate"/>
      </w:r>
      <w:hyperlink w:anchor="_Toc358368913" w:history="1">
        <w:r w:rsidR="00891B67" w:rsidRPr="00891B67">
          <w:rPr>
            <w:rStyle w:val="Hyperlink"/>
            <w:rFonts w:ascii="Times New Roman" w:hAnsi="Times New Roman"/>
            <w:noProof/>
            <w:sz w:val="22"/>
          </w:rPr>
          <w:t>Figure 1 Tree network topology of OpenPET system. A CUC which supports 8 MBs is housed in a crate with power supply. The assembled unit is called coincidence unit.  A DUC which supports 8 DBs is also housed in a crate with power supply. The assembled unit is called detector unit. One coincidence unit fans out up to 64 detector units.  The hardware of CUC and DUC are the same (SB). The differences are the firmware and software configurations.</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_Toc358368913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8</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14" w:history="1">
        <w:r w:rsidR="00891B67" w:rsidRPr="00891B67">
          <w:rPr>
            <w:rStyle w:val="Hyperlink"/>
            <w:rFonts w:ascii="Times New Roman" w:hAnsi="Times New Roman"/>
            <w:b/>
            <w:noProof/>
            <w:sz w:val="22"/>
          </w:rPr>
          <w:t>Figure 2</w:t>
        </w:r>
        <w:r w:rsidR="00891B67" w:rsidRPr="00891B67">
          <w:rPr>
            <w:rStyle w:val="Hyperlink"/>
            <w:rFonts w:ascii="Times New Roman" w:hAnsi="Times New Roman"/>
            <w:noProof/>
            <w:sz w:val="22"/>
          </w:rPr>
          <w:t xml:space="preserve"> The compact system configuration. A CDUC performs functions of both CUC and DUC.</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_Toc358368914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9</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15" w:history="1">
        <w:r w:rsidR="00891B67" w:rsidRPr="00891B67">
          <w:rPr>
            <w:rStyle w:val="Hyperlink"/>
            <w:rFonts w:ascii="Times New Roman" w:hAnsi="Times New Roman"/>
            <w:b/>
            <w:noProof/>
            <w:sz w:val="22"/>
          </w:rPr>
          <w:t>Figure 3</w:t>
        </w:r>
        <w:r w:rsidR="00891B67" w:rsidRPr="00891B67">
          <w:rPr>
            <w:rStyle w:val="Hyperlink"/>
            <w:rFonts w:ascii="Times New Roman" w:hAnsi="Times New Roman"/>
            <w:noProof/>
            <w:sz w:val="22"/>
          </w:rPr>
          <w:t xml:space="preserve"> The simplified standard system configuration without MB.</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_Toc358368915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10</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16" w:history="1">
        <w:r w:rsidR="00891B67" w:rsidRPr="00891B67">
          <w:rPr>
            <w:rStyle w:val="Hyperlink"/>
            <w:rFonts w:ascii="Times New Roman" w:hAnsi="Times New Roman"/>
            <w:b/>
            <w:noProof/>
            <w:sz w:val="22"/>
          </w:rPr>
          <w:t>Figure 4</w:t>
        </w:r>
        <w:r w:rsidR="00891B67" w:rsidRPr="00891B67">
          <w:rPr>
            <w:rStyle w:val="Hyperlink"/>
            <w:rFonts w:ascii="Times New Roman" w:hAnsi="Times New Roman"/>
            <w:noProof/>
            <w:sz w:val="22"/>
          </w:rPr>
          <w:t xml:space="preserve"> Mixed system configurations don’t conflict with the standard OpenPET protocol. But they are not  recommended.</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_Toc358368916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11</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17" w:history="1">
        <w:r w:rsidR="00891B67" w:rsidRPr="00891B67">
          <w:rPr>
            <w:rStyle w:val="Hyperlink"/>
            <w:rFonts w:ascii="Times New Roman" w:hAnsi="Times New Roman"/>
            <w:b/>
            <w:noProof/>
            <w:sz w:val="22"/>
          </w:rPr>
          <w:t>Figure 5</w:t>
        </w:r>
        <w:r w:rsidR="00891B67" w:rsidRPr="00891B67">
          <w:rPr>
            <w:rStyle w:val="Hyperlink"/>
            <w:rFonts w:ascii="Times New Roman" w:hAnsi="Times New Roman"/>
            <w:noProof/>
            <w:sz w:val="22"/>
          </w:rPr>
          <w:t xml:space="preserve"> standard system hardware structure.</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_Toc358368917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12</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18" w:history="1">
        <w:r w:rsidR="00891B67" w:rsidRPr="00891B67">
          <w:rPr>
            <w:rStyle w:val="Hyperlink"/>
            <w:rFonts w:ascii="Times New Roman" w:hAnsi="Times New Roman"/>
            <w:b/>
            <w:noProof/>
            <w:sz w:val="22"/>
          </w:rPr>
          <w:t>Figure 6</w:t>
        </w:r>
        <w:r w:rsidR="00891B67" w:rsidRPr="00891B67">
          <w:rPr>
            <w:rStyle w:val="Hyperlink"/>
            <w:rFonts w:ascii="Times New Roman" w:hAnsi="Times New Roman"/>
            <w:noProof/>
            <w:sz w:val="22"/>
          </w:rPr>
          <w:t xml:space="preserve"> System firmware and software structure.</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_Toc358368918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15</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19" w:history="1">
        <w:r w:rsidR="00891B67" w:rsidRPr="00891B67">
          <w:rPr>
            <w:rStyle w:val="Hyperlink"/>
            <w:rFonts w:ascii="Times New Roman" w:hAnsi="Times New Roman"/>
            <w:b/>
            <w:noProof/>
            <w:sz w:val="22"/>
          </w:rPr>
          <w:t xml:space="preserve">Figure 7 </w:t>
        </w:r>
        <w:r w:rsidR="00891B67" w:rsidRPr="00891B67">
          <w:rPr>
            <w:rStyle w:val="Hyperlink"/>
            <w:rFonts w:ascii="Times New Roman" w:hAnsi="Times New Roman"/>
            <w:noProof/>
            <w:sz w:val="22"/>
          </w:rPr>
          <w:t>Node type register and absolute address register for (a) CUC, (b) MB board, (c) DUC board and (d) DB board. “X” means not used. “x” mean 0 or 1.</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_Toc358368919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17</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20" w:history="1">
        <w:r w:rsidR="00891B67" w:rsidRPr="00891B67">
          <w:rPr>
            <w:rStyle w:val="Hyperlink"/>
            <w:rFonts w:ascii="Times New Roman" w:hAnsi="Times New Roman"/>
            <w:b/>
            <w:noProof/>
            <w:sz w:val="22"/>
          </w:rPr>
          <w:t xml:space="preserve">Figure 8 </w:t>
        </w:r>
        <w:r w:rsidR="00891B67" w:rsidRPr="00891B67">
          <w:rPr>
            <w:rStyle w:val="Hyperlink"/>
            <w:rFonts w:ascii="Times New Roman" w:hAnsi="Times New Roman"/>
            <w:noProof/>
            <w:sz w:val="22"/>
          </w:rPr>
          <w:t>Node type register and absolute address register values some nodes (CUC, MB3, DUC3 and DB2) in a system with (a) standard (b) compact and (c) simplified standard configuration.</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_Toc358368920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19</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21" w:history="1">
        <w:r w:rsidR="00891B67" w:rsidRPr="00891B67">
          <w:rPr>
            <w:rStyle w:val="Hyperlink"/>
            <w:rFonts w:ascii="Times New Roman" w:hAnsi="Times New Roman"/>
            <w:b/>
            <w:noProof/>
            <w:sz w:val="22"/>
          </w:rPr>
          <w:t xml:space="preserve">Figure 9 </w:t>
        </w:r>
        <w:r w:rsidR="00891B67" w:rsidRPr="00891B67">
          <w:rPr>
            <w:rStyle w:val="Hyperlink"/>
            <w:rFonts w:ascii="Times New Roman" w:hAnsi="Times New Roman"/>
            <w:noProof/>
            <w:sz w:val="22"/>
          </w:rPr>
          <w:t>The</w:t>
        </w:r>
        <w:r w:rsidR="00891B67" w:rsidRPr="00891B67">
          <w:rPr>
            <w:rStyle w:val="Hyperlink"/>
            <w:rFonts w:ascii="Times New Roman" w:hAnsi="Times New Roman"/>
            <w:b/>
            <w:noProof/>
            <w:sz w:val="22"/>
          </w:rPr>
          <w:t xml:space="preserve"> </w:t>
        </w:r>
        <w:r w:rsidR="00891B67" w:rsidRPr="00891B67">
          <w:rPr>
            <w:rStyle w:val="Hyperlink"/>
            <w:rFonts w:ascii="Times New Roman" w:hAnsi="Times New Roman"/>
            <w:noProof/>
            <w:sz w:val="22"/>
          </w:rPr>
          <w:t>host PC polls the nodes one by one to read offspring configuration profiles and establish system configuration profile. Note that the host PC acquires the absolute addresses of all offspring nodes of a parent node through its “offspring configuration profile”. So the all the commands sent here are point-to-point commands with absolute addresses.</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_Toc358368921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22</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22" w:history="1">
        <w:r w:rsidR="00891B67" w:rsidRPr="00891B67">
          <w:rPr>
            <w:rStyle w:val="Hyperlink"/>
            <w:rFonts w:ascii="Times New Roman" w:hAnsi="Times New Roman"/>
            <w:b/>
            <w:noProof/>
            <w:sz w:val="22"/>
          </w:rPr>
          <w:t xml:space="preserve">Figure 10 </w:t>
        </w:r>
        <w:r w:rsidR="00891B67" w:rsidRPr="00891B67">
          <w:rPr>
            <w:rStyle w:val="Hyperlink"/>
            <w:rFonts w:ascii="Times New Roman" w:hAnsi="Times New Roman"/>
            <w:noProof/>
            <w:sz w:val="22"/>
          </w:rPr>
          <w:t>Format of system commands and responses</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_Toc358368922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23</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23" w:history="1">
        <w:r w:rsidR="00891B67" w:rsidRPr="00891B67">
          <w:rPr>
            <w:rStyle w:val="Hyperlink"/>
            <w:rFonts w:ascii="Times New Roman" w:hAnsi="Times New Roman"/>
            <w:b/>
            <w:noProof/>
            <w:sz w:val="22"/>
          </w:rPr>
          <w:t xml:space="preserve">Figure 11 </w:t>
        </w:r>
        <w:r w:rsidR="00891B67" w:rsidRPr="00891B67">
          <w:rPr>
            <w:rStyle w:val="Hyperlink"/>
            <w:rFonts w:ascii="Times New Roman" w:hAnsi="Times New Roman"/>
            <w:noProof/>
            <w:sz w:val="22"/>
          </w:rPr>
          <w:t>The definition of the 16-bit command/response ID word</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_Toc358368923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24</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24" w:history="1">
        <w:r w:rsidR="00891B67" w:rsidRPr="00891B67">
          <w:rPr>
            <w:rStyle w:val="Hyperlink"/>
            <w:rFonts w:ascii="Times New Roman" w:hAnsi="Times New Roman"/>
            <w:b/>
            <w:noProof/>
            <w:sz w:val="22"/>
          </w:rPr>
          <w:t xml:space="preserve">Figure 12 </w:t>
        </w:r>
        <w:r w:rsidR="00891B67" w:rsidRPr="00891B67">
          <w:rPr>
            <w:rStyle w:val="Hyperlink"/>
            <w:rFonts w:ascii="Times New Roman" w:hAnsi="Times New Roman"/>
            <w:noProof/>
            <w:sz w:val="22"/>
          </w:rPr>
          <w:t>Event data path for standard configuration</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_Toc358368924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27</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25" w:history="1">
        <w:r w:rsidR="00891B67" w:rsidRPr="00891B67">
          <w:rPr>
            <w:rStyle w:val="Hyperlink"/>
            <w:rFonts w:ascii="Times New Roman" w:hAnsi="Times New Roman"/>
            <w:b/>
            <w:noProof/>
            <w:sz w:val="22"/>
          </w:rPr>
          <w:t xml:space="preserve">Figure 13 </w:t>
        </w:r>
        <w:r w:rsidR="00891B67" w:rsidRPr="00891B67">
          <w:rPr>
            <w:rStyle w:val="Hyperlink"/>
            <w:rFonts w:ascii="Times New Roman" w:hAnsi="Times New Roman"/>
            <w:noProof/>
            <w:sz w:val="22"/>
          </w:rPr>
          <w:t>Event data path for compact configuration</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_Toc358368925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28</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26" w:history="1">
        <w:r w:rsidR="00891B67" w:rsidRPr="00891B67">
          <w:rPr>
            <w:rStyle w:val="Hyperlink"/>
            <w:rFonts w:ascii="Times New Roman" w:hAnsi="Times New Roman"/>
            <w:b/>
            <w:noProof/>
            <w:sz w:val="22"/>
          </w:rPr>
          <w:t xml:space="preserve">Figure 14 </w:t>
        </w:r>
        <w:r w:rsidR="00891B67" w:rsidRPr="00891B67">
          <w:rPr>
            <w:rStyle w:val="Hyperlink"/>
            <w:rFonts w:ascii="Times New Roman" w:hAnsi="Times New Roman"/>
            <w:noProof/>
            <w:sz w:val="22"/>
          </w:rPr>
          <w:t>Event data path for simplified standard configuration</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_Toc358368926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28</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27" w:history="1">
        <w:r w:rsidR="00891B67" w:rsidRPr="00891B67">
          <w:rPr>
            <w:rStyle w:val="Hyperlink"/>
            <w:rFonts w:ascii="Times New Roman" w:hAnsi="Times New Roman"/>
            <w:b/>
            <w:noProof/>
            <w:sz w:val="22"/>
          </w:rPr>
          <w:t xml:space="preserve">Figure 15 </w:t>
        </w:r>
        <w:r w:rsidR="00891B67" w:rsidRPr="00891B67">
          <w:rPr>
            <w:rStyle w:val="Hyperlink"/>
            <w:rFonts w:ascii="Times New Roman" w:hAnsi="Times New Roman"/>
            <w:noProof/>
            <w:sz w:val="22"/>
          </w:rPr>
          <w:t>Data Length combination 0 (32</w:t>
        </w:r>
        <w:r w:rsidR="00891B67" w:rsidRPr="00891B67">
          <w:rPr>
            <w:rStyle w:val="Hyperlink"/>
            <w:rFonts w:ascii="Times New Roman" w:hAnsi="Times New Roman"/>
            <w:noProof/>
            <w:sz w:val="22"/>
          </w:rPr>
          <w:sym w:font="Wingdings" w:char="F0E0"/>
        </w:r>
        <w:r w:rsidR="00891B67" w:rsidRPr="00891B67">
          <w:rPr>
            <w:rStyle w:val="Hyperlink"/>
            <w:rFonts w:ascii="Times New Roman" w:hAnsi="Times New Roman"/>
            <w:noProof/>
            <w:sz w:val="22"/>
          </w:rPr>
          <w:t xml:space="preserve"> 32)</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_Toc358368927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28</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28" w:history="1">
        <w:r w:rsidR="00891B67" w:rsidRPr="00891B67">
          <w:rPr>
            <w:rStyle w:val="Hyperlink"/>
            <w:rFonts w:ascii="Times New Roman" w:hAnsi="Times New Roman"/>
            <w:b/>
            <w:noProof/>
            <w:sz w:val="22"/>
          </w:rPr>
          <w:t xml:space="preserve">Figure 16 </w:t>
        </w:r>
        <w:r w:rsidR="00891B67" w:rsidRPr="00891B67">
          <w:rPr>
            <w:rStyle w:val="Hyperlink"/>
            <w:rFonts w:ascii="Times New Roman" w:hAnsi="Times New Roman"/>
            <w:noProof/>
            <w:sz w:val="22"/>
          </w:rPr>
          <w:t>Data Length combination 1 (32</w:t>
        </w:r>
        <w:r w:rsidR="00891B67" w:rsidRPr="00891B67">
          <w:rPr>
            <w:rStyle w:val="Hyperlink"/>
            <w:rFonts w:ascii="Times New Roman" w:hAnsi="Times New Roman"/>
            <w:noProof/>
            <w:sz w:val="22"/>
          </w:rPr>
          <w:sym w:font="Wingdings" w:char="F0E0"/>
        </w:r>
        <w:r w:rsidR="00891B67" w:rsidRPr="00891B67">
          <w:rPr>
            <w:rStyle w:val="Hyperlink"/>
            <w:rFonts w:ascii="Times New Roman" w:hAnsi="Times New Roman"/>
            <w:noProof/>
            <w:sz w:val="22"/>
          </w:rPr>
          <w:t xml:space="preserve"> 64)</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_Toc358368928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29</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29" w:history="1">
        <w:r w:rsidR="00891B67" w:rsidRPr="00891B67">
          <w:rPr>
            <w:rStyle w:val="Hyperlink"/>
            <w:rFonts w:ascii="Times New Roman" w:hAnsi="Times New Roman"/>
            <w:b/>
            <w:noProof/>
            <w:sz w:val="22"/>
          </w:rPr>
          <w:t xml:space="preserve">Figure 17 </w:t>
        </w:r>
        <w:r w:rsidR="00891B67" w:rsidRPr="00891B67">
          <w:rPr>
            <w:rStyle w:val="Hyperlink"/>
            <w:rFonts w:ascii="Times New Roman" w:hAnsi="Times New Roman"/>
            <w:noProof/>
            <w:sz w:val="22"/>
          </w:rPr>
          <w:t>Data Length combination 2 (64</w:t>
        </w:r>
        <w:r w:rsidR="00891B67" w:rsidRPr="00891B67">
          <w:rPr>
            <w:rStyle w:val="Hyperlink"/>
            <w:rFonts w:ascii="Times New Roman" w:hAnsi="Times New Roman"/>
            <w:noProof/>
            <w:sz w:val="22"/>
          </w:rPr>
          <w:sym w:font="Wingdings" w:char="F0E0"/>
        </w:r>
        <w:r w:rsidR="00891B67" w:rsidRPr="00891B67">
          <w:rPr>
            <w:rStyle w:val="Hyperlink"/>
            <w:rFonts w:ascii="Times New Roman" w:hAnsi="Times New Roman"/>
            <w:noProof/>
            <w:sz w:val="22"/>
          </w:rPr>
          <w:t xml:space="preserve"> 64)</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_Toc358368929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29</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30" w:history="1">
        <w:r w:rsidR="00891B67" w:rsidRPr="00891B67">
          <w:rPr>
            <w:rStyle w:val="Hyperlink"/>
            <w:rFonts w:ascii="Times New Roman" w:hAnsi="Times New Roman"/>
            <w:b/>
            <w:noProof/>
            <w:sz w:val="22"/>
          </w:rPr>
          <w:t xml:space="preserve">Figure 18 </w:t>
        </w:r>
        <w:r w:rsidR="00891B67" w:rsidRPr="00891B67">
          <w:rPr>
            <w:rStyle w:val="Hyperlink"/>
            <w:rFonts w:ascii="Times New Roman" w:hAnsi="Times New Roman"/>
            <w:noProof/>
            <w:sz w:val="22"/>
          </w:rPr>
          <w:t>Data Length combination 3 (64</w:t>
        </w:r>
        <w:r w:rsidR="00891B67" w:rsidRPr="00891B67">
          <w:rPr>
            <w:rStyle w:val="Hyperlink"/>
            <w:rFonts w:ascii="Times New Roman" w:hAnsi="Times New Roman"/>
            <w:noProof/>
            <w:sz w:val="22"/>
          </w:rPr>
          <w:sym w:font="Wingdings" w:char="F0E0"/>
        </w:r>
        <w:r w:rsidR="00891B67" w:rsidRPr="00891B67">
          <w:rPr>
            <w:rStyle w:val="Hyperlink"/>
            <w:rFonts w:ascii="Times New Roman" w:hAnsi="Times New Roman"/>
            <w:noProof/>
            <w:sz w:val="22"/>
          </w:rPr>
          <w:t xml:space="preserve"> 64)</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_Toc358368930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29</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31" w:history="1">
        <w:r w:rsidR="00891B67" w:rsidRPr="00891B67">
          <w:rPr>
            <w:rStyle w:val="Hyperlink"/>
            <w:rFonts w:ascii="Times New Roman" w:hAnsi="Times New Roman"/>
            <w:b/>
            <w:noProof/>
            <w:sz w:val="22"/>
          </w:rPr>
          <w:t xml:space="preserve">Figure 19 </w:t>
        </w:r>
        <w:r w:rsidR="00891B67" w:rsidRPr="00891B67">
          <w:rPr>
            <w:rStyle w:val="Hyperlink"/>
            <w:rFonts w:ascii="Times New Roman" w:hAnsi="Times New Roman"/>
            <w:noProof/>
            <w:sz w:val="22"/>
          </w:rPr>
          <w:t>Format of the 32-bit single event data</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_Toc358368931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30</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32" w:history="1">
        <w:r w:rsidR="00891B67" w:rsidRPr="00891B67">
          <w:rPr>
            <w:rStyle w:val="Hyperlink"/>
            <w:rFonts w:ascii="Times New Roman" w:hAnsi="Times New Roman"/>
            <w:b/>
            <w:noProof/>
            <w:sz w:val="22"/>
          </w:rPr>
          <w:t xml:space="preserve">Figure 20 </w:t>
        </w:r>
        <w:r w:rsidR="00891B67" w:rsidRPr="00891B67">
          <w:rPr>
            <w:rStyle w:val="Hyperlink"/>
            <w:rFonts w:ascii="Times New Roman" w:hAnsi="Times New Roman"/>
            <w:noProof/>
            <w:sz w:val="22"/>
          </w:rPr>
          <w:t>Demonstrations of how the addresses are added to the event data when it transmitted from DB to CUC.</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_Toc358368932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31</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33" w:history="1">
        <w:r w:rsidR="00891B67" w:rsidRPr="00891B67">
          <w:rPr>
            <w:rStyle w:val="Hyperlink"/>
            <w:rFonts w:ascii="Times New Roman" w:hAnsi="Times New Roman"/>
            <w:b/>
            <w:noProof/>
            <w:sz w:val="22"/>
          </w:rPr>
          <w:t xml:space="preserve">Figure 21 </w:t>
        </w:r>
        <w:r w:rsidR="00891B67" w:rsidRPr="00891B67">
          <w:rPr>
            <w:rStyle w:val="Hyperlink"/>
            <w:rFonts w:ascii="Times New Roman" w:hAnsi="Times New Roman"/>
            <w:noProof/>
            <w:sz w:val="22"/>
          </w:rPr>
          <w:t>Format of the 32-bit raw ADC data.</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_Toc358368933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33</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34" w:history="1">
        <w:r w:rsidR="00891B67" w:rsidRPr="00891B67">
          <w:rPr>
            <w:rStyle w:val="Hyperlink"/>
            <w:rFonts w:ascii="Times New Roman" w:hAnsi="Times New Roman"/>
            <w:b/>
            <w:noProof/>
            <w:sz w:val="22"/>
          </w:rPr>
          <w:t xml:space="preserve">Figure 22 </w:t>
        </w:r>
        <w:r w:rsidR="00891B67" w:rsidRPr="00891B67">
          <w:rPr>
            <w:rStyle w:val="Hyperlink"/>
            <w:rFonts w:ascii="Times New Roman" w:hAnsi="Times New Roman"/>
            <w:noProof/>
            <w:sz w:val="22"/>
          </w:rPr>
          <w:t>Demonstrations of how the addresses are added to the event data when it transmitted from DB to CUC.</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_Toc358368934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34</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35" w:history="1">
        <w:r w:rsidR="00891B67" w:rsidRPr="00891B67">
          <w:rPr>
            <w:rStyle w:val="Hyperlink"/>
            <w:rFonts w:ascii="Times New Roman" w:hAnsi="Times New Roman"/>
            <w:b/>
            <w:noProof/>
            <w:sz w:val="22"/>
          </w:rPr>
          <w:t xml:space="preserve">Figure 23 </w:t>
        </w:r>
        <w:r w:rsidR="00891B67" w:rsidRPr="00891B67">
          <w:rPr>
            <w:rStyle w:val="Hyperlink"/>
            <w:rFonts w:ascii="Times New Roman" w:hAnsi="Times New Roman"/>
            <w:noProof/>
            <w:sz w:val="22"/>
          </w:rPr>
          <w:t>The format of the 64-bit single event data.</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_Toc358368935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35</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36" w:history="1">
        <w:r w:rsidR="00891B67" w:rsidRPr="00891B67">
          <w:rPr>
            <w:rStyle w:val="Hyperlink"/>
            <w:rFonts w:ascii="Times New Roman" w:hAnsi="Times New Roman"/>
            <w:b/>
            <w:noProof/>
            <w:sz w:val="22"/>
          </w:rPr>
          <w:t xml:space="preserve">Figure 24 </w:t>
        </w:r>
        <w:r w:rsidR="00891B67" w:rsidRPr="00891B67">
          <w:rPr>
            <w:rStyle w:val="Hyperlink"/>
            <w:rFonts w:ascii="Times New Roman" w:hAnsi="Times New Roman"/>
            <w:noProof/>
            <w:sz w:val="22"/>
          </w:rPr>
          <w:t>The format of the 64-bit coincidence event data.</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_Toc358368936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38</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37" w:history="1">
        <w:r w:rsidR="00891B67" w:rsidRPr="00891B67">
          <w:rPr>
            <w:rStyle w:val="Hyperlink"/>
            <w:rFonts w:ascii="Times New Roman" w:hAnsi="Times New Roman"/>
            <w:b/>
            <w:noProof/>
            <w:sz w:val="22"/>
          </w:rPr>
          <w:t xml:space="preserve">Figure 25 </w:t>
        </w:r>
        <w:r w:rsidR="00891B67" w:rsidRPr="00891B67">
          <w:rPr>
            <w:rStyle w:val="Hyperlink"/>
            <w:rFonts w:ascii="Times New Roman" w:hAnsi="Times New Roman"/>
            <w:noProof/>
            <w:sz w:val="22"/>
          </w:rPr>
          <w:t>The format of the 32-bit coincidence event data.</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_Toc358368937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38</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38" w:history="1">
        <w:r w:rsidR="00891B67" w:rsidRPr="00891B67">
          <w:rPr>
            <w:rStyle w:val="Hyperlink"/>
            <w:rFonts w:ascii="Times New Roman" w:hAnsi="Times New Roman"/>
            <w:b/>
            <w:noProof/>
            <w:sz w:val="22"/>
          </w:rPr>
          <w:t xml:space="preserve">Figure 26 </w:t>
        </w:r>
        <w:r w:rsidR="00891B67" w:rsidRPr="00891B67">
          <w:rPr>
            <w:rStyle w:val="Hyperlink"/>
            <w:rFonts w:ascii="Times New Roman" w:hAnsi="Times New Roman"/>
            <w:noProof/>
            <w:sz w:val="22"/>
          </w:rPr>
          <w:t>The format of the 64-bit status word.</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_Toc358368938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40</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39" w:history="1">
        <w:r w:rsidR="00891B67" w:rsidRPr="00891B67">
          <w:rPr>
            <w:rStyle w:val="Hyperlink"/>
            <w:rFonts w:ascii="Times New Roman" w:hAnsi="Times New Roman"/>
            <w:b/>
            <w:noProof/>
            <w:sz w:val="22"/>
          </w:rPr>
          <w:t xml:space="preserve">Figure 27 </w:t>
        </w:r>
        <w:r w:rsidR="00891B67" w:rsidRPr="00891B67">
          <w:rPr>
            <w:rStyle w:val="Hyperlink"/>
            <w:rFonts w:ascii="Times New Roman" w:hAnsi="Times New Roman"/>
            <w:noProof/>
            <w:sz w:val="22"/>
          </w:rPr>
          <w:t>The format of event data format/timer word.</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_Toc358368939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41</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40" w:history="1">
        <w:r w:rsidR="00891B67" w:rsidRPr="00891B67">
          <w:rPr>
            <w:rStyle w:val="Hyperlink"/>
            <w:rFonts w:ascii="Times New Roman" w:hAnsi="Times New Roman"/>
            <w:b/>
            <w:noProof/>
            <w:sz w:val="22"/>
          </w:rPr>
          <w:t xml:space="preserve">Figure 28 </w:t>
        </w:r>
        <w:r w:rsidR="00891B67" w:rsidRPr="00891B67">
          <w:rPr>
            <w:rStyle w:val="Hyperlink"/>
            <w:rFonts w:ascii="Times New Roman" w:hAnsi="Times New Roman"/>
            <w:noProof/>
            <w:sz w:val="22"/>
          </w:rPr>
          <w:t>The format of Coincidence Event rate word.</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_Toc358368940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43</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41" w:history="1">
        <w:r w:rsidR="00891B67" w:rsidRPr="00891B67">
          <w:rPr>
            <w:rStyle w:val="Hyperlink"/>
            <w:rFonts w:ascii="Times New Roman" w:hAnsi="Times New Roman"/>
            <w:b/>
            <w:noProof/>
            <w:sz w:val="22"/>
          </w:rPr>
          <w:t xml:space="preserve">Figure 29 </w:t>
        </w:r>
        <w:r w:rsidR="00891B67" w:rsidRPr="00891B67">
          <w:rPr>
            <w:rStyle w:val="Hyperlink"/>
            <w:rFonts w:ascii="Times New Roman" w:hAnsi="Times New Roman"/>
            <w:noProof/>
            <w:sz w:val="22"/>
          </w:rPr>
          <w:t>The format of single event rate word.</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_Toc358368941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44</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42" w:history="1">
        <w:r w:rsidR="00891B67" w:rsidRPr="00891B67">
          <w:rPr>
            <w:rStyle w:val="Hyperlink"/>
            <w:rFonts w:ascii="Times New Roman" w:hAnsi="Times New Roman"/>
            <w:b/>
            <w:noProof/>
            <w:sz w:val="22"/>
          </w:rPr>
          <w:t xml:space="preserve">Figure 30 </w:t>
        </w:r>
        <w:r w:rsidR="00891B67" w:rsidRPr="00891B67">
          <w:rPr>
            <w:rStyle w:val="Hyperlink"/>
            <w:rFonts w:ascii="Times New Roman" w:hAnsi="Times New Roman"/>
            <w:noProof/>
            <w:sz w:val="22"/>
          </w:rPr>
          <w:t>In “event data format/timer word”, bit 56 and bit 53 to 48 (7 bits) are used to define event data..</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_Toc358368942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47</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43" w:history="1">
        <w:r w:rsidR="00891B67" w:rsidRPr="00891B67">
          <w:rPr>
            <w:rStyle w:val="Hyperlink"/>
            <w:rFonts w:ascii="Times New Roman" w:hAnsi="Times New Roman"/>
            <w:b/>
            <w:noProof/>
            <w:sz w:val="22"/>
          </w:rPr>
          <w:t xml:space="preserve">Figure 31 </w:t>
        </w:r>
        <w:r w:rsidR="00891B67" w:rsidRPr="00891B67">
          <w:rPr>
            <w:rStyle w:val="Hyperlink"/>
            <w:rFonts w:ascii="Times New Roman" w:hAnsi="Times New Roman"/>
            <w:noProof/>
            <w:sz w:val="22"/>
          </w:rPr>
          <w:t>flowchart to decode a list mode data file.</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_Toc358368943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49</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44" w:history="1">
        <w:r w:rsidR="00891B67" w:rsidRPr="00891B67">
          <w:rPr>
            <w:rStyle w:val="Hyperlink"/>
            <w:rFonts w:ascii="Times New Roman" w:hAnsi="Times New Roman"/>
            <w:b/>
            <w:noProof/>
            <w:sz w:val="22"/>
          </w:rPr>
          <w:t xml:space="preserve">Figure 32 </w:t>
        </w:r>
        <w:r w:rsidR="00891B67" w:rsidRPr="00891B67">
          <w:rPr>
            <w:rStyle w:val="Hyperlink"/>
            <w:rFonts w:ascii="Times New Roman" w:hAnsi="Times New Roman"/>
            <w:noProof/>
            <w:sz w:val="22"/>
          </w:rPr>
          <w:t>The framework model for the host computer software.</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_Toc358368944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52</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45" w:history="1">
        <w:r w:rsidR="00891B67" w:rsidRPr="00891B67">
          <w:rPr>
            <w:rStyle w:val="Hyperlink"/>
            <w:rFonts w:ascii="Times New Roman" w:hAnsi="Times New Roman"/>
            <w:b/>
            <w:noProof/>
            <w:sz w:val="22"/>
          </w:rPr>
          <w:t xml:space="preserve">Figure 33 </w:t>
        </w:r>
        <w:r w:rsidR="00891B67" w:rsidRPr="00891B67">
          <w:rPr>
            <w:rStyle w:val="Hyperlink"/>
            <w:rFonts w:ascii="Times New Roman" w:hAnsi="Times New Roman"/>
            <w:noProof/>
            <w:sz w:val="22"/>
          </w:rPr>
          <w:t>The framework model for the CUC/MB/DUC/CDUC software.</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_Toc358368945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54</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46" w:history="1">
        <w:r w:rsidR="00891B67" w:rsidRPr="00891B67">
          <w:rPr>
            <w:rStyle w:val="Hyperlink"/>
            <w:rFonts w:ascii="Times New Roman" w:hAnsi="Times New Roman"/>
            <w:b/>
            <w:noProof/>
            <w:sz w:val="22"/>
          </w:rPr>
          <w:t xml:space="preserve">Figure 34 </w:t>
        </w:r>
        <w:r w:rsidR="00891B67" w:rsidRPr="00891B67">
          <w:rPr>
            <w:rStyle w:val="Hyperlink"/>
            <w:rFonts w:ascii="Times New Roman" w:hAnsi="Times New Roman"/>
            <w:noProof/>
            <w:sz w:val="22"/>
          </w:rPr>
          <w:t>The command message package, an example.</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_Toc358368946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55</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47" w:history="1">
        <w:r w:rsidR="00891B67" w:rsidRPr="00891B67">
          <w:rPr>
            <w:rStyle w:val="Hyperlink"/>
            <w:rFonts w:ascii="Times New Roman" w:hAnsi="Times New Roman"/>
            <w:b/>
            <w:noProof/>
            <w:sz w:val="22"/>
          </w:rPr>
          <w:t xml:space="preserve">Figure 35 </w:t>
        </w:r>
        <w:r w:rsidR="00891B67" w:rsidRPr="00891B67">
          <w:rPr>
            <w:rStyle w:val="Hyperlink"/>
            <w:rFonts w:ascii="Times New Roman" w:hAnsi="Times New Roman"/>
            <w:noProof/>
            <w:sz w:val="22"/>
          </w:rPr>
          <w:t>The response message package, an example.</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_Toc358368947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56</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48" w:history="1">
        <w:r w:rsidR="00891B67" w:rsidRPr="00891B67">
          <w:rPr>
            <w:rStyle w:val="Hyperlink"/>
            <w:rFonts w:ascii="Times New Roman" w:hAnsi="Times New Roman"/>
            <w:b/>
            <w:noProof/>
            <w:sz w:val="22"/>
          </w:rPr>
          <w:t xml:space="preserve">Figure 36 </w:t>
        </w:r>
        <w:r w:rsidR="00891B67" w:rsidRPr="00891B67">
          <w:rPr>
            <w:rStyle w:val="Hyperlink"/>
            <w:rFonts w:ascii="Times New Roman" w:hAnsi="Times New Roman"/>
            <w:noProof/>
            <w:sz w:val="22"/>
          </w:rPr>
          <w:t>CUC/MB/DUC/CDUC firmware (FPGA) framework model.</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_Toc358368948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59</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49" w:history="1">
        <w:r w:rsidR="00891B67" w:rsidRPr="00891B67">
          <w:rPr>
            <w:rStyle w:val="Hyperlink"/>
            <w:rFonts w:ascii="Times New Roman" w:hAnsi="Times New Roman"/>
            <w:b/>
            <w:noProof/>
            <w:sz w:val="22"/>
          </w:rPr>
          <w:t xml:space="preserve">Figure 37 </w:t>
        </w:r>
        <w:r w:rsidR="00891B67" w:rsidRPr="00891B67">
          <w:rPr>
            <w:rStyle w:val="Hyperlink"/>
            <w:rFonts w:ascii="Times New Roman" w:hAnsi="Times New Roman"/>
            <w:noProof/>
            <w:sz w:val="22"/>
          </w:rPr>
          <w:t>The DB firmware framework model.</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_Toc358368949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61</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50" w:history="1">
        <w:r w:rsidR="00891B67" w:rsidRPr="00891B67">
          <w:rPr>
            <w:rStyle w:val="Hyperlink"/>
            <w:rFonts w:ascii="Times New Roman" w:hAnsi="Times New Roman"/>
            <w:b/>
            <w:noProof/>
            <w:sz w:val="22"/>
          </w:rPr>
          <w:t xml:space="preserve">Figure 38 </w:t>
        </w:r>
        <w:r w:rsidR="00891B67" w:rsidRPr="00891B67">
          <w:rPr>
            <w:rStyle w:val="Hyperlink"/>
            <w:rFonts w:ascii="Times New Roman" w:hAnsi="Times New Roman"/>
            <w:noProof/>
            <w:sz w:val="22"/>
          </w:rPr>
          <w:t>C code program files style.</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_Toc358368950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63</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51" w:history="1">
        <w:r w:rsidR="00891B67" w:rsidRPr="00891B67">
          <w:rPr>
            <w:rStyle w:val="Hyperlink"/>
            <w:rFonts w:ascii="Times New Roman" w:hAnsi="Times New Roman"/>
            <w:b/>
            <w:noProof/>
            <w:sz w:val="22"/>
          </w:rPr>
          <w:t xml:space="preserve">Figure 39 </w:t>
        </w:r>
        <w:r w:rsidR="00891B67" w:rsidRPr="00891B67">
          <w:rPr>
            <w:rStyle w:val="Hyperlink"/>
            <w:rFonts w:ascii="Times New Roman" w:hAnsi="Times New Roman"/>
            <w:noProof/>
            <w:sz w:val="22"/>
          </w:rPr>
          <w:t>Program file prolog format.</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_Toc358368951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66</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52" w:history="1">
        <w:r w:rsidR="00891B67" w:rsidRPr="00891B67">
          <w:rPr>
            <w:rStyle w:val="Hyperlink"/>
            <w:rFonts w:ascii="Times New Roman" w:hAnsi="Times New Roman"/>
            <w:b/>
            <w:noProof/>
            <w:sz w:val="22"/>
          </w:rPr>
          <w:t xml:space="preserve">Figure 40 </w:t>
        </w:r>
        <w:r w:rsidR="00891B67" w:rsidRPr="00891B67">
          <w:rPr>
            <w:rStyle w:val="Hyperlink"/>
            <w:rFonts w:ascii="Times New Roman" w:hAnsi="Times New Roman"/>
            <w:noProof/>
            <w:sz w:val="22"/>
          </w:rPr>
          <w:t>function prolog format.</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_Toc358368952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68</w:t>
        </w:r>
        <w:r w:rsidR="00891B67" w:rsidRPr="00891B67">
          <w:rPr>
            <w:rFonts w:ascii="Times New Roman" w:hAnsi="Times New Roman"/>
            <w:noProof/>
            <w:webHidden/>
            <w:sz w:val="22"/>
          </w:rPr>
          <w:fldChar w:fldCharType="end"/>
        </w:r>
      </w:hyperlink>
    </w:p>
    <w:p w:rsidR="00891B67" w:rsidRPr="00891B67" w:rsidRDefault="00341D9D" w:rsidP="00891B67">
      <w:pPr>
        <w:pStyle w:val="TableofFigures"/>
        <w:tabs>
          <w:tab w:val="right" w:leader="dot" w:pos="9350"/>
        </w:tabs>
        <w:spacing w:before="120" w:after="120"/>
        <w:rPr>
          <w:rFonts w:ascii="Times New Roman" w:eastAsiaTheme="minorEastAsia" w:hAnsi="Times New Roman"/>
          <w:smallCaps w:val="0"/>
          <w:noProof/>
          <w:sz w:val="24"/>
          <w:szCs w:val="22"/>
        </w:rPr>
      </w:pPr>
      <w:hyperlink w:anchor="_Toc358368953" w:history="1">
        <w:r w:rsidR="00891B67" w:rsidRPr="00891B67">
          <w:rPr>
            <w:rStyle w:val="Hyperlink"/>
            <w:rFonts w:ascii="Times New Roman" w:hAnsi="Times New Roman"/>
            <w:b/>
            <w:noProof/>
            <w:sz w:val="22"/>
          </w:rPr>
          <w:t xml:space="preserve">Figure 41 </w:t>
        </w:r>
        <w:r w:rsidR="00891B67" w:rsidRPr="00891B67">
          <w:rPr>
            <w:rStyle w:val="Hyperlink"/>
            <w:rFonts w:ascii="Times New Roman" w:hAnsi="Times New Roman"/>
            <w:noProof/>
            <w:sz w:val="22"/>
          </w:rPr>
          <w:t>The OpenPET System Boot-up Sequence.</w:t>
        </w:r>
        <w:r w:rsidR="00891B67" w:rsidRPr="00891B67">
          <w:rPr>
            <w:rFonts w:ascii="Times New Roman" w:hAnsi="Times New Roman"/>
            <w:noProof/>
            <w:webHidden/>
            <w:sz w:val="22"/>
          </w:rPr>
          <w:tab/>
        </w:r>
        <w:r w:rsidR="00891B67" w:rsidRPr="00891B67">
          <w:rPr>
            <w:rFonts w:ascii="Times New Roman" w:hAnsi="Times New Roman"/>
            <w:noProof/>
            <w:webHidden/>
            <w:sz w:val="22"/>
          </w:rPr>
          <w:fldChar w:fldCharType="begin"/>
        </w:r>
        <w:r w:rsidR="00891B67" w:rsidRPr="00891B67">
          <w:rPr>
            <w:rFonts w:ascii="Times New Roman" w:hAnsi="Times New Roman"/>
            <w:noProof/>
            <w:webHidden/>
            <w:sz w:val="22"/>
          </w:rPr>
          <w:instrText xml:space="preserve"> PAGEREF _Toc358368953 \h </w:instrText>
        </w:r>
        <w:r w:rsidR="00891B67" w:rsidRPr="00891B67">
          <w:rPr>
            <w:rFonts w:ascii="Times New Roman" w:hAnsi="Times New Roman"/>
            <w:noProof/>
            <w:webHidden/>
            <w:sz w:val="22"/>
          </w:rPr>
        </w:r>
        <w:r w:rsidR="00891B67" w:rsidRPr="00891B67">
          <w:rPr>
            <w:rFonts w:ascii="Times New Roman" w:hAnsi="Times New Roman"/>
            <w:noProof/>
            <w:webHidden/>
            <w:sz w:val="22"/>
          </w:rPr>
          <w:fldChar w:fldCharType="separate"/>
        </w:r>
        <w:r w:rsidR="00891B67" w:rsidRPr="00891B67">
          <w:rPr>
            <w:rFonts w:ascii="Times New Roman" w:hAnsi="Times New Roman"/>
            <w:noProof/>
            <w:webHidden/>
            <w:sz w:val="22"/>
          </w:rPr>
          <w:t>70</w:t>
        </w:r>
        <w:r w:rsidR="00891B67" w:rsidRPr="00891B67">
          <w:rPr>
            <w:rFonts w:ascii="Times New Roman" w:hAnsi="Times New Roman"/>
            <w:noProof/>
            <w:webHidden/>
            <w:sz w:val="22"/>
          </w:rPr>
          <w:fldChar w:fldCharType="end"/>
        </w:r>
      </w:hyperlink>
    </w:p>
    <w:p w:rsidR="00DD08FB" w:rsidRDefault="009278BF" w:rsidP="00891B67">
      <w:pPr>
        <w:pStyle w:val="Heading1"/>
        <w:spacing w:before="120" w:after="120"/>
        <w:jc w:val="center"/>
        <w:rPr>
          <w:color w:val="auto"/>
        </w:rPr>
      </w:pPr>
      <w:r w:rsidRPr="00891B67">
        <w:rPr>
          <w:rFonts w:ascii="Times New Roman" w:eastAsia="SimSun" w:hAnsi="Times New Roman" w:cs="Times New Roman"/>
          <w:i/>
          <w:iCs/>
          <w:caps/>
          <w:color w:val="auto"/>
          <w:sz w:val="24"/>
          <w:szCs w:val="20"/>
        </w:rPr>
        <w:fldChar w:fldCharType="end"/>
      </w:r>
    </w:p>
    <w:p w:rsidR="00DD08FB" w:rsidRDefault="00DD08FB" w:rsidP="002C0D5C">
      <w:pPr>
        <w:pStyle w:val="Heading1"/>
        <w:jc w:val="center"/>
        <w:rPr>
          <w:color w:val="auto"/>
        </w:rPr>
      </w:pPr>
    </w:p>
    <w:p w:rsidR="00423375" w:rsidRDefault="00423375">
      <w:pPr>
        <w:spacing w:after="0" w:line="240" w:lineRule="auto"/>
        <w:rPr>
          <w:rFonts w:asciiTheme="majorHAnsi" w:eastAsiaTheme="majorEastAsia" w:hAnsiTheme="majorHAnsi" w:cstheme="majorBidi"/>
          <w:b/>
          <w:bCs/>
          <w:sz w:val="28"/>
          <w:szCs w:val="28"/>
        </w:rPr>
      </w:pPr>
      <w:r>
        <w:br w:type="page"/>
      </w:r>
    </w:p>
    <w:p w:rsidR="002C0D5C" w:rsidRPr="002C0D5C" w:rsidRDefault="002C0D5C" w:rsidP="002C0D5C">
      <w:pPr>
        <w:pStyle w:val="Heading1"/>
        <w:jc w:val="center"/>
        <w:rPr>
          <w:color w:val="auto"/>
        </w:rPr>
      </w:pPr>
      <w:bookmarkStart w:id="1" w:name="_Toc358368721"/>
      <w:r w:rsidRPr="002C0D5C">
        <w:rPr>
          <w:rFonts w:hint="eastAsia"/>
          <w:color w:val="auto"/>
        </w:rPr>
        <w:lastRenderedPageBreak/>
        <w:t>Abbreviations</w:t>
      </w:r>
      <w:bookmarkEnd w:id="1"/>
    </w:p>
    <w:p w:rsidR="002C0D5C" w:rsidRDefault="002C0D5C" w:rsidP="002C0D5C">
      <w:pPr>
        <w:spacing w:after="0"/>
        <w:ind w:firstLine="360"/>
        <w:jc w:val="both"/>
        <w:rPr>
          <w:rFonts w:ascii="Times New Roman" w:hAnsi="Times New Roman"/>
          <w:color w:val="000000"/>
        </w:rPr>
      </w:pPr>
    </w:p>
    <w:p w:rsidR="00B572FF" w:rsidRPr="002C0D5C" w:rsidRDefault="00B572FF" w:rsidP="00B572FF">
      <w:pPr>
        <w:spacing w:after="0"/>
        <w:ind w:firstLine="360"/>
        <w:jc w:val="both"/>
        <w:rPr>
          <w:rFonts w:ascii="Times New Roman" w:hAnsi="Times New Roman"/>
          <w:color w:val="000000"/>
        </w:rPr>
      </w:pPr>
      <w:r w:rsidRPr="002C0D5C">
        <w:rPr>
          <w:rFonts w:ascii="Times New Roman" w:hAnsi="Times New Roman" w:hint="eastAsia"/>
          <w:color w:val="000000"/>
        </w:rPr>
        <w:t>SB:</w:t>
      </w:r>
      <w:r>
        <w:rPr>
          <w:rFonts w:ascii="Times New Roman" w:hAnsi="Times New Roman" w:hint="eastAsia"/>
          <w:color w:val="000000"/>
        </w:rPr>
        <w:t xml:space="preserve"> Support Board</w:t>
      </w:r>
    </w:p>
    <w:p w:rsidR="00B572FF" w:rsidRDefault="00B572FF" w:rsidP="00B572FF">
      <w:pPr>
        <w:spacing w:after="0"/>
        <w:ind w:firstLine="360"/>
        <w:jc w:val="both"/>
        <w:rPr>
          <w:rFonts w:ascii="Times New Roman" w:hAnsi="Times New Roman"/>
          <w:color w:val="000000"/>
        </w:rPr>
      </w:pPr>
      <w:r w:rsidRPr="002C0D5C">
        <w:rPr>
          <w:rFonts w:ascii="Times New Roman" w:hAnsi="Times New Roman" w:hint="eastAsia"/>
          <w:color w:val="000000"/>
        </w:rPr>
        <w:t>DB:</w:t>
      </w:r>
      <w:r>
        <w:rPr>
          <w:rFonts w:ascii="Times New Roman" w:hAnsi="Times New Roman" w:hint="eastAsia"/>
          <w:color w:val="000000"/>
        </w:rPr>
        <w:t xml:space="preserve"> Detector Board</w:t>
      </w:r>
    </w:p>
    <w:p w:rsidR="002C0D5C" w:rsidRPr="002C0D5C" w:rsidRDefault="002C0D5C" w:rsidP="002C0D5C">
      <w:pPr>
        <w:spacing w:after="0"/>
        <w:ind w:firstLine="360"/>
        <w:jc w:val="both"/>
        <w:rPr>
          <w:rFonts w:ascii="Times New Roman" w:hAnsi="Times New Roman"/>
          <w:color w:val="000000"/>
        </w:rPr>
      </w:pPr>
      <w:r w:rsidRPr="002C0D5C">
        <w:rPr>
          <w:rFonts w:ascii="Times New Roman" w:hAnsi="Times New Roman" w:hint="eastAsia"/>
          <w:color w:val="000000"/>
        </w:rPr>
        <w:t xml:space="preserve">MB: </w:t>
      </w:r>
      <w:r>
        <w:rPr>
          <w:rFonts w:ascii="Times New Roman" w:hAnsi="Times New Roman" w:hint="eastAsia"/>
          <w:color w:val="000000"/>
        </w:rPr>
        <w:t>M</w:t>
      </w:r>
      <w:r>
        <w:rPr>
          <w:rFonts w:ascii="Times New Roman" w:hAnsi="Times New Roman"/>
          <w:color w:val="000000"/>
        </w:rPr>
        <w:t xml:space="preserve">ultiplexer </w:t>
      </w:r>
      <w:r w:rsidRPr="002C0D5C">
        <w:rPr>
          <w:rFonts w:ascii="Times New Roman" w:hAnsi="Times New Roman" w:hint="eastAsia"/>
          <w:color w:val="000000"/>
        </w:rPr>
        <w:t>Board</w:t>
      </w:r>
      <w:r w:rsidR="00D433AE">
        <w:rPr>
          <w:rFonts w:ascii="Times New Roman" w:hAnsi="Times New Roman"/>
          <w:color w:val="000000"/>
        </w:rPr>
        <w:t xml:space="preserve"> (</w:t>
      </w:r>
      <w:r w:rsidR="004F04CC">
        <w:rPr>
          <w:rFonts w:ascii="Times New Roman" w:hAnsi="Times New Roman"/>
          <w:color w:val="000000"/>
        </w:rPr>
        <w:t xml:space="preserve">also called </w:t>
      </w:r>
      <w:r w:rsidR="00D433AE">
        <w:rPr>
          <w:rFonts w:ascii="Times New Roman" w:hAnsi="Times New Roman"/>
          <w:color w:val="000000"/>
        </w:rPr>
        <w:t>high</w:t>
      </w:r>
      <w:r w:rsidR="00B96721">
        <w:rPr>
          <w:rFonts w:ascii="Times New Roman" w:hAnsi="Times New Roman"/>
          <w:color w:val="000000"/>
        </w:rPr>
        <w:t>-</w:t>
      </w:r>
      <w:r w:rsidR="00D433AE">
        <w:rPr>
          <w:rFonts w:ascii="Times New Roman" w:hAnsi="Times New Roman"/>
          <w:color w:val="000000"/>
        </w:rPr>
        <w:t>speed data transceiver board)</w:t>
      </w:r>
    </w:p>
    <w:p w:rsidR="004F04CC" w:rsidRPr="002C0D5C" w:rsidRDefault="004F04CC" w:rsidP="002C0D5C">
      <w:pPr>
        <w:spacing w:after="0"/>
        <w:ind w:firstLine="360"/>
        <w:jc w:val="both"/>
        <w:rPr>
          <w:rFonts w:ascii="Times New Roman" w:hAnsi="Times New Roman"/>
          <w:color w:val="000000"/>
        </w:rPr>
      </w:pPr>
    </w:p>
    <w:p w:rsidR="002C0D5C" w:rsidRPr="002C0D5C" w:rsidRDefault="002C0D5C" w:rsidP="002C0D5C">
      <w:pPr>
        <w:spacing w:after="0"/>
        <w:ind w:firstLine="360"/>
        <w:jc w:val="both"/>
        <w:rPr>
          <w:rFonts w:ascii="Times New Roman" w:hAnsi="Times New Roman"/>
          <w:color w:val="000000"/>
        </w:rPr>
      </w:pPr>
      <w:r w:rsidRPr="002C0D5C">
        <w:rPr>
          <w:rFonts w:ascii="Times New Roman" w:hAnsi="Times New Roman" w:hint="eastAsia"/>
          <w:color w:val="000000"/>
        </w:rPr>
        <w:t>CU</w:t>
      </w:r>
      <w:r>
        <w:rPr>
          <w:rFonts w:ascii="Times New Roman" w:hAnsi="Times New Roman" w:hint="eastAsia"/>
          <w:color w:val="000000"/>
        </w:rPr>
        <w:t>: Coincidence Unit</w:t>
      </w:r>
    </w:p>
    <w:p w:rsidR="00CB5C8C" w:rsidRDefault="00CB5C8C" w:rsidP="00CB5C8C">
      <w:pPr>
        <w:spacing w:after="0"/>
        <w:ind w:firstLine="360"/>
        <w:jc w:val="both"/>
        <w:rPr>
          <w:rFonts w:ascii="Times New Roman" w:hAnsi="Times New Roman"/>
          <w:color w:val="000000"/>
        </w:rPr>
      </w:pPr>
      <w:r w:rsidRPr="002C0D5C">
        <w:rPr>
          <w:rFonts w:ascii="Times New Roman" w:hAnsi="Times New Roman" w:hint="eastAsia"/>
          <w:color w:val="000000"/>
        </w:rPr>
        <w:t>DU</w:t>
      </w:r>
      <w:r>
        <w:rPr>
          <w:rFonts w:ascii="Times New Roman" w:hAnsi="Times New Roman" w:hint="eastAsia"/>
          <w:color w:val="000000"/>
        </w:rPr>
        <w:t>: Detector Unit</w:t>
      </w:r>
    </w:p>
    <w:p w:rsidR="00CB5C8C" w:rsidRDefault="00CB5C8C" w:rsidP="00CB5C8C">
      <w:pPr>
        <w:spacing w:after="0"/>
        <w:ind w:firstLine="360"/>
        <w:jc w:val="both"/>
        <w:rPr>
          <w:rFonts w:ascii="Times New Roman" w:hAnsi="Times New Roman"/>
          <w:color w:val="000000"/>
        </w:rPr>
      </w:pPr>
      <w:r>
        <w:rPr>
          <w:rFonts w:ascii="Times New Roman" w:hAnsi="Times New Roman"/>
          <w:color w:val="000000"/>
        </w:rPr>
        <w:t>C</w:t>
      </w:r>
      <w:r w:rsidRPr="002C0D5C">
        <w:rPr>
          <w:rFonts w:ascii="Times New Roman" w:hAnsi="Times New Roman" w:hint="eastAsia"/>
          <w:color w:val="000000"/>
        </w:rPr>
        <w:t>DU</w:t>
      </w:r>
      <w:r>
        <w:rPr>
          <w:rFonts w:ascii="Times New Roman" w:hAnsi="Times New Roman" w:hint="eastAsia"/>
          <w:color w:val="000000"/>
        </w:rPr>
        <w:t>: Coincidence</w:t>
      </w:r>
      <w:r>
        <w:rPr>
          <w:rFonts w:ascii="Times New Roman" w:hAnsi="Times New Roman"/>
          <w:color w:val="000000"/>
        </w:rPr>
        <w:t>/</w:t>
      </w:r>
      <w:r>
        <w:rPr>
          <w:rFonts w:ascii="Times New Roman" w:hAnsi="Times New Roman" w:hint="eastAsia"/>
          <w:color w:val="000000"/>
        </w:rPr>
        <w:t>Detector Unit</w:t>
      </w:r>
    </w:p>
    <w:p w:rsidR="004F04CC" w:rsidRPr="002C0D5C" w:rsidRDefault="004F04CC" w:rsidP="002C0D5C">
      <w:pPr>
        <w:spacing w:after="0"/>
        <w:ind w:firstLine="360"/>
        <w:jc w:val="both"/>
        <w:rPr>
          <w:rFonts w:ascii="Times New Roman" w:hAnsi="Times New Roman"/>
          <w:color w:val="000000"/>
        </w:rPr>
      </w:pPr>
    </w:p>
    <w:p w:rsidR="002C0D5C" w:rsidRPr="002C0D5C" w:rsidRDefault="002C0D5C" w:rsidP="002C0D5C">
      <w:pPr>
        <w:spacing w:after="0"/>
        <w:ind w:firstLine="360"/>
        <w:jc w:val="both"/>
        <w:rPr>
          <w:rFonts w:ascii="Times New Roman" w:hAnsi="Times New Roman"/>
          <w:color w:val="000000"/>
        </w:rPr>
      </w:pPr>
      <w:r w:rsidRPr="002C0D5C">
        <w:rPr>
          <w:rFonts w:ascii="Times New Roman" w:hAnsi="Times New Roman" w:hint="eastAsia"/>
          <w:color w:val="000000"/>
        </w:rPr>
        <w:t>CUC</w:t>
      </w:r>
      <w:r>
        <w:rPr>
          <w:rFonts w:ascii="Times New Roman" w:hAnsi="Times New Roman" w:hint="eastAsia"/>
          <w:color w:val="000000"/>
        </w:rPr>
        <w:t>: Coincidence Unit Controller</w:t>
      </w:r>
    </w:p>
    <w:p w:rsidR="002C0D5C" w:rsidRPr="002C0D5C" w:rsidRDefault="002C0D5C" w:rsidP="002C0D5C">
      <w:pPr>
        <w:spacing w:after="0"/>
        <w:ind w:firstLine="360"/>
        <w:jc w:val="both"/>
        <w:rPr>
          <w:rFonts w:ascii="Times New Roman" w:hAnsi="Times New Roman"/>
          <w:color w:val="000000"/>
        </w:rPr>
      </w:pPr>
      <w:r w:rsidRPr="002C0D5C">
        <w:rPr>
          <w:rFonts w:ascii="Times New Roman" w:hAnsi="Times New Roman" w:hint="eastAsia"/>
          <w:color w:val="000000"/>
        </w:rPr>
        <w:t>DUC</w:t>
      </w:r>
      <w:r>
        <w:rPr>
          <w:rFonts w:ascii="Times New Roman" w:hAnsi="Times New Roman" w:hint="eastAsia"/>
          <w:color w:val="000000"/>
        </w:rPr>
        <w:t>: Detector Unit Controller</w:t>
      </w:r>
    </w:p>
    <w:p w:rsidR="002C0D5C" w:rsidRDefault="002C0D5C" w:rsidP="002C0D5C">
      <w:pPr>
        <w:spacing w:after="0"/>
        <w:ind w:firstLine="360"/>
        <w:jc w:val="both"/>
        <w:rPr>
          <w:rFonts w:ascii="Times New Roman" w:hAnsi="Times New Roman"/>
          <w:color w:val="000000"/>
        </w:rPr>
      </w:pPr>
      <w:r w:rsidRPr="002C0D5C">
        <w:rPr>
          <w:rFonts w:ascii="Times New Roman" w:hAnsi="Times New Roman" w:hint="eastAsia"/>
          <w:color w:val="000000"/>
        </w:rPr>
        <w:t>CD</w:t>
      </w:r>
      <w:r w:rsidR="00310229">
        <w:rPr>
          <w:rFonts w:ascii="Times New Roman" w:hAnsi="Times New Roman"/>
          <w:color w:val="000000"/>
        </w:rPr>
        <w:t>U</w:t>
      </w:r>
      <w:r w:rsidRPr="002C0D5C">
        <w:rPr>
          <w:rFonts w:ascii="Times New Roman" w:hAnsi="Times New Roman" w:hint="eastAsia"/>
          <w:color w:val="000000"/>
        </w:rPr>
        <w:t>C</w:t>
      </w:r>
      <w:r>
        <w:rPr>
          <w:rFonts w:ascii="Times New Roman" w:hAnsi="Times New Roman" w:hint="eastAsia"/>
          <w:color w:val="000000"/>
        </w:rPr>
        <w:t>: Coincidence/</w:t>
      </w:r>
      <w:r w:rsidRPr="002C0D5C">
        <w:rPr>
          <w:rFonts w:ascii="Times New Roman" w:hAnsi="Times New Roman" w:hint="eastAsia"/>
          <w:color w:val="000000"/>
        </w:rPr>
        <w:t xml:space="preserve"> </w:t>
      </w:r>
      <w:r>
        <w:rPr>
          <w:rFonts w:ascii="Times New Roman" w:hAnsi="Times New Roman" w:hint="eastAsia"/>
          <w:color w:val="000000"/>
        </w:rPr>
        <w:t xml:space="preserve">Detector </w:t>
      </w:r>
      <w:r w:rsidR="00310229">
        <w:rPr>
          <w:rFonts w:ascii="Times New Roman" w:hAnsi="Times New Roman"/>
          <w:color w:val="000000"/>
        </w:rPr>
        <w:t xml:space="preserve">Unit </w:t>
      </w:r>
      <w:r>
        <w:rPr>
          <w:rFonts w:ascii="Times New Roman" w:hAnsi="Times New Roman" w:hint="eastAsia"/>
          <w:color w:val="000000"/>
        </w:rPr>
        <w:t>Controller</w:t>
      </w:r>
    </w:p>
    <w:p w:rsidR="004F04CC" w:rsidRDefault="004F04CC" w:rsidP="002C0D5C">
      <w:pPr>
        <w:spacing w:after="0"/>
        <w:ind w:firstLine="360"/>
        <w:jc w:val="both"/>
        <w:rPr>
          <w:rFonts w:ascii="Times New Roman" w:hAnsi="Times New Roman"/>
          <w:color w:val="000000"/>
        </w:rPr>
      </w:pPr>
    </w:p>
    <w:p w:rsidR="004F04CC" w:rsidRDefault="004F04CC" w:rsidP="002C0D5C">
      <w:pPr>
        <w:spacing w:after="0"/>
        <w:ind w:firstLine="360"/>
        <w:jc w:val="both"/>
        <w:rPr>
          <w:rFonts w:ascii="Times New Roman" w:hAnsi="Times New Roman"/>
          <w:color w:val="000000"/>
        </w:rPr>
      </w:pPr>
      <w:r>
        <w:rPr>
          <w:rFonts w:ascii="Times New Roman" w:hAnsi="Times New Roman"/>
          <w:color w:val="000000"/>
        </w:rPr>
        <w:t>FPGA:</w:t>
      </w:r>
      <w:r w:rsidR="00D00B3A">
        <w:rPr>
          <w:rFonts w:ascii="Times New Roman" w:hAnsi="Times New Roman"/>
          <w:color w:val="000000"/>
        </w:rPr>
        <w:t xml:space="preserve"> </w:t>
      </w:r>
      <w:r w:rsidR="000F794A" w:rsidRPr="000F794A">
        <w:rPr>
          <w:rFonts w:ascii="Times New Roman" w:hAnsi="Times New Roman"/>
          <w:color w:val="000000"/>
        </w:rPr>
        <w:t>Field-programmable gate array</w:t>
      </w:r>
    </w:p>
    <w:p w:rsidR="00500DB7" w:rsidRDefault="000F794A" w:rsidP="002C0D5C">
      <w:pPr>
        <w:spacing w:after="0"/>
        <w:ind w:firstLine="360"/>
        <w:jc w:val="both"/>
        <w:rPr>
          <w:rFonts w:ascii="Times New Roman" w:hAnsi="Times New Roman"/>
          <w:color w:val="000000"/>
        </w:rPr>
      </w:pPr>
      <w:r>
        <w:rPr>
          <w:rFonts w:ascii="Times New Roman" w:hAnsi="Times New Roman"/>
          <w:color w:val="000000"/>
        </w:rPr>
        <w:t xml:space="preserve">NIOS </w:t>
      </w:r>
      <w:r w:rsidRPr="000F794A">
        <w:rPr>
          <w:rFonts w:ascii="Times New Roman" w:hAnsi="Times New Roman"/>
          <w:color w:val="000000"/>
        </w:rPr>
        <w:t>II</w:t>
      </w:r>
      <w:r>
        <w:rPr>
          <w:rFonts w:ascii="Times New Roman" w:hAnsi="Times New Roman"/>
          <w:color w:val="000000"/>
        </w:rPr>
        <w:t>:</w:t>
      </w:r>
      <w:r w:rsidRPr="000F794A">
        <w:rPr>
          <w:rFonts w:ascii="Times New Roman" w:hAnsi="Times New Roman"/>
          <w:color w:val="000000"/>
        </w:rPr>
        <w:t xml:space="preserve"> </w:t>
      </w:r>
      <w:proofErr w:type="gramStart"/>
      <w:r>
        <w:rPr>
          <w:rFonts w:ascii="Times New Roman" w:hAnsi="Times New Roman"/>
          <w:color w:val="000000"/>
        </w:rPr>
        <w:t>A</w:t>
      </w:r>
      <w:r w:rsidRPr="000F794A">
        <w:rPr>
          <w:rFonts w:ascii="Times New Roman" w:hAnsi="Times New Roman"/>
          <w:color w:val="000000"/>
        </w:rPr>
        <w:t xml:space="preserve"> 32</w:t>
      </w:r>
      <w:proofErr w:type="gramEnd"/>
      <w:r w:rsidRPr="000F794A">
        <w:rPr>
          <w:rFonts w:ascii="Times New Roman" w:hAnsi="Times New Roman"/>
          <w:color w:val="000000"/>
        </w:rPr>
        <w:t>-bit embedded-processor architecture designed specifically for the Altera FPGAs</w:t>
      </w:r>
    </w:p>
    <w:p w:rsidR="00500DB7" w:rsidRDefault="00500DB7" w:rsidP="002C0D5C">
      <w:pPr>
        <w:spacing w:after="0"/>
        <w:ind w:firstLine="360"/>
        <w:jc w:val="both"/>
        <w:rPr>
          <w:rFonts w:ascii="Times New Roman" w:hAnsi="Times New Roman"/>
          <w:color w:val="000000"/>
        </w:rPr>
      </w:pPr>
      <w:r>
        <w:rPr>
          <w:rFonts w:ascii="Times New Roman" w:hAnsi="Times New Roman"/>
          <w:color w:val="000000"/>
        </w:rPr>
        <w:t xml:space="preserve">VHDL: </w:t>
      </w:r>
      <w:r w:rsidRPr="00500DB7">
        <w:rPr>
          <w:rFonts w:ascii="Times New Roman" w:hAnsi="Times New Roman"/>
          <w:color w:val="000000"/>
        </w:rPr>
        <w:t>VHSIC hardware description language</w:t>
      </w:r>
    </w:p>
    <w:p w:rsidR="00BA0974" w:rsidRDefault="00BA0974" w:rsidP="002C0D5C">
      <w:pPr>
        <w:spacing w:after="0"/>
        <w:ind w:firstLine="360"/>
        <w:jc w:val="both"/>
        <w:rPr>
          <w:rFonts w:ascii="Times New Roman" w:hAnsi="Times New Roman"/>
          <w:color w:val="000000"/>
        </w:rPr>
      </w:pPr>
    </w:p>
    <w:p w:rsidR="00423375" w:rsidRDefault="00BA0974" w:rsidP="002C0D5C">
      <w:pPr>
        <w:spacing w:after="0"/>
        <w:ind w:firstLine="360"/>
        <w:jc w:val="both"/>
        <w:rPr>
          <w:rFonts w:ascii="Times New Roman" w:hAnsi="Times New Roman"/>
          <w:color w:val="000000"/>
          <w:highlight w:val="yellow"/>
        </w:rPr>
      </w:pPr>
      <w:r w:rsidRPr="00BA0974">
        <w:rPr>
          <w:rFonts w:ascii="Times New Roman" w:hAnsi="Times New Roman"/>
          <w:color w:val="000000"/>
          <w:highlight w:val="yellow"/>
        </w:rPr>
        <w:t>CRC: Cyclic redundancy check</w:t>
      </w:r>
    </w:p>
    <w:p w:rsidR="00423375" w:rsidRDefault="00423375">
      <w:pPr>
        <w:spacing w:after="0" w:line="240" w:lineRule="auto"/>
        <w:rPr>
          <w:rFonts w:ascii="Times New Roman" w:hAnsi="Times New Roman"/>
          <w:color w:val="000000"/>
          <w:highlight w:val="yellow"/>
        </w:rPr>
      </w:pPr>
      <w:r>
        <w:rPr>
          <w:rFonts w:ascii="Times New Roman" w:hAnsi="Times New Roman"/>
          <w:color w:val="000000"/>
          <w:highlight w:val="yellow"/>
        </w:rPr>
        <w:br w:type="page"/>
      </w:r>
    </w:p>
    <w:p w:rsidR="00BA0974" w:rsidRDefault="00BA0974" w:rsidP="002C0D5C">
      <w:pPr>
        <w:spacing w:after="0"/>
        <w:ind w:firstLine="360"/>
        <w:jc w:val="both"/>
        <w:rPr>
          <w:rFonts w:ascii="Times New Roman" w:hAnsi="Times New Roman"/>
          <w:color w:val="000000"/>
        </w:rPr>
      </w:pPr>
    </w:p>
    <w:p w:rsidR="001A3227" w:rsidRPr="0007602D" w:rsidRDefault="003D7283" w:rsidP="00A763CC">
      <w:pPr>
        <w:pStyle w:val="Heading1"/>
        <w:numPr>
          <w:ilvl w:val="0"/>
          <w:numId w:val="21"/>
        </w:numPr>
        <w:ind w:left="360"/>
        <w:rPr>
          <w:color w:val="000000" w:themeColor="text1"/>
        </w:rPr>
      </w:pPr>
      <w:bookmarkStart w:id="2" w:name="_Ref322855371"/>
      <w:bookmarkStart w:id="3" w:name="_Toc358368722"/>
      <w:r w:rsidRPr="0007602D">
        <w:rPr>
          <w:color w:val="000000" w:themeColor="text1"/>
        </w:rPr>
        <w:t>System Hierarchy</w:t>
      </w:r>
      <w:bookmarkEnd w:id="2"/>
      <w:bookmarkEnd w:id="3"/>
    </w:p>
    <w:p w:rsidR="00FA4747" w:rsidRPr="0007602D" w:rsidRDefault="0007602D" w:rsidP="00A763CC">
      <w:pPr>
        <w:pStyle w:val="Heading2"/>
        <w:numPr>
          <w:ilvl w:val="1"/>
          <w:numId w:val="21"/>
        </w:numPr>
        <w:rPr>
          <w:i/>
          <w:color w:val="000000" w:themeColor="text1"/>
          <w:sz w:val="24"/>
        </w:rPr>
      </w:pPr>
      <w:r>
        <w:rPr>
          <w:rFonts w:hint="eastAsia"/>
          <w:i/>
          <w:color w:val="000000" w:themeColor="text1"/>
          <w:sz w:val="24"/>
        </w:rPr>
        <w:t xml:space="preserve"> </w:t>
      </w:r>
      <w:bookmarkStart w:id="4" w:name="_Toc358368723"/>
      <w:r w:rsidR="00FA4747" w:rsidRPr="0007602D">
        <w:rPr>
          <w:i/>
          <w:color w:val="000000" w:themeColor="text1"/>
          <w:sz w:val="24"/>
        </w:rPr>
        <w:t>Introduction</w:t>
      </w:r>
      <w:bookmarkEnd w:id="4"/>
    </w:p>
    <w:p w:rsidR="00FA4747" w:rsidRDefault="00FA4747" w:rsidP="00FA4747">
      <w:pPr>
        <w:spacing w:after="0"/>
        <w:ind w:firstLine="360"/>
        <w:jc w:val="both"/>
        <w:rPr>
          <w:rFonts w:ascii="Times New Roman" w:hAnsi="Times New Roman"/>
          <w:color w:val="000000"/>
        </w:rPr>
      </w:pPr>
    </w:p>
    <w:p w:rsidR="00FA4747" w:rsidRDefault="00FA4747" w:rsidP="00FA4747">
      <w:pPr>
        <w:spacing w:after="0"/>
        <w:ind w:firstLine="360"/>
        <w:jc w:val="both"/>
        <w:rPr>
          <w:rFonts w:ascii="Times New Roman" w:hAnsi="Times New Roman"/>
          <w:color w:val="000000"/>
        </w:rPr>
      </w:pPr>
      <w:r>
        <w:rPr>
          <w:rFonts w:ascii="Times New Roman" w:hAnsi="Times New Roman"/>
          <w:color w:val="000000"/>
        </w:rPr>
        <w:t>The OpenPET system is essentially a computer network with a tree topology. The OpenPET configuration strategy needs to fulfill the following two basic requirements:</w:t>
      </w:r>
    </w:p>
    <w:p w:rsidR="00FA4747" w:rsidRDefault="00FA4747" w:rsidP="00A763CC">
      <w:pPr>
        <w:numPr>
          <w:ilvl w:val="0"/>
          <w:numId w:val="5"/>
        </w:numPr>
        <w:spacing w:after="0"/>
        <w:rPr>
          <w:rFonts w:ascii="Times New Roman" w:hAnsi="Times New Roman"/>
          <w:color w:val="000000"/>
        </w:rPr>
      </w:pPr>
      <w:r>
        <w:rPr>
          <w:rFonts w:ascii="Times New Roman" w:hAnsi="Times New Roman"/>
          <w:color w:val="000000"/>
        </w:rPr>
        <w:t>Compatible with</w:t>
      </w:r>
      <w:r w:rsidRPr="002C009C">
        <w:rPr>
          <w:rFonts w:ascii="Times New Roman" w:hAnsi="Times New Roman"/>
          <w:color w:val="000000"/>
        </w:rPr>
        <w:t xml:space="preserve"> different detector modules</w:t>
      </w:r>
      <w:r>
        <w:rPr>
          <w:rFonts w:ascii="Times New Roman" w:hAnsi="Times New Roman"/>
          <w:color w:val="000000"/>
        </w:rPr>
        <w:t xml:space="preserve"> (e.g. single analog channel addressing, single crystal address for conventional block detector and etc.);</w:t>
      </w:r>
    </w:p>
    <w:p w:rsidR="00FA4747" w:rsidRDefault="00FA4747" w:rsidP="00A763CC">
      <w:pPr>
        <w:numPr>
          <w:ilvl w:val="0"/>
          <w:numId w:val="5"/>
        </w:numPr>
        <w:spacing w:after="0"/>
        <w:rPr>
          <w:rFonts w:ascii="Times New Roman" w:hAnsi="Times New Roman"/>
          <w:color w:val="000000"/>
        </w:rPr>
      </w:pPr>
      <w:r>
        <w:rPr>
          <w:rFonts w:ascii="Times New Roman" w:hAnsi="Times New Roman"/>
          <w:color w:val="000000"/>
        </w:rPr>
        <w:t>Compatible with</w:t>
      </w:r>
      <w:r w:rsidRPr="002C009C">
        <w:rPr>
          <w:rFonts w:ascii="Times New Roman" w:hAnsi="Times New Roman"/>
          <w:color w:val="000000"/>
        </w:rPr>
        <w:t xml:space="preserve"> </w:t>
      </w:r>
      <w:r>
        <w:rPr>
          <w:rFonts w:ascii="Times New Roman" w:hAnsi="Times New Roman"/>
          <w:color w:val="000000"/>
        </w:rPr>
        <w:t xml:space="preserve">different system configurations (e.g. different size of systems shown in Figure 1, 2 and 3). </w:t>
      </w:r>
    </w:p>
    <w:p w:rsidR="00FA4747" w:rsidRDefault="00FA4747" w:rsidP="00FA4747">
      <w:pPr>
        <w:spacing w:after="0"/>
        <w:ind w:firstLine="360"/>
        <w:rPr>
          <w:rFonts w:ascii="Times New Roman" w:hAnsi="Times New Roman"/>
          <w:color w:val="000000"/>
        </w:rPr>
      </w:pPr>
      <w:r>
        <w:rPr>
          <w:rFonts w:ascii="Times New Roman" w:hAnsi="Times New Roman"/>
          <w:color w:val="000000"/>
        </w:rPr>
        <w:t>In addition, the addressing strategy need</w:t>
      </w:r>
      <w:r w:rsidR="00074B3D">
        <w:rPr>
          <w:rFonts w:ascii="Times New Roman" w:hAnsi="Times New Roman"/>
          <w:color w:val="000000"/>
        </w:rPr>
        <w:t>s</w:t>
      </w:r>
      <w:r>
        <w:rPr>
          <w:rFonts w:ascii="Times New Roman" w:hAnsi="Times New Roman"/>
          <w:color w:val="000000"/>
        </w:rPr>
        <w:t xml:space="preserve"> to </w:t>
      </w:r>
      <w:r w:rsidR="000328AA">
        <w:rPr>
          <w:rFonts w:ascii="Times New Roman" w:hAnsi="Times New Roman"/>
          <w:color w:val="000000"/>
        </w:rPr>
        <w:t xml:space="preserve">be </w:t>
      </w:r>
      <w:r>
        <w:rPr>
          <w:rFonts w:ascii="Times New Roman" w:hAnsi="Times New Roman"/>
          <w:color w:val="000000"/>
        </w:rPr>
        <w:t xml:space="preserve">implementable, flexible and reliable. </w:t>
      </w:r>
    </w:p>
    <w:p w:rsidR="00FA4747" w:rsidRDefault="00FA4747" w:rsidP="003D7283">
      <w:pPr>
        <w:pStyle w:val="ListParagraph"/>
        <w:spacing w:after="0"/>
        <w:ind w:left="360"/>
        <w:rPr>
          <w:rFonts w:ascii="Times New Roman" w:hAnsi="Times New Roman"/>
          <w:b/>
          <w:sz w:val="24"/>
        </w:rPr>
      </w:pPr>
    </w:p>
    <w:p w:rsidR="00FA4747" w:rsidRPr="0007602D" w:rsidRDefault="00702349" w:rsidP="00A763CC">
      <w:pPr>
        <w:pStyle w:val="Heading2"/>
        <w:numPr>
          <w:ilvl w:val="1"/>
          <w:numId w:val="21"/>
        </w:numPr>
        <w:rPr>
          <w:i/>
          <w:color w:val="000000" w:themeColor="text1"/>
          <w:sz w:val="24"/>
        </w:rPr>
      </w:pPr>
      <w:bookmarkStart w:id="5" w:name="_Toc358368724"/>
      <w:r>
        <w:rPr>
          <w:i/>
          <w:color w:val="000000" w:themeColor="text1"/>
          <w:sz w:val="24"/>
        </w:rPr>
        <w:t>Standard</w:t>
      </w:r>
      <w:r w:rsidR="00FA4747" w:rsidRPr="0007602D">
        <w:rPr>
          <w:rFonts w:hint="eastAsia"/>
          <w:i/>
          <w:color w:val="000000" w:themeColor="text1"/>
          <w:sz w:val="24"/>
        </w:rPr>
        <w:t xml:space="preserve"> and </w:t>
      </w:r>
      <w:r>
        <w:rPr>
          <w:i/>
          <w:color w:val="000000" w:themeColor="text1"/>
          <w:sz w:val="24"/>
        </w:rPr>
        <w:t>compact</w:t>
      </w:r>
      <w:r w:rsidR="00FA4747" w:rsidRPr="0007602D">
        <w:rPr>
          <w:rFonts w:hint="eastAsia"/>
          <w:i/>
          <w:color w:val="000000" w:themeColor="text1"/>
          <w:sz w:val="24"/>
        </w:rPr>
        <w:t xml:space="preserve"> system configuration</w:t>
      </w:r>
      <w:r>
        <w:rPr>
          <w:i/>
          <w:color w:val="000000" w:themeColor="text1"/>
          <w:sz w:val="24"/>
        </w:rPr>
        <w:t>s</w:t>
      </w:r>
      <w:bookmarkEnd w:id="5"/>
    </w:p>
    <w:p w:rsidR="003D7283" w:rsidRDefault="003D7283" w:rsidP="003D7283">
      <w:pPr>
        <w:pStyle w:val="ListParagraph"/>
        <w:spacing w:after="0"/>
        <w:rPr>
          <w:rFonts w:ascii="Times New Roman" w:hAnsi="Times New Roman"/>
          <w:i/>
          <w:color w:val="000000"/>
        </w:rPr>
      </w:pPr>
    </w:p>
    <w:p w:rsidR="003D7283" w:rsidRDefault="003D7283" w:rsidP="003D7283">
      <w:pPr>
        <w:spacing w:after="0"/>
        <w:ind w:firstLine="360"/>
        <w:rPr>
          <w:rFonts w:ascii="Times New Roman" w:hAnsi="Times New Roman"/>
          <w:color w:val="000000"/>
        </w:rPr>
      </w:pPr>
      <w:r>
        <w:rPr>
          <w:rFonts w:ascii="Times New Roman" w:hAnsi="Times New Roman"/>
          <w:color w:val="000000"/>
        </w:rPr>
        <w:t xml:space="preserve">As shown in </w:t>
      </w:r>
      <w:r w:rsidR="00A1316D">
        <w:rPr>
          <w:rFonts w:ascii="Times New Roman" w:hAnsi="Times New Roman"/>
          <w:color w:val="000000"/>
        </w:rPr>
        <w:fldChar w:fldCharType="begin"/>
      </w:r>
      <w:r w:rsidR="00A1316D">
        <w:rPr>
          <w:rFonts w:ascii="Times New Roman" w:hAnsi="Times New Roman"/>
          <w:color w:val="000000"/>
        </w:rPr>
        <w:instrText xml:space="preserve"> REF _Ref358361681 \h </w:instrText>
      </w:r>
      <w:r w:rsidR="00A1316D">
        <w:rPr>
          <w:rFonts w:ascii="Times New Roman" w:hAnsi="Times New Roman"/>
          <w:color w:val="000000"/>
        </w:rPr>
      </w:r>
      <w:r w:rsidR="00A1316D">
        <w:rPr>
          <w:rFonts w:ascii="Times New Roman" w:hAnsi="Times New Roman"/>
          <w:color w:val="000000"/>
        </w:rPr>
        <w:fldChar w:fldCharType="separate"/>
      </w:r>
      <w:r w:rsidR="00A1316D" w:rsidRPr="00A1316D">
        <w:rPr>
          <w:rFonts w:ascii="Times New Roman" w:hAnsi="Times New Roman"/>
        </w:rPr>
        <w:t xml:space="preserve">Figure </w:t>
      </w:r>
      <w:r w:rsidR="00A1316D" w:rsidRPr="00A1316D">
        <w:rPr>
          <w:rFonts w:ascii="Times New Roman" w:hAnsi="Times New Roman"/>
          <w:noProof/>
        </w:rPr>
        <w:t>1</w:t>
      </w:r>
      <w:r w:rsidR="00A1316D">
        <w:rPr>
          <w:rFonts w:ascii="Times New Roman" w:hAnsi="Times New Roman"/>
          <w:color w:val="000000"/>
        </w:rPr>
        <w:fldChar w:fldCharType="end"/>
      </w:r>
      <w:r>
        <w:rPr>
          <w:rFonts w:ascii="Times New Roman" w:hAnsi="Times New Roman"/>
          <w:color w:val="000000"/>
        </w:rPr>
        <w:t>, the OpenPET system adapts a tree network topology. The basic characteristics are:</w:t>
      </w:r>
    </w:p>
    <w:p w:rsidR="003D7283" w:rsidRDefault="003D7283" w:rsidP="00A763CC">
      <w:pPr>
        <w:numPr>
          <w:ilvl w:val="0"/>
          <w:numId w:val="1"/>
        </w:numPr>
        <w:spacing w:after="0"/>
        <w:rPr>
          <w:rFonts w:ascii="Times New Roman" w:hAnsi="Times New Roman"/>
          <w:color w:val="000000"/>
        </w:rPr>
      </w:pPr>
      <w:r>
        <w:rPr>
          <w:rFonts w:ascii="Times New Roman" w:hAnsi="Times New Roman"/>
          <w:color w:val="000000"/>
        </w:rPr>
        <w:t xml:space="preserve">Host computer is the </w:t>
      </w:r>
      <w:r w:rsidRPr="007E158E">
        <w:rPr>
          <w:rFonts w:ascii="Times New Roman" w:hAnsi="Times New Roman"/>
          <w:color w:val="000000"/>
        </w:rPr>
        <w:t>central 'root' node (the top level of the hierarchy)</w:t>
      </w:r>
      <w:r>
        <w:rPr>
          <w:rFonts w:ascii="Times New Roman" w:hAnsi="Times New Roman"/>
          <w:color w:val="000000"/>
        </w:rPr>
        <w:t>;</w:t>
      </w:r>
    </w:p>
    <w:p w:rsidR="003D7283" w:rsidRDefault="003D7283" w:rsidP="00A763CC">
      <w:pPr>
        <w:numPr>
          <w:ilvl w:val="0"/>
          <w:numId w:val="1"/>
        </w:numPr>
        <w:spacing w:after="0"/>
        <w:rPr>
          <w:rFonts w:ascii="Times New Roman" w:hAnsi="Times New Roman"/>
          <w:color w:val="000000"/>
        </w:rPr>
      </w:pPr>
      <w:r>
        <w:rPr>
          <w:rFonts w:ascii="Times New Roman" w:hAnsi="Times New Roman"/>
          <w:color w:val="000000"/>
        </w:rPr>
        <w:t>Host computer is connected to a C</w:t>
      </w:r>
      <w:r w:rsidR="006D05DD">
        <w:rPr>
          <w:rFonts w:ascii="Times New Roman" w:hAnsi="Times New Roman"/>
          <w:color w:val="000000"/>
        </w:rPr>
        <w:t>UC</w:t>
      </w:r>
      <w:r>
        <w:rPr>
          <w:rFonts w:ascii="Times New Roman" w:hAnsi="Times New Roman"/>
          <w:color w:val="000000"/>
        </w:rPr>
        <w:t xml:space="preserve"> node</w:t>
      </w:r>
      <w:r w:rsidRPr="007E158E">
        <w:rPr>
          <w:rFonts w:ascii="Times New Roman" w:hAnsi="Times New Roman"/>
          <w:color w:val="000000"/>
        </w:rPr>
        <w:t xml:space="preserve"> that is one level lower in the hierarchy (i.e., the second level) with a point-to-point link</w:t>
      </w:r>
      <w:r>
        <w:rPr>
          <w:rFonts w:ascii="Times New Roman" w:hAnsi="Times New Roman"/>
          <w:color w:val="000000"/>
        </w:rPr>
        <w:t>.</w:t>
      </w:r>
    </w:p>
    <w:p w:rsidR="003D7283" w:rsidRDefault="003D7283" w:rsidP="00A763CC">
      <w:pPr>
        <w:numPr>
          <w:ilvl w:val="0"/>
          <w:numId w:val="1"/>
        </w:numPr>
        <w:spacing w:after="0"/>
        <w:rPr>
          <w:rFonts w:ascii="Times New Roman" w:hAnsi="Times New Roman"/>
          <w:color w:val="000000"/>
        </w:rPr>
      </w:pPr>
      <w:r>
        <w:rPr>
          <w:rFonts w:ascii="Times New Roman" w:hAnsi="Times New Roman"/>
          <w:color w:val="000000"/>
        </w:rPr>
        <w:t>The C</w:t>
      </w:r>
      <w:r w:rsidR="006D05DD">
        <w:rPr>
          <w:rFonts w:ascii="Times New Roman" w:hAnsi="Times New Roman"/>
          <w:color w:val="000000"/>
        </w:rPr>
        <w:t>UC</w:t>
      </w:r>
      <w:r>
        <w:rPr>
          <w:rFonts w:ascii="Times New Roman" w:hAnsi="Times New Roman"/>
          <w:color w:val="000000"/>
        </w:rPr>
        <w:t xml:space="preserve"> node is connected to up to 8 MB nodes</w:t>
      </w:r>
      <w:r w:rsidRPr="007E158E">
        <w:rPr>
          <w:rFonts w:ascii="Times New Roman" w:hAnsi="Times New Roman"/>
          <w:color w:val="000000"/>
        </w:rPr>
        <w:t xml:space="preserve"> that </w:t>
      </w:r>
      <w:r>
        <w:rPr>
          <w:rFonts w:ascii="Times New Roman" w:hAnsi="Times New Roman"/>
          <w:color w:val="000000"/>
        </w:rPr>
        <w:t>are</w:t>
      </w:r>
      <w:r w:rsidRPr="007E158E">
        <w:rPr>
          <w:rFonts w:ascii="Times New Roman" w:hAnsi="Times New Roman"/>
          <w:color w:val="000000"/>
        </w:rPr>
        <w:t xml:space="preserve"> one level lower in the hierarchy (i.e., the </w:t>
      </w:r>
      <w:r>
        <w:rPr>
          <w:rFonts w:ascii="Times New Roman" w:hAnsi="Times New Roman"/>
          <w:color w:val="000000"/>
        </w:rPr>
        <w:t>third</w:t>
      </w:r>
      <w:r w:rsidRPr="007E158E">
        <w:rPr>
          <w:rFonts w:ascii="Times New Roman" w:hAnsi="Times New Roman"/>
          <w:color w:val="000000"/>
        </w:rPr>
        <w:t xml:space="preserve"> level) with point-to-point link</w:t>
      </w:r>
      <w:r>
        <w:rPr>
          <w:rFonts w:ascii="Times New Roman" w:hAnsi="Times New Roman"/>
          <w:color w:val="000000"/>
        </w:rPr>
        <w:t>s.</w:t>
      </w:r>
    </w:p>
    <w:p w:rsidR="003D7283" w:rsidRDefault="003D7283" w:rsidP="00A763CC">
      <w:pPr>
        <w:numPr>
          <w:ilvl w:val="0"/>
          <w:numId w:val="1"/>
        </w:numPr>
        <w:spacing w:after="0"/>
        <w:rPr>
          <w:rFonts w:ascii="Times New Roman" w:hAnsi="Times New Roman"/>
          <w:color w:val="000000"/>
        </w:rPr>
      </w:pPr>
      <w:r>
        <w:rPr>
          <w:rFonts w:ascii="Times New Roman" w:hAnsi="Times New Roman"/>
          <w:color w:val="000000"/>
        </w:rPr>
        <w:t xml:space="preserve">The MB node is connected to up to 8 </w:t>
      </w:r>
      <w:r w:rsidR="006D05DD">
        <w:rPr>
          <w:rFonts w:ascii="Times New Roman" w:hAnsi="Times New Roman"/>
          <w:color w:val="000000"/>
        </w:rPr>
        <w:t>DUC</w:t>
      </w:r>
      <w:r>
        <w:rPr>
          <w:rFonts w:ascii="Times New Roman" w:hAnsi="Times New Roman"/>
          <w:color w:val="000000"/>
        </w:rPr>
        <w:t xml:space="preserve"> nodes</w:t>
      </w:r>
      <w:r w:rsidRPr="007E158E">
        <w:rPr>
          <w:rFonts w:ascii="Times New Roman" w:hAnsi="Times New Roman"/>
          <w:color w:val="000000"/>
        </w:rPr>
        <w:t xml:space="preserve"> that </w:t>
      </w:r>
      <w:r>
        <w:rPr>
          <w:rFonts w:ascii="Times New Roman" w:hAnsi="Times New Roman"/>
          <w:color w:val="000000"/>
        </w:rPr>
        <w:t>are</w:t>
      </w:r>
      <w:r w:rsidRPr="007E158E">
        <w:rPr>
          <w:rFonts w:ascii="Times New Roman" w:hAnsi="Times New Roman"/>
          <w:color w:val="000000"/>
        </w:rPr>
        <w:t xml:space="preserve"> one level lower in the hierarchy (i.e., the </w:t>
      </w:r>
      <w:r>
        <w:rPr>
          <w:rFonts w:ascii="Times New Roman" w:hAnsi="Times New Roman"/>
          <w:color w:val="000000"/>
        </w:rPr>
        <w:t>fourth</w:t>
      </w:r>
      <w:r w:rsidRPr="007E158E">
        <w:rPr>
          <w:rFonts w:ascii="Times New Roman" w:hAnsi="Times New Roman"/>
          <w:color w:val="000000"/>
        </w:rPr>
        <w:t xml:space="preserve"> level) with point-to-point link</w:t>
      </w:r>
      <w:r>
        <w:rPr>
          <w:rFonts w:ascii="Times New Roman" w:hAnsi="Times New Roman"/>
          <w:color w:val="000000"/>
        </w:rPr>
        <w:t>s.</w:t>
      </w:r>
    </w:p>
    <w:p w:rsidR="003D7283" w:rsidRDefault="003D7283" w:rsidP="00A763CC">
      <w:pPr>
        <w:numPr>
          <w:ilvl w:val="0"/>
          <w:numId w:val="1"/>
        </w:numPr>
        <w:spacing w:after="0"/>
        <w:rPr>
          <w:rFonts w:ascii="Times New Roman" w:hAnsi="Times New Roman"/>
          <w:color w:val="000000"/>
        </w:rPr>
      </w:pPr>
      <w:r>
        <w:rPr>
          <w:rFonts w:ascii="Times New Roman" w:hAnsi="Times New Roman"/>
          <w:color w:val="000000"/>
        </w:rPr>
        <w:t xml:space="preserve">The </w:t>
      </w:r>
      <w:r w:rsidR="00FB32E6">
        <w:rPr>
          <w:rFonts w:ascii="Times New Roman" w:hAnsi="Times New Roman"/>
          <w:color w:val="000000"/>
        </w:rPr>
        <w:t>DUC</w:t>
      </w:r>
      <w:r>
        <w:rPr>
          <w:rFonts w:ascii="Times New Roman" w:hAnsi="Times New Roman"/>
          <w:color w:val="000000"/>
        </w:rPr>
        <w:t xml:space="preserve"> node is connected to up to 8 DB nodes</w:t>
      </w:r>
      <w:r w:rsidRPr="007E158E">
        <w:rPr>
          <w:rFonts w:ascii="Times New Roman" w:hAnsi="Times New Roman"/>
          <w:color w:val="000000"/>
        </w:rPr>
        <w:t xml:space="preserve"> that </w:t>
      </w:r>
      <w:r>
        <w:rPr>
          <w:rFonts w:ascii="Times New Roman" w:hAnsi="Times New Roman"/>
          <w:color w:val="000000"/>
        </w:rPr>
        <w:t>are</w:t>
      </w:r>
      <w:r w:rsidRPr="007E158E">
        <w:rPr>
          <w:rFonts w:ascii="Times New Roman" w:hAnsi="Times New Roman"/>
          <w:color w:val="000000"/>
        </w:rPr>
        <w:t xml:space="preserve"> one level lower in the hierarchy (i.e., the </w:t>
      </w:r>
      <w:r>
        <w:rPr>
          <w:rFonts w:ascii="Times New Roman" w:hAnsi="Times New Roman"/>
          <w:color w:val="000000"/>
        </w:rPr>
        <w:t>fifth</w:t>
      </w:r>
      <w:r w:rsidRPr="007E158E">
        <w:rPr>
          <w:rFonts w:ascii="Times New Roman" w:hAnsi="Times New Roman"/>
          <w:color w:val="000000"/>
        </w:rPr>
        <w:t xml:space="preserve"> level) with point-to-point link</w:t>
      </w:r>
      <w:r>
        <w:rPr>
          <w:rFonts w:ascii="Times New Roman" w:hAnsi="Times New Roman"/>
          <w:color w:val="000000"/>
        </w:rPr>
        <w:t>s.</w:t>
      </w:r>
    </w:p>
    <w:p w:rsidR="003D7283" w:rsidRPr="002C009C" w:rsidRDefault="003D7283" w:rsidP="00A763CC">
      <w:pPr>
        <w:numPr>
          <w:ilvl w:val="0"/>
          <w:numId w:val="1"/>
        </w:numPr>
        <w:spacing w:after="0"/>
        <w:rPr>
          <w:rFonts w:ascii="Times New Roman" w:hAnsi="Times New Roman"/>
          <w:color w:val="000000"/>
        </w:rPr>
      </w:pPr>
      <w:bookmarkStart w:id="6" w:name="_Ref322855441"/>
      <w:r>
        <w:rPr>
          <w:rFonts w:ascii="Times New Roman" w:hAnsi="Times New Roman"/>
          <w:color w:val="000000"/>
        </w:rPr>
        <w:t>The DB node supports 32 analog channels which can either be addressed individually or addressed in groups (e.g. 4 channels for one conventional block detector)</w:t>
      </w:r>
      <w:bookmarkEnd w:id="6"/>
      <w:r>
        <w:rPr>
          <w:rFonts w:ascii="Times New Roman" w:hAnsi="Times New Roman"/>
          <w:color w:val="000000"/>
        </w:rPr>
        <w:t xml:space="preserve"> </w:t>
      </w:r>
    </w:p>
    <w:p w:rsidR="003D7283" w:rsidRDefault="00F43E3E" w:rsidP="003D7283">
      <w:pPr>
        <w:spacing w:after="0"/>
        <w:jc w:val="center"/>
      </w:pPr>
      <w:r>
        <w:object w:dxaOrig="10729" w:dyaOrig="106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62.75pt" o:ole="">
            <v:imagedata r:id="rId11" o:title=""/>
          </v:shape>
          <o:OLEObject Type="Embed" ProgID="Visio.Drawing.11" ShapeID="_x0000_i1025" DrawAspect="Content" ObjectID="_1432112047" r:id="rId12"/>
        </w:object>
      </w:r>
    </w:p>
    <w:p w:rsidR="00A1316D" w:rsidRPr="00A1316D" w:rsidRDefault="00A1316D" w:rsidP="00A1316D">
      <w:pPr>
        <w:pStyle w:val="Caption"/>
        <w:jc w:val="both"/>
        <w:rPr>
          <w:rFonts w:ascii="Times New Roman" w:hAnsi="Times New Roman"/>
          <w:b w:val="0"/>
          <w:color w:val="auto"/>
          <w:sz w:val="22"/>
        </w:rPr>
      </w:pPr>
      <w:bookmarkStart w:id="7" w:name="_Ref358361681"/>
      <w:bookmarkStart w:id="8" w:name="_Toc358368913"/>
      <w:r w:rsidRPr="00A1316D">
        <w:rPr>
          <w:rFonts w:ascii="Times New Roman" w:hAnsi="Times New Roman"/>
          <w:color w:val="auto"/>
          <w:sz w:val="22"/>
        </w:rPr>
        <w:t xml:space="preserve">Figure </w:t>
      </w:r>
      <w:r w:rsidRPr="00A1316D">
        <w:rPr>
          <w:rFonts w:ascii="Times New Roman" w:hAnsi="Times New Roman"/>
          <w:color w:val="auto"/>
          <w:sz w:val="22"/>
        </w:rPr>
        <w:fldChar w:fldCharType="begin"/>
      </w:r>
      <w:r w:rsidRPr="00A1316D">
        <w:rPr>
          <w:rFonts w:ascii="Times New Roman" w:hAnsi="Times New Roman"/>
          <w:color w:val="auto"/>
          <w:sz w:val="22"/>
        </w:rPr>
        <w:instrText xml:space="preserve"> SEQ Figure \* ARABIC </w:instrText>
      </w:r>
      <w:r w:rsidRPr="00A1316D">
        <w:rPr>
          <w:rFonts w:ascii="Times New Roman" w:hAnsi="Times New Roman"/>
          <w:color w:val="auto"/>
          <w:sz w:val="22"/>
        </w:rPr>
        <w:fldChar w:fldCharType="separate"/>
      </w:r>
      <w:r w:rsidRPr="00A1316D">
        <w:rPr>
          <w:rFonts w:ascii="Times New Roman" w:hAnsi="Times New Roman"/>
          <w:noProof/>
          <w:color w:val="auto"/>
          <w:sz w:val="22"/>
        </w:rPr>
        <w:t>1</w:t>
      </w:r>
      <w:r w:rsidRPr="00A1316D">
        <w:rPr>
          <w:rFonts w:ascii="Times New Roman" w:hAnsi="Times New Roman"/>
          <w:color w:val="auto"/>
          <w:sz w:val="22"/>
        </w:rPr>
        <w:fldChar w:fldCharType="end"/>
      </w:r>
      <w:bookmarkEnd w:id="7"/>
      <w:r w:rsidRPr="00A1316D">
        <w:rPr>
          <w:rFonts w:ascii="Times New Roman" w:hAnsi="Times New Roman"/>
          <w:color w:val="auto"/>
          <w:sz w:val="22"/>
        </w:rPr>
        <w:t xml:space="preserve"> </w:t>
      </w:r>
      <w:r w:rsidRPr="00A1316D">
        <w:rPr>
          <w:rFonts w:ascii="Times New Roman" w:hAnsi="Times New Roman" w:hint="eastAsia"/>
          <w:b w:val="0"/>
          <w:bCs w:val="0"/>
          <w:color w:val="auto"/>
          <w:sz w:val="22"/>
          <w:szCs w:val="22"/>
        </w:rPr>
        <w:t>T</w:t>
      </w:r>
      <w:r w:rsidRPr="00A1316D">
        <w:rPr>
          <w:rFonts w:ascii="Times New Roman" w:hAnsi="Times New Roman"/>
          <w:b w:val="0"/>
          <w:bCs w:val="0"/>
          <w:color w:val="auto"/>
          <w:sz w:val="22"/>
          <w:szCs w:val="22"/>
        </w:rPr>
        <w:t>ree network topology of OpenPET system. A CUC which supports 8 MBs is housed in a crate with power supply. The assembled unit is called coincidence unit.  A DUC which supports 8 DBs is also housed in a crate with power supply. The assembled unit is called detector unit. One coincidence unit fans out up to 64 detector units.  The hardware of CUC and DUC are the same (SB). The differences are the firmware and software configurations.</w:t>
      </w:r>
      <w:bookmarkEnd w:id="8"/>
    </w:p>
    <w:p w:rsidR="004F04CC" w:rsidRDefault="004F04CC" w:rsidP="00FA4747">
      <w:pPr>
        <w:spacing w:after="0"/>
        <w:ind w:firstLine="360"/>
        <w:jc w:val="both"/>
        <w:rPr>
          <w:rFonts w:ascii="Times New Roman" w:hAnsi="Times New Roman"/>
          <w:color w:val="000000"/>
        </w:rPr>
      </w:pPr>
    </w:p>
    <w:p w:rsidR="00166710" w:rsidRDefault="00FA4747" w:rsidP="00FA4747">
      <w:pPr>
        <w:spacing w:after="0"/>
        <w:ind w:firstLine="360"/>
        <w:jc w:val="both"/>
        <w:rPr>
          <w:rFonts w:ascii="Times New Roman" w:hAnsi="Times New Roman"/>
          <w:color w:val="000000"/>
        </w:rPr>
      </w:pPr>
      <w:r>
        <w:rPr>
          <w:rFonts w:ascii="Times New Roman" w:hAnsi="Times New Roman" w:hint="eastAsia"/>
          <w:color w:val="000000"/>
        </w:rPr>
        <w:t xml:space="preserve">The system configuration shown in Figure 1 is </w:t>
      </w:r>
      <w:r w:rsidR="00702349">
        <w:rPr>
          <w:rFonts w:ascii="Times New Roman" w:hAnsi="Times New Roman"/>
          <w:color w:val="000000"/>
        </w:rPr>
        <w:t>standard</w:t>
      </w:r>
      <w:r>
        <w:rPr>
          <w:rFonts w:ascii="Times New Roman" w:hAnsi="Times New Roman" w:hint="eastAsia"/>
          <w:color w:val="000000"/>
        </w:rPr>
        <w:t xml:space="preserve"> system configuration. </w:t>
      </w:r>
      <w:r w:rsidR="003D7283">
        <w:rPr>
          <w:rFonts w:ascii="Times New Roman" w:hAnsi="Times New Roman"/>
          <w:color w:val="000000"/>
        </w:rPr>
        <w:t xml:space="preserve">The OpenPET system can also be configured in </w:t>
      </w:r>
      <w:r w:rsidR="00310229">
        <w:rPr>
          <w:rFonts w:ascii="Times New Roman" w:hAnsi="Times New Roman"/>
          <w:color w:val="000000"/>
        </w:rPr>
        <w:t>a compact mode</w:t>
      </w:r>
      <w:r w:rsidR="003D7283">
        <w:rPr>
          <w:rFonts w:ascii="Times New Roman" w:hAnsi="Times New Roman"/>
          <w:color w:val="000000"/>
        </w:rPr>
        <w:t xml:space="preserve"> as shown in Figure 2</w:t>
      </w:r>
      <w:r w:rsidR="00310229">
        <w:rPr>
          <w:rFonts w:ascii="Times New Roman" w:hAnsi="Times New Roman"/>
          <w:color w:val="000000"/>
        </w:rPr>
        <w:t xml:space="preserve">. In </w:t>
      </w:r>
      <w:r w:rsidR="00166710">
        <w:rPr>
          <w:rFonts w:ascii="Times New Roman" w:hAnsi="Times New Roman"/>
          <w:color w:val="000000"/>
        </w:rPr>
        <w:t xml:space="preserve">compact mode, a SB is configured as a CDUC which interfaces with DBs and performs coincidence functions. </w:t>
      </w:r>
    </w:p>
    <w:p w:rsidR="00310229" w:rsidRDefault="00310229" w:rsidP="00FA4747">
      <w:pPr>
        <w:spacing w:after="0"/>
        <w:ind w:firstLine="360"/>
        <w:jc w:val="both"/>
        <w:rPr>
          <w:rFonts w:ascii="Times New Roman" w:hAnsi="Times New Roman"/>
          <w:color w:val="000000"/>
        </w:rPr>
      </w:pPr>
      <w:r>
        <w:rPr>
          <w:rFonts w:ascii="Times New Roman" w:hAnsi="Times New Roman"/>
          <w:color w:val="000000"/>
        </w:rPr>
        <w:t xml:space="preserve"> </w:t>
      </w:r>
    </w:p>
    <w:p w:rsidR="00702349" w:rsidRDefault="00310229" w:rsidP="00310229">
      <w:pPr>
        <w:spacing w:after="0"/>
        <w:ind w:firstLine="360"/>
        <w:jc w:val="center"/>
        <w:rPr>
          <w:rFonts w:ascii="Times New Roman" w:hAnsi="Times New Roman"/>
          <w:color w:val="000000"/>
        </w:rPr>
      </w:pPr>
      <w:r>
        <w:object w:dxaOrig="6432" w:dyaOrig="6139">
          <v:shape id="_x0000_i1026" type="#_x0000_t75" style="width:321pt;height:307.5pt" o:ole="">
            <v:imagedata r:id="rId13" o:title=""/>
          </v:shape>
          <o:OLEObject Type="Embed" ProgID="Visio.Drawing.11" ShapeID="_x0000_i1026" DrawAspect="Content" ObjectID="_1432112048" r:id="rId14"/>
        </w:object>
      </w:r>
    </w:p>
    <w:p w:rsidR="00310229" w:rsidRDefault="00310229" w:rsidP="00FA4747">
      <w:pPr>
        <w:spacing w:after="0"/>
        <w:ind w:firstLine="360"/>
        <w:jc w:val="both"/>
        <w:rPr>
          <w:rFonts w:ascii="Times New Roman" w:hAnsi="Times New Roman"/>
          <w:color w:val="000000"/>
        </w:rPr>
      </w:pPr>
    </w:p>
    <w:p w:rsidR="00166710" w:rsidRDefault="00A1316D" w:rsidP="00166710">
      <w:pPr>
        <w:spacing w:after="0"/>
        <w:jc w:val="center"/>
        <w:rPr>
          <w:rFonts w:ascii="Times New Roman" w:hAnsi="Times New Roman"/>
          <w:color w:val="000000"/>
        </w:rPr>
      </w:pPr>
      <w:bookmarkStart w:id="9" w:name="_Toc358368914"/>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2</w:t>
      </w:r>
      <w:r w:rsidRPr="00647EB4">
        <w:rPr>
          <w:rFonts w:ascii="Times New Roman" w:hAnsi="Times New Roman"/>
          <w:b/>
        </w:rPr>
        <w:fldChar w:fldCharType="end"/>
      </w:r>
      <w:r w:rsidR="00166710">
        <w:rPr>
          <w:rFonts w:ascii="Times New Roman" w:hAnsi="Times New Roman" w:hint="eastAsia"/>
          <w:color w:val="000000"/>
        </w:rPr>
        <w:t xml:space="preserve"> </w:t>
      </w:r>
      <w:r w:rsidR="001116F0">
        <w:rPr>
          <w:rFonts w:ascii="Times New Roman" w:hAnsi="Times New Roman"/>
          <w:color w:val="000000"/>
        </w:rPr>
        <w:t>The</w:t>
      </w:r>
      <w:r w:rsidR="00166710">
        <w:rPr>
          <w:rFonts w:ascii="Times New Roman" w:hAnsi="Times New Roman" w:hint="eastAsia"/>
          <w:color w:val="000000"/>
        </w:rPr>
        <w:t xml:space="preserve"> </w:t>
      </w:r>
      <w:r w:rsidR="00166710">
        <w:rPr>
          <w:rFonts w:ascii="Times New Roman" w:hAnsi="Times New Roman"/>
          <w:color w:val="000000"/>
        </w:rPr>
        <w:t>compact</w:t>
      </w:r>
      <w:r w:rsidR="00166710">
        <w:rPr>
          <w:rFonts w:ascii="Times New Roman" w:hAnsi="Times New Roman" w:hint="eastAsia"/>
          <w:color w:val="000000"/>
        </w:rPr>
        <w:t xml:space="preserve"> system configuration. </w:t>
      </w:r>
      <w:r w:rsidR="001116F0">
        <w:rPr>
          <w:rFonts w:ascii="Times New Roman" w:hAnsi="Times New Roman"/>
          <w:color w:val="000000"/>
        </w:rPr>
        <w:t>A</w:t>
      </w:r>
      <w:r w:rsidR="00166710">
        <w:rPr>
          <w:rFonts w:ascii="Times New Roman" w:hAnsi="Times New Roman" w:hint="eastAsia"/>
          <w:color w:val="000000"/>
        </w:rPr>
        <w:t xml:space="preserve"> </w:t>
      </w:r>
      <w:r w:rsidR="00166710">
        <w:rPr>
          <w:rFonts w:ascii="Times New Roman" w:hAnsi="Times New Roman"/>
          <w:color w:val="000000"/>
        </w:rPr>
        <w:t xml:space="preserve">CDUC performs functions of </w:t>
      </w:r>
      <w:r w:rsidR="001116F0">
        <w:rPr>
          <w:rFonts w:ascii="Times New Roman" w:hAnsi="Times New Roman"/>
          <w:color w:val="000000"/>
        </w:rPr>
        <w:t xml:space="preserve">both </w:t>
      </w:r>
      <w:r w:rsidR="00166710">
        <w:rPr>
          <w:rFonts w:ascii="Times New Roman" w:hAnsi="Times New Roman"/>
          <w:color w:val="000000"/>
        </w:rPr>
        <w:t>CUC and DUC</w:t>
      </w:r>
      <w:r w:rsidR="00166710">
        <w:rPr>
          <w:rFonts w:ascii="Times New Roman" w:hAnsi="Times New Roman" w:hint="eastAsia"/>
          <w:color w:val="000000"/>
        </w:rPr>
        <w:t>.</w:t>
      </w:r>
      <w:bookmarkEnd w:id="9"/>
    </w:p>
    <w:p w:rsidR="00166710" w:rsidRDefault="00166710" w:rsidP="00166710">
      <w:pPr>
        <w:spacing w:after="0"/>
        <w:jc w:val="both"/>
        <w:rPr>
          <w:rFonts w:ascii="Times New Roman" w:hAnsi="Times New Roman"/>
          <w:color w:val="000000"/>
        </w:rPr>
      </w:pPr>
    </w:p>
    <w:p w:rsidR="003D7283" w:rsidRDefault="003D7283" w:rsidP="003D7283">
      <w:pPr>
        <w:spacing w:after="0"/>
        <w:ind w:firstLine="360"/>
        <w:rPr>
          <w:rFonts w:ascii="Times New Roman" w:hAnsi="Times New Roman"/>
          <w:color w:val="000000"/>
        </w:rPr>
      </w:pPr>
    </w:p>
    <w:p w:rsidR="00472D03" w:rsidRDefault="00472D03">
      <w:pPr>
        <w:spacing w:after="0" w:line="240" w:lineRule="auto"/>
      </w:pPr>
      <w:r>
        <w:br w:type="page"/>
      </w:r>
    </w:p>
    <w:p w:rsidR="00F45A51" w:rsidRDefault="00F45A51" w:rsidP="00472D03">
      <w:pPr>
        <w:spacing w:after="0"/>
        <w:ind w:firstLine="360"/>
        <w:jc w:val="both"/>
        <w:rPr>
          <w:rFonts w:ascii="Times New Roman" w:hAnsi="Times New Roman"/>
          <w:color w:val="000000"/>
        </w:rPr>
      </w:pPr>
      <w:r>
        <w:rPr>
          <w:rFonts w:ascii="Times New Roman" w:hAnsi="Times New Roman"/>
          <w:color w:val="000000"/>
        </w:rPr>
        <w:lastRenderedPageBreak/>
        <w:t>A simplified standard</w:t>
      </w:r>
      <w:r>
        <w:rPr>
          <w:rFonts w:ascii="Times New Roman" w:hAnsi="Times New Roman" w:hint="eastAsia"/>
          <w:color w:val="000000"/>
        </w:rPr>
        <w:t xml:space="preserve"> system</w:t>
      </w:r>
      <w:r>
        <w:rPr>
          <w:rFonts w:ascii="Times New Roman" w:hAnsi="Times New Roman"/>
          <w:color w:val="000000"/>
        </w:rPr>
        <w:t xml:space="preserve"> shown in Figure 3 is legal for now (before the MB</w:t>
      </w:r>
      <w:r w:rsidR="008824CC">
        <w:rPr>
          <w:rFonts w:ascii="Times New Roman" w:hAnsi="Times New Roman"/>
          <w:color w:val="000000"/>
        </w:rPr>
        <w:t xml:space="preserve"> is developed</w:t>
      </w:r>
      <w:r>
        <w:rPr>
          <w:rFonts w:ascii="Times New Roman" w:hAnsi="Times New Roman"/>
          <w:color w:val="000000"/>
        </w:rPr>
        <w:t xml:space="preserve">), but </w:t>
      </w:r>
      <w:r>
        <w:rPr>
          <w:rFonts w:ascii="Times New Roman" w:hAnsi="Times New Roman" w:hint="eastAsia"/>
          <w:color w:val="000000"/>
        </w:rPr>
        <w:t>not recommended.</w:t>
      </w:r>
      <w:r>
        <w:rPr>
          <w:rFonts w:ascii="Times New Roman" w:hAnsi="Times New Roman"/>
          <w:color w:val="000000"/>
        </w:rPr>
        <w:t xml:space="preserve"> </w:t>
      </w:r>
    </w:p>
    <w:p w:rsidR="00F45A51" w:rsidRDefault="00F45A51" w:rsidP="00472D03">
      <w:pPr>
        <w:spacing w:after="0"/>
        <w:ind w:firstLine="360"/>
        <w:jc w:val="both"/>
        <w:rPr>
          <w:rFonts w:ascii="Times New Roman" w:hAnsi="Times New Roman"/>
          <w:color w:val="000000"/>
        </w:rPr>
      </w:pPr>
    </w:p>
    <w:p w:rsidR="003D7283" w:rsidRDefault="001116F0" w:rsidP="003D7283">
      <w:pPr>
        <w:spacing w:after="0"/>
        <w:jc w:val="center"/>
      </w:pPr>
      <w:r>
        <w:object w:dxaOrig="9955" w:dyaOrig="8508">
          <v:shape id="_x0000_i1027" type="#_x0000_t75" style="width:468pt;height:399.75pt" o:ole="">
            <v:imagedata r:id="rId15" o:title=""/>
          </v:shape>
          <o:OLEObject Type="Embed" ProgID="Visio.Drawing.11" ShapeID="_x0000_i1027" DrawAspect="Content" ObjectID="_1432112049" r:id="rId16"/>
        </w:object>
      </w:r>
    </w:p>
    <w:p w:rsidR="001116F0" w:rsidRDefault="001116F0" w:rsidP="003D7283">
      <w:pPr>
        <w:spacing w:after="0"/>
        <w:jc w:val="center"/>
      </w:pPr>
    </w:p>
    <w:p w:rsidR="00472D03" w:rsidRDefault="00647EB4" w:rsidP="00472D03">
      <w:pPr>
        <w:spacing w:after="0"/>
        <w:jc w:val="center"/>
        <w:rPr>
          <w:rFonts w:ascii="Times New Roman" w:hAnsi="Times New Roman"/>
          <w:color w:val="000000"/>
        </w:rPr>
      </w:pPr>
      <w:bookmarkStart w:id="10" w:name="_Toc358368915"/>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3</w:t>
      </w:r>
      <w:r w:rsidRPr="00647EB4">
        <w:rPr>
          <w:rFonts w:ascii="Times New Roman" w:hAnsi="Times New Roman"/>
          <w:b/>
        </w:rPr>
        <w:fldChar w:fldCharType="end"/>
      </w:r>
      <w:r w:rsidR="00472D03">
        <w:rPr>
          <w:rFonts w:ascii="Times New Roman" w:hAnsi="Times New Roman" w:hint="eastAsia"/>
          <w:color w:val="000000"/>
        </w:rPr>
        <w:t xml:space="preserve"> </w:t>
      </w:r>
      <w:r w:rsidR="00F45A51">
        <w:rPr>
          <w:rFonts w:ascii="Times New Roman" w:hAnsi="Times New Roman"/>
          <w:color w:val="000000"/>
        </w:rPr>
        <w:t>The</w:t>
      </w:r>
      <w:r w:rsidR="00472D03">
        <w:rPr>
          <w:rFonts w:ascii="Times New Roman" w:hAnsi="Times New Roman" w:hint="eastAsia"/>
          <w:color w:val="000000"/>
        </w:rPr>
        <w:t xml:space="preserve"> </w:t>
      </w:r>
      <w:r w:rsidR="00F45A51">
        <w:rPr>
          <w:rFonts w:ascii="Times New Roman" w:hAnsi="Times New Roman"/>
          <w:color w:val="000000"/>
        </w:rPr>
        <w:t xml:space="preserve">simplified </w:t>
      </w:r>
      <w:r w:rsidR="00472D03">
        <w:rPr>
          <w:rFonts w:ascii="Times New Roman" w:hAnsi="Times New Roman"/>
          <w:color w:val="000000"/>
        </w:rPr>
        <w:t>standard</w:t>
      </w:r>
      <w:r w:rsidR="00472D03">
        <w:rPr>
          <w:rFonts w:ascii="Times New Roman" w:hAnsi="Times New Roman" w:hint="eastAsia"/>
          <w:color w:val="000000"/>
        </w:rPr>
        <w:t xml:space="preserve"> system configuration</w:t>
      </w:r>
      <w:r w:rsidR="00472D03">
        <w:rPr>
          <w:rFonts w:ascii="Times New Roman" w:hAnsi="Times New Roman"/>
          <w:color w:val="000000"/>
        </w:rPr>
        <w:t xml:space="preserve"> without MB</w:t>
      </w:r>
      <w:r w:rsidR="00F45A51">
        <w:rPr>
          <w:rFonts w:ascii="Times New Roman" w:hAnsi="Times New Roman"/>
          <w:color w:val="000000"/>
        </w:rPr>
        <w:t>.</w:t>
      </w:r>
      <w:bookmarkEnd w:id="10"/>
    </w:p>
    <w:p w:rsidR="002637A4" w:rsidRDefault="002637A4">
      <w:pPr>
        <w:spacing w:after="0" w:line="240" w:lineRule="auto"/>
        <w:rPr>
          <w:rFonts w:ascii="Times New Roman" w:hAnsi="Times New Roman"/>
          <w:color w:val="000000"/>
        </w:rPr>
      </w:pPr>
      <w:r>
        <w:rPr>
          <w:rFonts w:ascii="Times New Roman" w:hAnsi="Times New Roman"/>
          <w:color w:val="000000"/>
        </w:rPr>
        <w:br w:type="page"/>
      </w:r>
    </w:p>
    <w:p w:rsidR="002637A4" w:rsidRDefault="002637A4" w:rsidP="002637A4">
      <w:pPr>
        <w:spacing w:after="0"/>
        <w:ind w:firstLine="360"/>
        <w:jc w:val="both"/>
        <w:rPr>
          <w:rFonts w:ascii="Times New Roman" w:hAnsi="Times New Roman"/>
          <w:color w:val="000000"/>
        </w:rPr>
      </w:pPr>
      <w:r>
        <w:rPr>
          <w:rFonts w:ascii="Times New Roman" w:hAnsi="Times New Roman" w:hint="eastAsia"/>
          <w:color w:val="000000"/>
        </w:rPr>
        <w:lastRenderedPageBreak/>
        <w:t>Mixed system configuration</w:t>
      </w:r>
      <w:r>
        <w:rPr>
          <w:rFonts w:ascii="Times New Roman" w:hAnsi="Times New Roman"/>
          <w:color w:val="000000"/>
        </w:rPr>
        <w:t>s as shown in Figure 4 are not</w:t>
      </w:r>
      <w:r>
        <w:rPr>
          <w:rFonts w:ascii="Times New Roman" w:hAnsi="Times New Roman" w:hint="eastAsia"/>
          <w:color w:val="000000"/>
        </w:rPr>
        <w:t xml:space="preserve"> allowed</w:t>
      </w:r>
      <w:r>
        <w:rPr>
          <w:rFonts w:ascii="Times New Roman" w:hAnsi="Times New Roman"/>
          <w:color w:val="000000"/>
        </w:rPr>
        <w:t xml:space="preserve">. </w:t>
      </w:r>
    </w:p>
    <w:p w:rsidR="002637A4" w:rsidRDefault="002637A4" w:rsidP="003D7283">
      <w:pPr>
        <w:spacing w:after="0"/>
        <w:jc w:val="center"/>
      </w:pPr>
      <w:r>
        <w:object w:dxaOrig="11367" w:dyaOrig="10621">
          <v:shape id="_x0000_i1028" type="#_x0000_t75" style="width:264.75pt;height:246.75pt" o:ole="">
            <v:imagedata r:id="rId17" o:title=""/>
          </v:shape>
          <o:OLEObject Type="Embed" ProgID="Visio.Drawing.11" ShapeID="_x0000_i1028" DrawAspect="Content" ObjectID="_1432112050" r:id="rId18"/>
        </w:object>
      </w:r>
    </w:p>
    <w:p w:rsidR="002637A4" w:rsidRDefault="002637A4" w:rsidP="003D7283">
      <w:pPr>
        <w:spacing w:after="0"/>
        <w:jc w:val="center"/>
      </w:pPr>
      <w:r>
        <w:t>(a)</w:t>
      </w:r>
    </w:p>
    <w:p w:rsidR="00B778BC" w:rsidRDefault="00201B63" w:rsidP="003D7283">
      <w:pPr>
        <w:spacing w:after="0"/>
        <w:jc w:val="center"/>
      </w:pPr>
      <w:r>
        <w:rPr>
          <w:rFonts w:hint="eastAsia"/>
        </w:rPr>
        <w:t xml:space="preserve">      </w:t>
      </w:r>
      <w:r w:rsidR="002637A4">
        <w:object w:dxaOrig="9582" w:dyaOrig="10009">
          <v:shape id="_x0000_i1029" type="#_x0000_t75" style="width:273.75pt;height:286.5pt" o:ole="">
            <v:imagedata r:id="rId19" o:title=""/>
          </v:shape>
          <o:OLEObject Type="Embed" ProgID="Visio.Drawing.11" ShapeID="_x0000_i1029" DrawAspect="Content" ObjectID="_1432112051" r:id="rId20"/>
        </w:object>
      </w:r>
    </w:p>
    <w:p w:rsidR="0050051D" w:rsidRPr="0050051D" w:rsidRDefault="002637A4" w:rsidP="003D7283">
      <w:pPr>
        <w:spacing w:after="0"/>
        <w:jc w:val="center"/>
        <w:rPr>
          <w:rFonts w:ascii="Times New Roman" w:hAnsi="Times New Roman"/>
        </w:rPr>
      </w:pPr>
      <w:r>
        <w:rPr>
          <w:rFonts w:ascii="Times New Roman" w:hAnsi="Times New Roman"/>
        </w:rPr>
        <w:t>(b)</w:t>
      </w:r>
    </w:p>
    <w:p w:rsidR="0050051D" w:rsidRDefault="00647EB4" w:rsidP="0050051D">
      <w:pPr>
        <w:spacing w:after="0"/>
        <w:jc w:val="both"/>
        <w:rPr>
          <w:rFonts w:ascii="Times New Roman" w:hAnsi="Times New Roman"/>
          <w:color w:val="000000"/>
        </w:rPr>
      </w:pPr>
      <w:bookmarkStart w:id="11" w:name="_Toc358368916"/>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4</w:t>
      </w:r>
      <w:r w:rsidRPr="00647EB4">
        <w:rPr>
          <w:rFonts w:ascii="Times New Roman" w:hAnsi="Times New Roman"/>
          <w:b/>
        </w:rPr>
        <w:fldChar w:fldCharType="end"/>
      </w:r>
      <w:r w:rsidR="0050051D">
        <w:rPr>
          <w:rFonts w:ascii="Times New Roman" w:hAnsi="Times New Roman" w:hint="eastAsia"/>
          <w:color w:val="000000"/>
        </w:rPr>
        <w:t xml:space="preserve"> </w:t>
      </w:r>
      <w:r w:rsidR="002637A4">
        <w:rPr>
          <w:rFonts w:ascii="Times New Roman" w:hAnsi="Times New Roman" w:hint="eastAsia"/>
          <w:color w:val="000000"/>
        </w:rPr>
        <w:t>Mixed system configurations don</w:t>
      </w:r>
      <w:r w:rsidR="002637A4">
        <w:rPr>
          <w:rFonts w:ascii="Times New Roman" w:hAnsi="Times New Roman"/>
          <w:color w:val="000000"/>
        </w:rPr>
        <w:t xml:space="preserve">’t conflict with the standard OpenPET protocol. </w:t>
      </w:r>
      <w:r w:rsidR="003C1A43">
        <w:rPr>
          <w:rFonts w:ascii="Times New Roman" w:hAnsi="Times New Roman"/>
          <w:color w:val="000000"/>
        </w:rPr>
        <w:t xml:space="preserve">But they are </w:t>
      </w:r>
      <w:proofErr w:type="gramStart"/>
      <w:r w:rsidR="003C1A43">
        <w:rPr>
          <w:rFonts w:ascii="Times New Roman" w:hAnsi="Times New Roman"/>
          <w:color w:val="000000"/>
        </w:rPr>
        <w:t xml:space="preserve">not </w:t>
      </w:r>
      <w:r w:rsidR="0050051D">
        <w:rPr>
          <w:rFonts w:ascii="Times New Roman" w:hAnsi="Times New Roman" w:hint="eastAsia"/>
          <w:color w:val="000000"/>
        </w:rPr>
        <w:t xml:space="preserve"> </w:t>
      </w:r>
      <w:r w:rsidR="0050051D">
        <w:rPr>
          <w:rFonts w:ascii="Times New Roman" w:hAnsi="Times New Roman"/>
          <w:color w:val="000000"/>
        </w:rPr>
        <w:t>recommend</w:t>
      </w:r>
      <w:r w:rsidR="0050051D">
        <w:rPr>
          <w:rFonts w:ascii="Times New Roman" w:hAnsi="Times New Roman" w:hint="eastAsia"/>
          <w:color w:val="000000"/>
        </w:rPr>
        <w:t>ed</w:t>
      </w:r>
      <w:proofErr w:type="gramEnd"/>
      <w:r w:rsidR="0050051D">
        <w:rPr>
          <w:rFonts w:ascii="Times New Roman" w:hAnsi="Times New Roman" w:hint="eastAsia"/>
          <w:color w:val="000000"/>
        </w:rPr>
        <w:t>.</w:t>
      </w:r>
      <w:bookmarkEnd w:id="11"/>
      <w:r w:rsidR="0050051D">
        <w:rPr>
          <w:rFonts w:ascii="Times New Roman" w:hAnsi="Times New Roman" w:hint="eastAsia"/>
          <w:color w:val="000000"/>
        </w:rPr>
        <w:t xml:space="preserve"> </w:t>
      </w:r>
    </w:p>
    <w:p w:rsidR="0050051D" w:rsidRDefault="0050051D" w:rsidP="003D7283">
      <w:pPr>
        <w:spacing w:after="0"/>
        <w:jc w:val="center"/>
        <w:rPr>
          <w:rFonts w:ascii="Times New Roman" w:hAnsi="Times New Roman"/>
          <w:color w:val="000000"/>
        </w:rPr>
      </w:pPr>
    </w:p>
    <w:p w:rsidR="004654AE" w:rsidRPr="00B97EFA" w:rsidRDefault="004654AE" w:rsidP="00A763CC">
      <w:pPr>
        <w:pStyle w:val="Heading2"/>
        <w:numPr>
          <w:ilvl w:val="1"/>
          <w:numId w:val="21"/>
        </w:numPr>
        <w:rPr>
          <w:i/>
          <w:color w:val="000000" w:themeColor="text1"/>
          <w:sz w:val="24"/>
        </w:rPr>
      </w:pPr>
      <w:bookmarkStart w:id="12" w:name="_Toc358368725"/>
      <w:r w:rsidRPr="00B97EFA">
        <w:rPr>
          <w:rFonts w:hint="eastAsia"/>
          <w:i/>
          <w:color w:val="000000" w:themeColor="text1"/>
          <w:sz w:val="24"/>
        </w:rPr>
        <w:lastRenderedPageBreak/>
        <w:t xml:space="preserve">System </w:t>
      </w:r>
      <w:r>
        <w:rPr>
          <w:rFonts w:hint="eastAsia"/>
          <w:i/>
          <w:color w:val="000000" w:themeColor="text1"/>
          <w:sz w:val="24"/>
        </w:rPr>
        <w:t xml:space="preserve">hardware, firmware and software </w:t>
      </w:r>
      <w:r w:rsidR="00B14530">
        <w:rPr>
          <w:rFonts w:hint="eastAsia"/>
          <w:i/>
          <w:color w:val="000000" w:themeColor="text1"/>
          <w:sz w:val="24"/>
        </w:rPr>
        <w:t>structures</w:t>
      </w:r>
      <w:bookmarkEnd w:id="12"/>
    </w:p>
    <w:p w:rsidR="004654AE" w:rsidRDefault="004654AE" w:rsidP="00A763CC">
      <w:pPr>
        <w:pStyle w:val="Heading3"/>
        <w:numPr>
          <w:ilvl w:val="2"/>
          <w:numId w:val="21"/>
        </w:numPr>
        <w:rPr>
          <w:rFonts w:ascii="Times New Roman" w:hAnsi="Times New Roman"/>
          <w:b w:val="0"/>
          <w:i/>
          <w:color w:val="000000"/>
        </w:rPr>
      </w:pPr>
      <w:bookmarkStart w:id="13" w:name="_Toc358368726"/>
      <w:r w:rsidRPr="004654AE">
        <w:rPr>
          <w:rFonts w:ascii="Times New Roman" w:hAnsi="Times New Roman"/>
          <w:b w:val="0"/>
          <w:i/>
          <w:color w:val="000000"/>
        </w:rPr>
        <w:t>System hardware structure</w:t>
      </w:r>
      <w:bookmarkEnd w:id="13"/>
    </w:p>
    <w:p w:rsidR="00C3048B" w:rsidRDefault="00C3048B" w:rsidP="004654AE">
      <w:pPr>
        <w:spacing w:after="0"/>
        <w:ind w:firstLine="360"/>
        <w:rPr>
          <w:rFonts w:ascii="Times New Roman" w:hAnsi="Times New Roman"/>
          <w:color w:val="000000"/>
        </w:rPr>
      </w:pPr>
    </w:p>
    <w:p w:rsidR="004654AE" w:rsidRPr="0022118B" w:rsidRDefault="004654AE" w:rsidP="004654AE">
      <w:pPr>
        <w:spacing w:after="0"/>
        <w:ind w:firstLine="360"/>
        <w:rPr>
          <w:rFonts w:ascii="Times New Roman" w:hAnsi="Times New Roman"/>
          <w:color w:val="000000"/>
        </w:rPr>
      </w:pPr>
      <w:r>
        <w:rPr>
          <w:rFonts w:ascii="Times New Roman" w:hAnsi="Times New Roman"/>
          <w:color w:val="000000"/>
        </w:rPr>
        <w:t xml:space="preserve">The </w:t>
      </w:r>
      <w:r w:rsidR="003C1A43">
        <w:rPr>
          <w:rFonts w:ascii="Times New Roman" w:hAnsi="Times New Roman"/>
          <w:color w:val="000000"/>
        </w:rPr>
        <w:t xml:space="preserve">standard </w:t>
      </w:r>
      <w:r>
        <w:rPr>
          <w:rFonts w:ascii="Times New Roman" w:hAnsi="Times New Roman"/>
          <w:color w:val="000000"/>
        </w:rPr>
        <w:t xml:space="preserve">system hardware structure is shown as follows. </w:t>
      </w:r>
    </w:p>
    <w:p w:rsidR="004654AE" w:rsidRDefault="003C1A43" w:rsidP="004654AE">
      <w:pPr>
        <w:spacing w:after="0"/>
        <w:jc w:val="center"/>
      </w:pPr>
      <w:r>
        <w:object w:dxaOrig="14486" w:dyaOrig="15953">
          <v:shape id="_x0000_i1030" type="#_x0000_t75" style="width:468pt;height:515.25pt" o:ole="">
            <v:imagedata r:id="rId21" o:title=""/>
          </v:shape>
          <o:OLEObject Type="Embed" ProgID="Visio.Drawing.11" ShapeID="_x0000_i1030" DrawAspect="Content" ObjectID="_1432112052" r:id="rId22"/>
        </w:object>
      </w:r>
    </w:p>
    <w:p w:rsidR="004654AE" w:rsidRDefault="00647EB4" w:rsidP="004654AE">
      <w:pPr>
        <w:spacing w:after="0"/>
        <w:jc w:val="center"/>
        <w:rPr>
          <w:rFonts w:ascii="Times New Roman" w:hAnsi="Times New Roman"/>
          <w:color w:val="000000"/>
        </w:rPr>
      </w:pPr>
      <w:bookmarkStart w:id="14" w:name="_Toc358368917"/>
      <w:proofErr w:type="gramStart"/>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5</w:t>
      </w:r>
      <w:r w:rsidRPr="00647EB4">
        <w:rPr>
          <w:rFonts w:ascii="Times New Roman" w:hAnsi="Times New Roman"/>
          <w:b/>
        </w:rPr>
        <w:fldChar w:fldCharType="end"/>
      </w:r>
      <w:r w:rsidR="003C1A43">
        <w:rPr>
          <w:rFonts w:ascii="Times New Roman" w:hAnsi="Times New Roman"/>
          <w:color w:val="000000"/>
        </w:rPr>
        <w:t xml:space="preserve"> standard system hardware structure.</w:t>
      </w:r>
      <w:bookmarkEnd w:id="14"/>
      <w:proofErr w:type="gramEnd"/>
    </w:p>
    <w:p w:rsidR="004654AE" w:rsidRDefault="004654AE" w:rsidP="004654AE">
      <w:pPr>
        <w:spacing w:after="0"/>
        <w:ind w:firstLine="360"/>
        <w:rPr>
          <w:rFonts w:ascii="Times New Roman" w:hAnsi="Times New Roman"/>
          <w:color w:val="000000"/>
        </w:rPr>
      </w:pPr>
    </w:p>
    <w:p w:rsidR="004654AE" w:rsidRDefault="004654AE" w:rsidP="0094089A">
      <w:pPr>
        <w:spacing w:after="0"/>
        <w:ind w:firstLine="360"/>
        <w:jc w:val="both"/>
        <w:rPr>
          <w:rFonts w:ascii="Times New Roman" w:hAnsi="Times New Roman"/>
          <w:color w:val="000000"/>
        </w:rPr>
      </w:pPr>
      <w:r>
        <w:rPr>
          <w:rFonts w:ascii="Times New Roman" w:hAnsi="Times New Roman"/>
          <w:color w:val="000000"/>
        </w:rPr>
        <w:lastRenderedPageBreak/>
        <w:t>The host computer is equipped with USB/Ethernet</w:t>
      </w:r>
      <w:r w:rsidR="0094089A">
        <w:rPr>
          <w:rFonts w:ascii="Times New Roman" w:hAnsi="Times New Roman" w:hint="eastAsia"/>
          <w:color w:val="000000"/>
        </w:rPr>
        <w:t>/Fiber-Optic</w:t>
      </w:r>
      <w:r>
        <w:rPr>
          <w:rFonts w:ascii="Times New Roman" w:hAnsi="Times New Roman"/>
          <w:color w:val="000000"/>
        </w:rPr>
        <w:t xml:space="preserve"> connection and high speed hard disk. It sends commands to the C</w:t>
      </w:r>
      <w:r w:rsidR="00540C20">
        <w:rPr>
          <w:rFonts w:ascii="Times New Roman" w:hAnsi="Times New Roman"/>
          <w:color w:val="000000"/>
        </w:rPr>
        <w:t>UC</w:t>
      </w:r>
      <w:r>
        <w:rPr>
          <w:rFonts w:ascii="Times New Roman" w:hAnsi="Times New Roman"/>
          <w:color w:val="000000"/>
        </w:rPr>
        <w:t xml:space="preserve"> through USB/Ethernet</w:t>
      </w:r>
      <w:r w:rsidR="0094089A">
        <w:rPr>
          <w:rFonts w:ascii="Times New Roman" w:hAnsi="Times New Roman" w:hint="eastAsia"/>
          <w:color w:val="000000"/>
        </w:rPr>
        <w:t>/</w:t>
      </w:r>
      <w:r w:rsidR="0094089A" w:rsidRPr="0094089A">
        <w:rPr>
          <w:rFonts w:ascii="Times New Roman" w:hAnsi="Times New Roman" w:hint="eastAsia"/>
          <w:color w:val="000000"/>
        </w:rPr>
        <w:t xml:space="preserve"> </w:t>
      </w:r>
      <w:r w:rsidR="0094089A">
        <w:rPr>
          <w:rFonts w:ascii="Times New Roman" w:hAnsi="Times New Roman" w:hint="eastAsia"/>
          <w:color w:val="000000"/>
        </w:rPr>
        <w:t>Fiber-Optic</w:t>
      </w:r>
      <w:r>
        <w:rPr>
          <w:rFonts w:ascii="Times New Roman" w:hAnsi="Times New Roman"/>
          <w:color w:val="000000"/>
        </w:rPr>
        <w:t xml:space="preserve">, read data from the </w:t>
      </w:r>
      <w:r w:rsidR="00615B1D">
        <w:rPr>
          <w:rFonts w:ascii="Times New Roman" w:hAnsi="Times New Roman"/>
          <w:color w:val="000000"/>
        </w:rPr>
        <w:t>CUC</w:t>
      </w:r>
      <w:r>
        <w:rPr>
          <w:rFonts w:ascii="Times New Roman" w:hAnsi="Times New Roman"/>
          <w:color w:val="000000"/>
        </w:rPr>
        <w:t xml:space="preserve"> and save them into the hard disk in real time.</w:t>
      </w:r>
    </w:p>
    <w:p w:rsidR="004654AE" w:rsidRDefault="00B14530" w:rsidP="009D3BBC">
      <w:pPr>
        <w:spacing w:after="0"/>
        <w:ind w:firstLine="360"/>
        <w:jc w:val="both"/>
        <w:rPr>
          <w:rFonts w:ascii="Times New Roman" w:hAnsi="Times New Roman"/>
          <w:color w:val="000000"/>
        </w:rPr>
      </w:pPr>
      <w:r>
        <w:rPr>
          <w:rFonts w:ascii="Times New Roman" w:hAnsi="Times New Roman"/>
          <w:color w:val="000000"/>
        </w:rPr>
        <w:t>The C</w:t>
      </w:r>
      <w:r w:rsidR="003B52D1">
        <w:rPr>
          <w:rFonts w:ascii="Times New Roman" w:hAnsi="Times New Roman"/>
          <w:color w:val="000000"/>
        </w:rPr>
        <w:t>UC</w:t>
      </w:r>
      <w:r>
        <w:rPr>
          <w:rFonts w:ascii="Times New Roman" w:hAnsi="Times New Roman" w:hint="eastAsia"/>
          <w:color w:val="000000"/>
        </w:rPr>
        <w:t xml:space="preserve"> </w:t>
      </w:r>
      <w:r w:rsidR="004654AE">
        <w:rPr>
          <w:rFonts w:ascii="Times New Roman" w:hAnsi="Times New Roman"/>
          <w:color w:val="000000"/>
        </w:rPr>
        <w:t xml:space="preserve">and </w:t>
      </w:r>
      <w:r w:rsidR="003B52D1">
        <w:rPr>
          <w:rFonts w:ascii="Times New Roman" w:hAnsi="Times New Roman"/>
          <w:color w:val="000000"/>
        </w:rPr>
        <w:t>DUC</w:t>
      </w:r>
      <w:r w:rsidR="004654AE">
        <w:rPr>
          <w:rFonts w:ascii="Times New Roman" w:hAnsi="Times New Roman"/>
          <w:color w:val="000000"/>
        </w:rPr>
        <w:t xml:space="preserve"> have the same hardware configurations. The core component is a FPGA which is configured as an embedded NIOS II </w:t>
      </w:r>
      <w:proofErr w:type="spellStart"/>
      <w:r w:rsidR="004654AE">
        <w:rPr>
          <w:rFonts w:ascii="Times New Roman" w:hAnsi="Times New Roman"/>
          <w:color w:val="000000"/>
        </w:rPr>
        <w:t>micro processor</w:t>
      </w:r>
      <w:proofErr w:type="spellEnd"/>
      <w:r w:rsidR="004654AE">
        <w:rPr>
          <w:rFonts w:ascii="Times New Roman" w:hAnsi="Times New Roman"/>
          <w:color w:val="000000"/>
        </w:rPr>
        <w:t xml:space="preserve">. The NIOS II μ-processor is interfaced to register array which is implemented in the FPGA and peripheral devices </w:t>
      </w:r>
      <w:r w:rsidR="003E2353">
        <w:rPr>
          <w:rFonts w:ascii="Times New Roman" w:hAnsi="Times New Roman"/>
          <w:color w:val="000000"/>
        </w:rPr>
        <w:t>include</w:t>
      </w:r>
      <w:r w:rsidR="004654AE">
        <w:rPr>
          <w:rFonts w:ascii="Times New Roman" w:hAnsi="Times New Roman"/>
          <w:color w:val="000000"/>
        </w:rPr>
        <w:t>:</w:t>
      </w:r>
    </w:p>
    <w:p w:rsidR="004654AE" w:rsidRPr="00400451" w:rsidRDefault="004654AE" w:rsidP="00A763CC">
      <w:pPr>
        <w:numPr>
          <w:ilvl w:val="0"/>
          <w:numId w:val="6"/>
        </w:numPr>
        <w:spacing w:after="0"/>
        <w:rPr>
          <w:rFonts w:ascii="Times New Roman" w:hAnsi="Times New Roman"/>
          <w:b/>
          <w:color w:val="000000"/>
        </w:rPr>
      </w:pPr>
      <w:r w:rsidRPr="00400451">
        <w:rPr>
          <w:rFonts w:ascii="Times New Roman" w:hAnsi="Times New Roman"/>
          <w:b/>
          <w:color w:val="000000"/>
        </w:rPr>
        <w:t xml:space="preserve">Digital IO </w:t>
      </w:r>
    </w:p>
    <w:p w:rsidR="004654AE" w:rsidRDefault="004654AE" w:rsidP="004654AE">
      <w:pPr>
        <w:spacing w:after="0"/>
        <w:ind w:left="720"/>
        <w:rPr>
          <w:rFonts w:ascii="Times New Roman" w:hAnsi="Times New Roman"/>
          <w:color w:val="000000"/>
        </w:rPr>
      </w:pPr>
      <w:r>
        <w:rPr>
          <w:rFonts w:ascii="Times New Roman" w:hAnsi="Times New Roman"/>
          <w:color w:val="000000"/>
          <w:u w:val="single"/>
        </w:rPr>
        <w:t xml:space="preserve">Through </w:t>
      </w:r>
      <w:r w:rsidRPr="00C874D0">
        <w:rPr>
          <w:rFonts w:ascii="Times New Roman" w:hAnsi="Times New Roman"/>
          <w:color w:val="000000"/>
          <w:u w:val="single"/>
        </w:rPr>
        <w:t>Main FPGA</w:t>
      </w:r>
      <w:r>
        <w:rPr>
          <w:rFonts w:ascii="Times New Roman" w:hAnsi="Times New Roman"/>
          <w:color w:val="000000"/>
        </w:rPr>
        <w:t>:</w:t>
      </w:r>
    </w:p>
    <w:p w:rsidR="004654AE" w:rsidRDefault="004654AE" w:rsidP="004654AE">
      <w:pPr>
        <w:spacing w:after="0"/>
        <w:ind w:left="720"/>
        <w:rPr>
          <w:rFonts w:ascii="Times New Roman" w:hAnsi="Times New Roman"/>
          <w:color w:val="000000"/>
        </w:rPr>
      </w:pPr>
      <w:r>
        <w:rPr>
          <w:rFonts w:ascii="Times New Roman" w:hAnsi="Times New Roman"/>
          <w:color w:val="000000"/>
        </w:rPr>
        <w:t>16 bits digital IO (4 bits direction control)</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10 Bits LED bar </w:t>
      </w:r>
    </w:p>
    <w:p w:rsidR="004654AE" w:rsidRDefault="004654AE" w:rsidP="004654AE">
      <w:pPr>
        <w:spacing w:after="0"/>
        <w:ind w:left="720"/>
        <w:rPr>
          <w:rFonts w:ascii="Times New Roman" w:hAnsi="Times New Roman"/>
          <w:color w:val="000000"/>
        </w:rPr>
      </w:pPr>
      <w:r>
        <w:rPr>
          <w:rFonts w:ascii="Times New Roman" w:hAnsi="Times New Roman"/>
          <w:color w:val="000000"/>
        </w:rPr>
        <w:t>Two logic analyzer connectors (16+1 bits each)</w:t>
      </w:r>
    </w:p>
    <w:p w:rsidR="004654AE" w:rsidRDefault="004654AE" w:rsidP="004654AE">
      <w:pPr>
        <w:spacing w:after="0"/>
        <w:ind w:left="720"/>
        <w:rPr>
          <w:rFonts w:ascii="Times New Roman" w:hAnsi="Times New Roman"/>
          <w:color w:val="000000"/>
        </w:rPr>
      </w:pPr>
      <w:r>
        <w:rPr>
          <w:rFonts w:ascii="Times New Roman" w:hAnsi="Times New Roman"/>
          <w:color w:val="000000"/>
          <w:u w:val="single"/>
        </w:rPr>
        <w:t xml:space="preserve">Through </w:t>
      </w:r>
      <w:r w:rsidRPr="00C874D0">
        <w:rPr>
          <w:rFonts w:ascii="Times New Roman" w:hAnsi="Times New Roman"/>
          <w:color w:val="000000"/>
          <w:u w:val="single"/>
        </w:rPr>
        <w:t>IO FPGA 1</w:t>
      </w:r>
      <w:r>
        <w:rPr>
          <w:rFonts w:ascii="Times New Roman" w:hAnsi="Times New Roman"/>
          <w:color w:val="000000"/>
        </w:rPr>
        <w:t>:</w:t>
      </w:r>
    </w:p>
    <w:p w:rsidR="004654AE" w:rsidRDefault="004654AE" w:rsidP="004654AE">
      <w:pPr>
        <w:spacing w:after="0"/>
        <w:ind w:left="720"/>
        <w:rPr>
          <w:rFonts w:ascii="Times New Roman" w:hAnsi="Times New Roman"/>
          <w:color w:val="000000"/>
        </w:rPr>
      </w:pPr>
      <w:r>
        <w:rPr>
          <w:rFonts w:ascii="Times New Roman" w:hAnsi="Times New Roman"/>
          <w:color w:val="000000"/>
        </w:rPr>
        <w:t>16 bits digital IO (4 bits direction control)</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10 Bits LED bar </w:t>
      </w:r>
    </w:p>
    <w:p w:rsidR="004654AE" w:rsidRDefault="004654AE" w:rsidP="004654AE">
      <w:pPr>
        <w:spacing w:after="0"/>
        <w:ind w:left="720"/>
        <w:rPr>
          <w:rFonts w:ascii="Times New Roman" w:hAnsi="Times New Roman"/>
          <w:color w:val="000000"/>
        </w:rPr>
      </w:pPr>
      <w:r>
        <w:rPr>
          <w:rFonts w:ascii="Times New Roman" w:hAnsi="Times New Roman"/>
          <w:color w:val="000000"/>
        </w:rPr>
        <w:t>One logic analyzer connector (16+1 bits each)</w:t>
      </w:r>
    </w:p>
    <w:p w:rsidR="004654AE" w:rsidRDefault="004654AE" w:rsidP="004654AE">
      <w:pPr>
        <w:spacing w:after="0"/>
        <w:ind w:left="720"/>
        <w:rPr>
          <w:rFonts w:ascii="Times New Roman" w:hAnsi="Times New Roman"/>
          <w:color w:val="000000"/>
        </w:rPr>
      </w:pPr>
      <w:r>
        <w:rPr>
          <w:rFonts w:ascii="Times New Roman" w:hAnsi="Times New Roman"/>
          <w:color w:val="000000"/>
          <w:u w:val="single"/>
        </w:rPr>
        <w:t xml:space="preserve">Through </w:t>
      </w:r>
      <w:r w:rsidRPr="00C874D0">
        <w:rPr>
          <w:rFonts w:ascii="Times New Roman" w:hAnsi="Times New Roman"/>
          <w:color w:val="000000"/>
          <w:u w:val="single"/>
        </w:rPr>
        <w:t xml:space="preserve">IO FPGA </w:t>
      </w:r>
      <w:r>
        <w:rPr>
          <w:rFonts w:ascii="Times New Roman" w:hAnsi="Times New Roman"/>
          <w:color w:val="000000"/>
          <w:u w:val="single"/>
        </w:rPr>
        <w:t>2</w:t>
      </w:r>
      <w:r>
        <w:rPr>
          <w:rFonts w:ascii="Times New Roman" w:hAnsi="Times New Roman"/>
          <w:color w:val="000000"/>
        </w:rPr>
        <w:t>:</w:t>
      </w:r>
    </w:p>
    <w:p w:rsidR="004654AE" w:rsidRDefault="004654AE" w:rsidP="004654AE">
      <w:pPr>
        <w:spacing w:after="0"/>
        <w:ind w:left="720"/>
        <w:rPr>
          <w:rFonts w:ascii="Times New Roman" w:hAnsi="Times New Roman"/>
          <w:color w:val="000000"/>
        </w:rPr>
      </w:pPr>
      <w:r>
        <w:rPr>
          <w:rFonts w:ascii="Times New Roman" w:hAnsi="Times New Roman"/>
          <w:color w:val="000000"/>
        </w:rPr>
        <w:t>16 bits digital IO (4 bits direction control)</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10 Bits LED bar </w:t>
      </w:r>
    </w:p>
    <w:p w:rsidR="004654AE" w:rsidRDefault="004654AE" w:rsidP="004654AE">
      <w:pPr>
        <w:spacing w:after="0"/>
        <w:ind w:left="720"/>
        <w:rPr>
          <w:rFonts w:ascii="Times New Roman" w:hAnsi="Times New Roman"/>
          <w:color w:val="000000"/>
        </w:rPr>
      </w:pPr>
      <w:r>
        <w:rPr>
          <w:rFonts w:ascii="Times New Roman" w:hAnsi="Times New Roman"/>
          <w:color w:val="000000"/>
        </w:rPr>
        <w:t>One logic analyzer connector (16+1 bits each)</w:t>
      </w:r>
    </w:p>
    <w:p w:rsidR="004654AE" w:rsidRPr="00400451" w:rsidRDefault="004654AE" w:rsidP="00A763CC">
      <w:pPr>
        <w:numPr>
          <w:ilvl w:val="0"/>
          <w:numId w:val="6"/>
        </w:numPr>
        <w:spacing w:after="0"/>
        <w:rPr>
          <w:rFonts w:ascii="Times New Roman" w:hAnsi="Times New Roman"/>
          <w:b/>
          <w:color w:val="000000"/>
        </w:rPr>
      </w:pPr>
      <w:r w:rsidRPr="00400451">
        <w:rPr>
          <w:rFonts w:ascii="Times New Roman" w:hAnsi="Times New Roman"/>
          <w:b/>
          <w:color w:val="000000"/>
        </w:rPr>
        <w:t>Memory</w:t>
      </w:r>
    </w:p>
    <w:p w:rsidR="004654AE" w:rsidRPr="00C874D0" w:rsidRDefault="004654AE" w:rsidP="004654AE">
      <w:pPr>
        <w:spacing w:after="0"/>
        <w:ind w:left="720"/>
        <w:rPr>
          <w:rFonts w:ascii="Times New Roman" w:hAnsi="Times New Roman"/>
          <w:color w:val="000000"/>
          <w:u w:val="single"/>
        </w:rPr>
      </w:pPr>
      <w:r>
        <w:rPr>
          <w:rFonts w:ascii="Times New Roman" w:hAnsi="Times New Roman"/>
          <w:color w:val="000000"/>
          <w:u w:val="single"/>
        </w:rPr>
        <w:t xml:space="preserve">Through </w:t>
      </w:r>
      <w:r w:rsidRPr="00C874D0">
        <w:rPr>
          <w:rFonts w:ascii="Times New Roman" w:hAnsi="Times New Roman"/>
          <w:color w:val="000000"/>
          <w:u w:val="single"/>
        </w:rPr>
        <w:t>Main FPGA:</w:t>
      </w:r>
    </w:p>
    <w:p w:rsidR="004654AE" w:rsidRDefault="004654AE" w:rsidP="00A763CC">
      <w:pPr>
        <w:numPr>
          <w:ilvl w:val="0"/>
          <w:numId w:val="7"/>
        </w:numPr>
        <w:spacing w:after="0"/>
        <w:ind w:left="900" w:hanging="180"/>
        <w:rPr>
          <w:rFonts w:ascii="Times New Roman" w:hAnsi="Times New Roman"/>
          <w:color w:val="000000"/>
        </w:rPr>
      </w:pPr>
      <w:r>
        <w:rPr>
          <w:rFonts w:ascii="Times New Roman" w:hAnsi="Times New Roman"/>
          <w:color w:val="000000"/>
        </w:rPr>
        <w:t>Flash memory</w:t>
      </w:r>
    </w:p>
    <w:p w:rsidR="004654AE" w:rsidRDefault="004654AE" w:rsidP="004654AE">
      <w:pPr>
        <w:spacing w:after="0"/>
        <w:ind w:left="720" w:firstLine="180"/>
        <w:rPr>
          <w:rFonts w:ascii="Times New Roman" w:hAnsi="Times New Roman"/>
          <w:color w:val="000000"/>
        </w:rPr>
      </w:pPr>
      <w:r>
        <w:rPr>
          <w:rFonts w:ascii="Times New Roman" w:hAnsi="Times New Roman"/>
          <w:color w:val="000000"/>
        </w:rPr>
        <w:t>EPCS64 flash memory</w:t>
      </w:r>
    </w:p>
    <w:p w:rsidR="004654AE" w:rsidRDefault="004654AE" w:rsidP="004654AE">
      <w:pPr>
        <w:spacing w:after="0"/>
        <w:ind w:left="720" w:firstLine="180"/>
        <w:rPr>
          <w:rFonts w:ascii="Times New Roman" w:hAnsi="Times New Roman"/>
          <w:color w:val="000000"/>
        </w:rPr>
      </w:pPr>
      <w:r>
        <w:rPr>
          <w:rFonts w:ascii="Times New Roman" w:hAnsi="Times New Roman"/>
          <w:color w:val="000000"/>
        </w:rPr>
        <w:t>64MB flash memory</w:t>
      </w:r>
    </w:p>
    <w:p w:rsidR="004654AE" w:rsidRDefault="004654AE" w:rsidP="00A763CC">
      <w:pPr>
        <w:numPr>
          <w:ilvl w:val="0"/>
          <w:numId w:val="7"/>
        </w:numPr>
        <w:spacing w:after="0"/>
        <w:ind w:left="900" w:hanging="180"/>
        <w:rPr>
          <w:rFonts w:ascii="Times New Roman" w:hAnsi="Times New Roman"/>
          <w:color w:val="000000"/>
        </w:rPr>
      </w:pPr>
      <w:r>
        <w:rPr>
          <w:rFonts w:ascii="Times New Roman" w:hAnsi="Times New Roman"/>
          <w:color w:val="000000"/>
        </w:rPr>
        <w:t>RAM</w:t>
      </w:r>
    </w:p>
    <w:p w:rsidR="004654AE" w:rsidRDefault="004654AE" w:rsidP="004654AE">
      <w:pPr>
        <w:spacing w:after="0"/>
        <w:ind w:left="720" w:firstLine="180"/>
        <w:rPr>
          <w:rFonts w:ascii="Times New Roman" w:hAnsi="Times New Roman"/>
          <w:color w:val="000000"/>
        </w:rPr>
      </w:pPr>
      <w:r>
        <w:rPr>
          <w:rFonts w:ascii="Times New Roman" w:hAnsi="Times New Roman"/>
          <w:color w:val="000000"/>
        </w:rPr>
        <w:t>4MB SRAM</w:t>
      </w:r>
    </w:p>
    <w:p w:rsidR="004654AE" w:rsidRDefault="004654AE" w:rsidP="004654AE">
      <w:pPr>
        <w:spacing w:after="0"/>
        <w:ind w:left="720" w:firstLine="180"/>
        <w:rPr>
          <w:rFonts w:ascii="Times New Roman" w:hAnsi="Times New Roman"/>
          <w:color w:val="000000"/>
        </w:rPr>
      </w:pPr>
      <w:r>
        <w:rPr>
          <w:rFonts w:ascii="Times New Roman" w:hAnsi="Times New Roman"/>
          <w:color w:val="000000"/>
        </w:rPr>
        <w:t>1GB DDR2-SO-DIMM SDRAM</w:t>
      </w:r>
    </w:p>
    <w:p w:rsidR="004654AE" w:rsidRPr="00C874D0" w:rsidRDefault="004654AE" w:rsidP="004654AE">
      <w:pPr>
        <w:spacing w:after="0"/>
        <w:ind w:left="720"/>
        <w:rPr>
          <w:rFonts w:ascii="Times New Roman" w:hAnsi="Times New Roman"/>
          <w:color w:val="000000"/>
          <w:u w:val="single"/>
        </w:rPr>
      </w:pPr>
      <w:r>
        <w:rPr>
          <w:rFonts w:ascii="Times New Roman" w:hAnsi="Times New Roman"/>
          <w:color w:val="000000"/>
          <w:u w:val="single"/>
        </w:rPr>
        <w:t xml:space="preserve">Through IO </w:t>
      </w:r>
      <w:r w:rsidRPr="00C874D0">
        <w:rPr>
          <w:rFonts w:ascii="Times New Roman" w:hAnsi="Times New Roman"/>
          <w:color w:val="000000"/>
          <w:u w:val="single"/>
        </w:rPr>
        <w:t>FPGA</w:t>
      </w:r>
      <w:r>
        <w:rPr>
          <w:rFonts w:ascii="Times New Roman" w:hAnsi="Times New Roman"/>
          <w:color w:val="000000"/>
          <w:u w:val="single"/>
        </w:rPr>
        <w:t xml:space="preserve"> 1</w:t>
      </w:r>
      <w:r w:rsidRPr="00C874D0">
        <w:rPr>
          <w:rFonts w:ascii="Times New Roman" w:hAnsi="Times New Roman"/>
          <w:color w:val="000000"/>
          <w:u w:val="single"/>
        </w:rPr>
        <w:t>:</w:t>
      </w:r>
    </w:p>
    <w:p w:rsidR="004654AE" w:rsidRDefault="004654AE" w:rsidP="00A763CC">
      <w:pPr>
        <w:numPr>
          <w:ilvl w:val="0"/>
          <w:numId w:val="7"/>
        </w:numPr>
        <w:spacing w:after="0"/>
        <w:ind w:left="900" w:hanging="180"/>
        <w:rPr>
          <w:rFonts w:ascii="Times New Roman" w:hAnsi="Times New Roman"/>
          <w:color w:val="000000"/>
        </w:rPr>
      </w:pPr>
      <w:r>
        <w:rPr>
          <w:rFonts w:ascii="Times New Roman" w:hAnsi="Times New Roman"/>
          <w:color w:val="000000"/>
        </w:rPr>
        <w:t>RAM</w:t>
      </w:r>
    </w:p>
    <w:p w:rsidR="004654AE" w:rsidRDefault="004654AE" w:rsidP="004654AE">
      <w:pPr>
        <w:spacing w:after="0"/>
        <w:ind w:left="720" w:firstLine="180"/>
        <w:rPr>
          <w:rFonts w:ascii="Times New Roman" w:hAnsi="Times New Roman"/>
          <w:color w:val="000000"/>
        </w:rPr>
      </w:pPr>
      <w:r>
        <w:rPr>
          <w:rFonts w:ascii="Times New Roman" w:hAnsi="Times New Roman"/>
          <w:color w:val="000000"/>
        </w:rPr>
        <w:t>2MB SRAM</w:t>
      </w:r>
    </w:p>
    <w:p w:rsidR="004654AE" w:rsidRPr="00C874D0" w:rsidRDefault="004654AE" w:rsidP="004654AE">
      <w:pPr>
        <w:spacing w:after="0"/>
        <w:ind w:left="720"/>
        <w:rPr>
          <w:rFonts w:ascii="Times New Roman" w:hAnsi="Times New Roman"/>
          <w:color w:val="000000"/>
          <w:u w:val="single"/>
        </w:rPr>
      </w:pPr>
      <w:r>
        <w:rPr>
          <w:rFonts w:ascii="Times New Roman" w:hAnsi="Times New Roman"/>
          <w:color w:val="000000"/>
          <w:u w:val="single"/>
        </w:rPr>
        <w:t xml:space="preserve">Through IO </w:t>
      </w:r>
      <w:r w:rsidRPr="00C874D0">
        <w:rPr>
          <w:rFonts w:ascii="Times New Roman" w:hAnsi="Times New Roman"/>
          <w:color w:val="000000"/>
          <w:u w:val="single"/>
        </w:rPr>
        <w:t>FPGA</w:t>
      </w:r>
      <w:r>
        <w:rPr>
          <w:rFonts w:ascii="Times New Roman" w:hAnsi="Times New Roman"/>
          <w:color w:val="000000"/>
          <w:u w:val="single"/>
        </w:rPr>
        <w:t xml:space="preserve"> 2</w:t>
      </w:r>
      <w:r w:rsidRPr="00C874D0">
        <w:rPr>
          <w:rFonts w:ascii="Times New Roman" w:hAnsi="Times New Roman"/>
          <w:color w:val="000000"/>
          <w:u w:val="single"/>
        </w:rPr>
        <w:t>:</w:t>
      </w:r>
    </w:p>
    <w:p w:rsidR="004654AE" w:rsidRDefault="004654AE" w:rsidP="00A763CC">
      <w:pPr>
        <w:numPr>
          <w:ilvl w:val="0"/>
          <w:numId w:val="7"/>
        </w:numPr>
        <w:spacing w:after="0"/>
        <w:ind w:left="900" w:hanging="180"/>
        <w:rPr>
          <w:rFonts w:ascii="Times New Roman" w:hAnsi="Times New Roman"/>
          <w:color w:val="000000"/>
        </w:rPr>
      </w:pPr>
      <w:r>
        <w:rPr>
          <w:rFonts w:ascii="Times New Roman" w:hAnsi="Times New Roman"/>
          <w:color w:val="000000"/>
        </w:rPr>
        <w:t>RAM</w:t>
      </w:r>
    </w:p>
    <w:p w:rsidR="004654AE" w:rsidRDefault="004654AE" w:rsidP="004654AE">
      <w:pPr>
        <w:spacing w:after="0"/>
        <w:ind w:left="720" w:firstLine="180"/>
        <w:rPr>
          <w:rFonts w:ascii="Times New Roman" w:hAnsi="Times New Roman"/>
          <w:color w:val="000000"/>
        </w:rPr>
      </w:pPr>
      <w:r>
        <w:rPr>
          <w:rFonts w:ascii="Times New Roman" w:hAnsi="Times New Roman"/>
          <w:color w:val="000000"/>
        </w:rPr>
        <w:t>2MB SRAM</w:t>
      </w:r>
    </w:p>
    <w:p w:rsidR="004654AE" w:rsidRPr="00400451" w:rsidRDefault="004654AE" w:rsidP="00A763CC">
      <w:pPr>
        <w:numPr>
          <w:ilvl w:val="0"/>
          <w:numId w:val="6"/>
        </w:numPr>
        <w:spacing w:after="0"/>
        <w:rPr>
          <w:rFonts w:ascii="Times New Roman" w:hAnsi="Times New Roman"/>
          <w:b/>
          <w:color w:val="000000"/>
        </w:rPr>
      </w:pPr>
      <w:r w:rsidRPr="00400451">
        <w:rPr>
          <w:rFonts w:ascii="Times New Roman" w:hAnsi="Times New Roman"/>
          <w:b/>
          <w:color w:val="000000"/>
        </w:rPr>
        <w:t xml:space="preserve">SD card </w:t>
      </w:r>
    </w:p>
    <w:p w:rsidR="004654AE" w:rsidRPr="00400451" w:rsidRDefault="004654AE" w:rsidP="00A763CC">
      <w:pPr>
        <w:numPr>
          <w:ilvl w:val="0"/>
          <w:numId w:val="6"/>
        </w:numPr>
        <w:spacing w:after="0"/>
        <w:rPr>
          <w:rFonts w:ascii="Times New Roman" w:hAnsi="Times New Roman"/>
          <w:b/>
          <w:color w:val="000000"/>
        </w:rPr>
      </w:pPr>
      <w:r w:rsidRPr="00400451">
        <w:rPr>
          <w:rFonts w:ascii="Times New Roman" w:hAnsi="Times New Roman"/>
          <w:b/>
          <w:color w:val="000000"/>
        </w:rPr>
        <w:t xml:space="preserve">Miscellaneous </w:t>
      </w:r>
      <w:r>
        <w:rPr>
          <w:rFonts w:ascii="Times New Roman" w:hAnsi="Times New Roman"/>
          <w:b/>
          <w:color w:val="000000"/>
        </w:rPr>
        <w:t>devices</w:t>
      </w:r>
      <w:r w:rsidRPr="00400451">
        <w:rPr>
          <w:rFonts w:ascii="Times New Roman" w:hAnsi="Times New Roman"/>
          <w:b/>
          <w:color w:val="000000"/>
        </w:rPr>
        <w:t xml:space="preserve"> </w:t>
      </w:r>
    </w:p>
    <w:p w:rsidR="004654AE" w:rsidRDefault="004654AE" w:rsidP="004654AE">
      <w:pPr>
        <w:spacing w:after="0"/>
        <w:ind w:left="720"/>
        <w:rPr>
          <w:rFonts w:ascii="Times New Roman" w:hAnsi="Times New Roman"/>
          <w:color w:val="000000"/>
        </w:rPr>
      </w:pPr>
      <w:r>
        <w:rPr>
          <w:rFonts w:ascii="Times New Roman" w:hAnsi="Times New Roman"/>
          <w:color w:val="000000"/>
        </w:rPr>
        <w:t>Power monitor</w:t>
      </w:r>
    </w:p>
    <w:p w:rsidR="004654AE" w:rsidRDefault="004654AE" w:rsidP="004654AE">
      <w:pPr>
        <w:spacing w:after="0"/>
        <w:ind w:left="720"/>
        <w:rPr>
          <w:rFonts w:ascii="Times New Roman" w:hAnsi="Times New Roman"/>
          <w:color w:val="000000"/>
        </w:rPr>
      </w:pPr>
      <w:r>
        <w:rPr>
          <w:rFonts w:ascii="Times New Roman" w:hAnsi="Times New Roman"/>
          <w:color w:val="000000"/>
        </w:rPr>
        <w:t>Temperature sensors</w:t>
      </w:r>
    </w:p>
    <w:p w:rsidR="004654AE" w:rsidRDefault="004654AE" w:rsidP="004654AE">
      <w:pPr>
        <w:spacing w:after="0"/>
        <w:ind w:left="720"/>
        <w:rPr>
          <w:rFonts w:ascii="Times New Roman" w:hAnsi="Times New Roman"/>
          <w:color w:val="000000"/>
        </w:rPr>
      </w:pPr>
      <w:r>
        <w:rPr>
          <w:rFonts w:ascii="Times New Roman" w:hAnsi="Times New Roman"/>
          <w:color w:val="000000"/>
        </w:rPr>
        <w:t>Two RS232 interfaces</w:t>
      </w:r>
    </w:p>
    <w:p w:rsidR="004654AE" w:rsidRDefault="004654AE" w:rsidP="004654AE">
      <w:pPr>
        <w:spacing w:after="0"/>
        <w:rPr>
          <w:rFonts w:ascii="Times New Roman" w:hAnsi="Times New Roman"/>
          <w:color w:val="1403ED"/>
        </w:rPr>
      </w:pPr>
    </w:p>
    <w:p w:rsidR="004654AE" w:rsidRDefault="004654AE" w:rsidP="00804527">
      <w:pPr>
        <w:spacing w:after="0"/>
        <w:jc w:val="both"/>
        <w:rPr>
          <w:rFonts w:ascii="Times New Roman" w:hAnsi="Times New Roman"/>
        </w:rPr>
      </w:pPr>
      <w:r>
        <w:rPr>
          <w:rFonts w:ascii="Times New Roman" w:hAnsi="Times New Roman"/>
        </w:rPr>
        <w:t xml:space="preserve">* Note that the data/status/command communication interfaces (USB, </w:t>
      </w:r>
      <w:proofErr w:type="gramStart"/>
      <w:r>
        <w:rPr>
          <w:rFonts w:ascii="Times New Roman" w:hAnsi="Times New Roman"/>
        </w:rPr>
        <w:t>Gb</w:t>
      </w:r>
      <w:proofErr w:type="gramEnd"/>
      <w:r>
        <w:rPr>
          <w:rFonts w:ascii="Times New Roman" w:hAnsi="Times New Roman"/>
        </w:rPr>
        <w:t xml:space="preserve"> Ethernet</w:t>
      </w:r>
      <w:r w:rsidR="00804527">
        <w:rPr>
          <w:rFonts w:ascii="Times New Roman" w:hAnsi="Times New Roman" w:hint="eastAsia"/>
        </w:rPr>
        <w:t xml:space="preserve">, </w:t>
      </w:r>
      <w:r w:rsidR="00804527">
        <w:rPr>
          <w:rFonts w:ascii="Times New Roman" w:hAnsi="Times New Roman" w:hint="eastAsia"/>
          <w:color w:val="000000"/>
        </w:rPr>
        <w:t>Fiber-Optic</w:t>
      </w:r>
      <w:r>
        <w:rPr>
          <w:rFonts w:ascii="Times New Roman" w:hAnsi="Times New Roman"/>
        </w:rPr>
        <w:t xml:space="preserve"> and high speed digital data communication ports) are not connected to the </w:t>
      </w:r>
      <w:r>
        <w:rPr>
          <w:rFonts w:ascii="Times New Roman" w:hAnsi="Times New Roman"/>
          <w:color w:val="000000"/>
        </w:rPr>
        <w:t xml:space="preserve">NIOS II μ-processor directly. </w:t>
      </w:r>
      <w:r w:rsidRPr="00400451">
        <w:rPr>
          <w:rFonts w:ascii="Times New Roman" w:hAnsi="Times New Roman"/>
        </w:rPr>
        <w:t xml:space="preserve"> </w:t>
      </w:r>
      <w:r>
        <w:rPr>
          <w:rFonts w:ascii="Times New Roman" w:hAnsi="Times New Roman"/>
          <w:color w:val="000000"/>
        </w:rPr>
        <w:t xml:space="preserve">NIOS II μ-processor talks to those </w:t>
      </w:r>
      <w:r>
        <w:rPr>
          <w:rFonts w:ascii="Times New Roman" w:hAnsi="Times New Roman"/>
        </w:rPr>
        <w:t>communication interfaces through the register array implemented in the FPGAs.</w:t>
      </w:r>
    </w:p>
    <w:p w:rsidR="004654AE" w:rsidRDefault="004654AE" w:rsidP="004654AE">
      <w:pPr>
        <w:spacing w:after="0"/>
        <w:rPr>
          <w:rFonts w:ascii="Times New Roman" w:hAnsi="Times New Roman"/>
        </w:rPr>
      </w:pPr>
    </w:p>
    <w:p w:rsidR="00B14530" w:rsidRDefault="00B14530" w:rsidP="0015304F">
      <w:pPr>
        <w:spacing w:after="0"/>
        <w:ind w:firstLine="360"/>
        <w:jc w:val="both"/>
        <w:rPr>
          <w:rFonts w:ascii="Times New Roman" w:hAnsi="Times New Roman"/>
          <w:color w:val="000000"/>
        </w:rPr>
      </w:pPr>
      <w:r w:rsidRPr="0015304F">
        <w:rPr>
          <w:rFonts w:ascii="Times New Roman" w:hAnsi="Times New Roman" w:hint="eastAsia"/>
          <w:color w:val="000000"/>
        </w:rPr>
        <w:lastRenderedPageBreak/>
        <w:t xml:space="preserve">The MB </w:t>
      </w:r>
      <w:r w:rsidR="0015304F">
        <w:rPr>
          <w:rFonts w:ascii="Times New Roman" w:hAnsi="Times New Roman"/>
          <w:color w:val="000000"/>
        </w:rPr>
        <w:t>hardware configurations</w:t>
      </w:r>
      <w:r w:rsidR="0015304F" w:rsidRPr="0015304F">
        <w:rPr>
          <w:rFonts w:ascii="Times New Roman" w:hAnsi="Times New Roman"/>
          <w:color w:val="000000"/>
        </w:rPr>
        <w:t xml:space="preserve"> </w:t>
      </w:r>
      <w:r w:rsidR="0015304F">
        <w:rPr>
          <w:rFonts w:ascii="Times New Roman" w:hAnsi="Times New Roman" w:hint="eastAsia"/>
          <w:color w:val="000000"/>
        </w:rPr>
        <w:t xml:space="preserve">are not </w:t>
      </w:r>
      <w:r w:rsidR="00AA13C5">
        <w:rPr>
          <w:rFonts w:ascii="Times New Roman" w:hAnsi="Times New Roman" w:hint="eastAsia"/>
          <w:color w:val="000000"/>
        </w:rPr>
        <w:t xml:space="preserve">finally </w:t>
      </w:r>
      <w:r w:rsidR="0015304F">
        <w:rPr>
          <w:rFonts w:ascii="Times New Roman" w:hAnsi="Times New Roman" w:hint="eastAsia"/>
          <w:color w:val="000000"/>
        </w:rPr>
        <w:t xml:space="preserve">determined yet. </w:t>
      </w:r>
      <w:r w:rsidR="00AA13C5">
        <w:rPr>
          <w:rFonts w:ascii="Times New Roman" w:hAnsi="Times New Roman" w:hint="eastAsia"/>
          <w:color w:val="000000"/>
        </w:rPr>
        <w:t xml:space="preserve">But we are planning to use low cost Altera </w:t>
      </w:r>
      <w:proofErr w:type="spellStart"/>
      <w:r w:rsidR="00AA13C5" w:rsidRPr="00AA13C5">
        <w:rPr>
          <w:rFonts w:ascii="Times New Roman" w:hAnsi="Times New Roman"/>
          <w:color w:val="000000"/>
        </w:rPr>
        <w:t>Arria</w:t>
      </w:r>
      <w:proofErr w:type="spellEnd"/>
      <w:r w:rsidR="00AA13C5" w:rsidRPr="00AA13C5">
        <w:rPr>
          <w:rFonts w:ascii="Times New Roman" w:hAnsi="Times New Roman"/>
          <w:color w:val="000000"/>
        </w:rPr>
        <w:t xml:space="preserve"> V</w:t>
      </w:r>
      <w:r w:rsidR="00AA13C5">
        <w:rPr>
          <w:rFonts w:ascii="Times New Roman" w:hAnsi="Times New Roman" w:hint="eastAsia"/>
          <w:color w:val="000000"/>
        </w:rPr>
        <w:t xml:space="preserve"> FPGA (about $100) which has 12 channels of high speed (</w:t>
      </w:r>
      <w:r w:rsidR="00AA13C5" w:rsidRPr="00AA13C5">
        <w:rPr>
          <w:rFonts w:ascii="Times New Roman" w:hAnsi="Times New Roman"/>
          <w:color w:val="000000"/>
        </w:rPr>
        <w:t>6.375G</w:t>
      </w:r>
      <w:r w:rsidR="00AA13C5">
        <w:rPr>
          <w:rFonts w:ascii="Times New Roman" w:hAnsi="Times New Roman" w:hint="eastAsia"/>
          <w:color w:val="000000"/>
        </w:rPr>
        <w:t xml:space="preserve">bps) </w:t>
      </w:r>
      <w:r w:rsidR="00AA13C5" w:rsidRPr="00AA13C5">
        <w:rPr>
          <w:rFonts w:ascii="Times New Roman" w:hAnsi="Times New Roman"/>
          <w:color w:val="000000"/>
        </w:rPr>
        <w:t>transceivers</w:t>
      </w:r>
      <w:r w:rsidR="003E2353">
        <w:rPr>
          <w:rFonts w:ascii="Times New Roman" w:hAnsi="Times New Roman"/>
          <w:color w:val="000000"/>
        </w:rPr>
        <w:t xml:space="preserve">. </w:t>
      </w:r>
      <w:r w:rsidR="00524DC3">
        <w:rPr>
          <w:rFonts w:ascii="Times New Roman" w:hAnsi="Times New Roman"/>
          <w:color w:val="000000"/>
        </w:rPr>
        <w:t xml:space="preserve">Before the MB is developed, we can design some simple interface board to connect the DU to the CU directly. </w:t>
      </w:r>
      <w:r w:rsidR="005C3DF7">
        <w:rPr>
          <w:rFonts w:ascii="Times New Roman" w:hAnsi="Times New Roman"/>
          <w:color w:val="000000"/>
        </w:rPr>
        <w:t>Our firmware and software scheme ensures that the alternative method also works.</w:t>
      </w:r>
    </w:p>
    <w:p w:rsidR="004654AE" w:rsidRDefault="004654AE" w:rsidP="00882DA2">
      <w:pPr>
        <w:spacing w:after="0"/>
        <w:ind w:firstLine="360"/>
        <w:jc w:val="both"/>
        <w:rPr>
          <w:rFonts w:ascii="Times New Roman" w:hAnsi="Times New Roman"/>
          <w:color w:val="000000"/>
        </w:rPr>
      </w:pPr>
      <w:r>
        <w:rPr>
          <w:rFonts w:ascii="Times New Roman" w:hAnsi="Times New Roman"/>
          <w:color w:val="000000"/>
        </w:rPr>
        <w:t xml:space="preserve">The DB hardware configuration can be divided into two parts: digital part and analog part. The digital part includes FPGA, DIO (digital IO, LED and logic analyzer connector), memory (EPCS64, SRAM), and digital communication </w:t>
      </w:r>
      <w:r>
        <w:rPr>
          <w:rFonts w:ascii="Times New Roman" w:hAnsi="Times New Roman"/>
        </w:rPr>
        <w:t xml:space="preserve">interfaces (USB and high speed digital data communication ports). The </w:t>
      </w:r>
      <w:r>
        <w:rPr>
          <w:rFonts w:ascii="Times New Roman" w:hAnsi="Times New Roman"/>
          <w:color w:val="000000"/>
        </w:rPr>
        <w:t xml:space="preserve">analog part includes signal conditioning circuits, ADC, CFD or raising edge discriminator and TDC. </w:t>
      </w:r>
    </w:p>
    <w:p w:rsidR="004654AE" w:rsidRDefault="004654AE" w:rsidP="00882DA2">
      <w:pPr>
        <w:spacing w:after="0"/>
        <w:ind w:firstLine="360"/>
        <w:jc w:val="both"/>
        <w:rPr>
          <w:rFonts w:ascii="Times New Roman" w:hAnsi="Times New Roman"/>
          <w:color w:val="000000"/>
        </w:rPr>
      </w:pPr>
      <w:r>
        <w:rPr>
          <w:rFonts w:ascii="Times New Roman" w:hAnsi="Times New Roman"/>
          <w:color w:val="000000"/>
        </w:rPr>
        <w:t xml:space="preserve">There is no NIOS II μ-processor implemented in the DB FPGA. The configuration and calibration of the DB boards are fully controlled by the </w:t>
      </w:r>
      <w:r w:rsidR="00E605EF">
        <w:rPr>
          <w:rFonts w:ascii="Times New Roman" w:hAnsi="Times New Roman"/>
          <w:color w:val="000000"/>
        </w:rPr>
        <w:t>DUC</w:t>
      </w:r>
      <w:r>
        <w:rPr>
          <w:rFonts w:ascii="Times New Roman" w:hAnsi="Times New Roman"/>
          <w:color w:val="000000"/>
        </w:rPr>
        <w:t xml:space="preserve"> through the </w:t>
      </w:r>
      <w:r>
        <w:rPr>
          <w:rFonts w:ascii="Times New Roman" w:hAnsi="Times New Roman"/>
        </w:rPr>
        <w:t>high speed parallel digital data and command communication ports</w:t>
      </w:r>
      <w:r>
        <w:rPr>
          <w:rFonts w:ascii="Times New Roman" w:hAnsi="Times New Roman"/>
          <w:color w:val="000000"/>
        </w:rPr>
        <w:t xml:space="preserve">.   </w:t>
      </w:r>
    </w:p>
    <w:p w:rsidR="004654AE" w:rsidRPr="004654AE" w:rsidRDefault="004654AE" w:rsidP="00A763CC">
      <w:pPr>
        <w:pStyle w:val="Heading3"/>
        <w:numPr>
          <w:ilvl w:val="2"/>
          <w:numId w:val="21"/>
        </w:numPr>
        <w:rPr>
          <w:rFonts w:ascii="Times New Roman" w:hAnsi="Times New Roman"/>
          <w:b w:val="0"/>
          <w:i/>
          <w:color w:val="000000"/>
        </w:rPr>
      </w:pPr>
      <w:r w:rsidRPr="004654AE">
        <w:rPr>
          <w:rFonts w:ascii="Times New Roman" w:hAnsi="Times New Roman"/>
          <w:b w:val="0"/>
          <w:i/>
          <w:color w:val="000000"/>
        </w:rPr>
        <w:t xml:space="preserve"> </w:t>
      </w:r>
      <w:bookmarkStart w:id="15" w:name="_Toc358368727"/>
      <w:r w:rsidRPr="004654AE">
        <w:rPr>
          <w:rFonts w:ascii="Times New Roman" w:hAnsi="Times New Roman"/>
          <w:b w:val="0"/>
          <w:i/>
          <w:color w:val="000000"/>
        </w:rPr>
        <w:t>System firmware and software structure</w:t>
      </w:r>
      <w:bookmarkEnd w:id="15"/>
      <w:r w:rsidRPr="004654AE">
        <w:rPr>
          <w:rFonts w:ascii="Times New Roman" w:hAnsi="Times New Roman"/>
          <w:b w:val="0"/>
          <w:i/>
          <w:color w:val="000000"/>
        </w:rPr>
        <w:t xml:space="preserve"> </w:t>
      </w:r>
    </w:p>
    <w:p w:rsidR="004654AE" w:rsidRDefault="004654AE" w:rsidP="004654AE">
      <w:pPr>
        <w:spacing w:after="0"/>
        <w:ind w:firstLine="360"/>
        <w:rPr>
          <w:rFonts w:ascii="Times New Roman" w:hAnsi="Times New Roman"/>
          <w:color w:val="000000"/>
        </w:rPr>
      </w:pPr>
    </w:p>
    <w:p w:rsidR="004654AE" w:rsidRDefault="00302887" w:rsidP="004654AE">
      <w:pPr>
        <w:spacing w:after="0"/>
        <w:ind w:firstLine="360"/>
        <w:rPr>
          <w:rFonts w:ascii="Times New Roman" w:hAnsi="Times New Roman"/>
          <w:color w:val="000000"/>
        </w:rPr>
      </w:pPr>
      <w:r>
        <w:rPr>
          <w:rFonts w:ascii="Times New Roman" w:hAnsi="Times New Roman"/>
          <w:color w:val="000000"/>
        </w:rPr>
        <w:t>F</w:t>
      </w:r>
      <w:r w:rsidR="004654AE">
        <w:rPr>
          <w:rFonts w:ascii="Times New Roman" w:hAnsi="Times New Roman"/>
          <w:color w:val="000000"/>
        </w:rPr>
        <w:t xml:space="preserve">igure </w:t>
      </w:r>
      <w:r>
        <w:rPr>
          <w:rFonts w:ascii="Times New Roman" w:hAnsi="Times New Roman"/>
          <w:color w:val="000000"/>
        </w:rPr>
        <w:t xml:space="preserve">6 </w:t>
      </w:r>
      <w:r w:rsidR="004654AE">
        <w:rPr>
          <w:rFonts w:ascii="Times New Roman" w:hAnsi="Times New Roman"/>
          <w:color w:val="000000"/>
        </w:rPr>
        <w:t xml:space="preserve">shows the system firmware and software structure. </w:t>
      </w:r>
    </w:p>
    <w:p w:rsidR="004654AE" w:rsidRDefault="004654AE" w:rsidP="004654AE">
      <w:pPr>
        <w:spacing w:after="0"/>
        <w:jc w:val="center"/>
      </w:pPr>
    </w:p>
    <w:p w:rsidR="004654AE" w:rsidRDefault="004654AE" w:rsidP="004654AE">
      <w:pPr>
        <w:spacing w:after="0"/>
        <w:ind w:firstLine="360"/>
        <w:rPr>
          <w:rFonts w:ascii="Times New Roman" w:hAnsi="Times New Roman"/>
          <w:color w:val="000000"/>
        </w:rPr>
      </w:pPr>
      <w:r>
        <w:rPr>
          <w:rFonts w:ascii="Times New Roman" w:hAnsi="Times New Roman"/>
          <w:color w:val="000000"/>
        </w:rPr>
        <w:t>In summary, there are four types of software codes and seven types of firmware codes run in the whole system:</w:t>
      </w:r>
    </w:p>
    <w:p w:rsidR="004654AE" w:rsidRDefault="004654AE" w:rsidP="004654AE">
      <w:pPr>
        <w:spacing w:after="0"/>
        <w:ind w:firstLine="360"/>
        <w:rPr>
          <w:rFonts w:ascii="Times New Roman" w:hAnsi="Times New Roman"/>
          <w:color w:val="000000"/>
        </w:rPr>
      </w:pPr>
      <w:r>
        <w:rPr>
          <w:rFonts w:ascii="Times New Roman" w:hAnsi="Times New Roman"/>
          <w:color w:val="000000"/>
        </w:rPr>
        <w:t xml:space="preserve">Software: </w:t>
      </w:r>
    </w:p>
    <w:p w:rsidR="004654AE" w:rsidRDefault="004654AE" w:rsidP="00A763CC">
      <w:pPr>
        <w:numPr>
          <w:ilvl w:val="0"/>
          <w:numId w:val="8"/>
        </w:numPr>
        <w:spacing w:after="0"/>
        <w:rPr>
          <w:rFonts w:ascii="Times New Roman" w:hAnsi="Times New Roman"/>
          <w:color w:val="000000"/>
        </w:rPr>
      </w:pPr>
      <w:r>
        <w:rPr>
          <w:rFonts w:ascii="Times New Roman" w:hAnsi="Times New Roman"/>
          <w:color w:val="000000"/>
        </w:rPr>
        <w:t xml:space="preserve">Software which run in Host computer </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Function: top level system configuration and calibration, data acquisition and analysis. </w:t>
      </w:r>
    </w:p>
    <w:p w:rsidR="004654AE" w:rsidRDefault="004654AE" w:rsidP="00A763CC">
      <w:pPr>
        <w:numPr>
          <w:ilvl w:val="0"/>
          <w:numId w:val="8"/>
        </w:numPr>
        <w:spacing w:after="0"/>
        <w:rPr>
          <w:rFonts w:ascii="Times New Roman" w:hAnsi="Times New Roman"/>
          <w:color w:val="000000"/>
        </w:rPr>
      </w:pPr>
      <w:r>
        <w:rPr>
          <w:rFonts w:ascii="Times New Roman" w:hAnsi="Times New Roman"/>
          <w:color w:val="000000"/>
        </w:rPr>
        <w:t>Software which run in C</w:t>
      </w:r>
      <w:r w:rsidR="00302887">
        <w:rPr>
          <w:rFonts w:ascii="Times New Roman" w:hAnsi="Times New Roman"/>
          <w:color w:val="000000"/>
        </w:rPr>
        <w:t>UC</w:t>
      </w:r>
      <w:r>
        <w:rPr>
          <w:rFonts w:ascii="Times New Roman" w:hAnsi="Times New Roman"/>
          <w:color w:val="000000"/>
        </w:rPr>
        <w:t xml:space="preserve"> NIOS II μ-processor;</w:t>
      </w:r>
    </w:p>
    <w:p w:rsidR="004654AE" w:rsidRDefault="004654AE" w:rsidP="004654AE">
      <w:pPr>
        <w:spacing w:after="0"/>
        <w:ind w:left="720"/>
        <w:rPr>
          <w:rFonts w:ascii="Times New Roman" w:hAnsi="Times New Roman"/>
          <w:color w:val="000000"/>
        </w:rPr>
      </w:pPr>
      <w:r>
        <w:rPr>
          <w:rFonts w:ascii="Times New Roman" w:hAnsi="Times New Roman"/>
          <w:color w:val="000000"/>
        </w:rPr>
        <w:t>Function: C</w:t>
      </w:r>
      <w:r w:rsidR="00302887">
        <w:rPr>
          <w:rFonts w:ascii="Times New Roman" w:hAnsi="Times New Roman"/>
          <w:color w:val="000000"/>
        </w:rPr>
        <w:t>UC</w:t>
      </w:r>
      <w:r>
        <w:rPr>
          <w:rFonts w:ascii="Times New Roman" w:hAnsi="Times New Roman"/>
          <w:color w:val="000000"/>
        </w:rPr>
        <w:t xml:space="preserve"> </w:t>
      </w:r>
      <w:r w:rsidR="00302887">
        <w:rPr>
          <w:rFonts w:ascii="Times New Roman" w:hAnsi="Times New Roman"/>
          <w:color w:val="000000"/>
        </w:rPr>
        <w:t xml:space="preserve">SB board </w:t>
      </w:r>
      <w:r>
        <w:rPr>
          <w:rFonts w:ascii="Times New Roman" w:hAnsi="Times New Roman"/>
          <w:color w:val="000000"/>
        </w:rPr>
        <w:t xml:space="preserve">monitor and management, coincidence pair configuration;  </w:t>
      </w:r>
    </w:p>
    <w:p w:rsidR="004654AE" w:rsidRDefault="004654AE" w:rsidP="00A763CC">
      <w:pPr>
        <w:numPr>
          <w:ilvl w:val="0"/>
          <w:numId w:val="8"/>
        </w:numPr>
        <w:spacing w:after="0"/>
        <w:rPr>
          <w:rFonts w:ascii="Times New Roman" w:hAnsi="Times New Roman"/>
          <w:color w:val="000000"/>
        </w:rPr>
      </w:pPr>
      <w:r>
        <w:rPr>
          <w:rFonts w:ascii="Times New Roman" w:hAnsi="Times New Roman"/>
          <w:color w:val="000000"/>
        </w:rPr>
        <w:t>Software which run in MB NIOS II μ-processor;</w:t>
      </w:r>
    </w:p>
    <w:p w:rsidR="004654AE" w:rsidRDefault="004654AE" w:rsidP="004654AE">
      <w:pPr>
        <w:spacing w:after="0"/>
        <w:ind w:left="720"/>
        <w:rPr>
          <w:rFonts w:ascii="Times New Roman" w:hAnsi="Times New Roman"/>
          <w:color w:val="000000"/>
        </w:rPr>
      </w:pPr>
      <w:r>
        <w:rPr>
          <w:rFonts w:ascii="Times New Roman" w:hAnsi="Times New Roman"/>
          <w:color w:val="000000"/>
        </w:rPr>
        <w:t>Function: MB board monitor and management, multiplexer configuration</w:t>
      </w:r>
      <w:r w:rsidR="00302887">
        <w:rPr>
          <w:rFonts w:ascii="Times New Roman" w:hAnsi="Times New Roman"/>
          <w:color w:val="000000"/>
        </w:rPr>
        <w:t xml:space="preserve">, high-speed </w:t>
      </w:r>
      <w:r w:rsidR="005E7144">
        <w:rPr>
          <w:rFonts w:ascii="Times New Roman" w:hAnsi="Times New Roman"/>
          <w:color w:val="000000"/>
        </w:rPr>
        <w:t>transceiver</w:t>
      </w:r>
      <w:r>
        <w:rPr>
          <w:rFonts w:ascii="Times New Roman" w:hAnsi="Times New Roman"/>
          <w:color w:val="000000"/>
        </w:rPr>
        <w:t xml:space="preserve">;  </w:t>
      </w:r>
    </w:p>
    <w:p w:rsidR="004654AE" w:rsidRDefault="004654AE" w:rsidP="00A763CC">
      <w:pPr>
        <w:numPr>
          <w:ilvl w:val="0"/>
          <w:numId w:val="8"/>
        </w:numPr>
        <w:spacing w:after="0"/>
        <w:rPr>
          <w:rFonts w:ascii="Times New Roman" w:hAnsi="Times New Roman"/>
          <w:color w:val="000000"/>
        </w:rPr>
      </w:pPr>
      <w:r>
        <w:rPr>
          <w:rFonts w:ascii="Times New Roman" w:hAnsi="Times New Roman"/>
          <w:color w:val="000000"/>
        </w:rPr>
        <w:t xml:space="preserve">Software which run in </w:t>
      </w:r>
      <w:r w:rsidR="00302887">
        <w:rPr>
          <w:rFonts w:ascii="Times New Roman" w:hAnsi="Times New Roman"/>
          <w:color w:val="000000"/>
        </w:rPr>
        <w:t>DUC</w:t>
      </w:r>
      <w:r>
        <w:rPr>
          <w:rFonts w:ascii="Times New Roman" w:hAnsi="Times New Roman"/>
          <w:color w:val="000000"/>
        </w:rPr>
        <w:t xml:space="preserve"> NIOS II μ-processor;</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Function: </w:t>
      </w:r>
      <w:r w:rsidR="00302887">
        <w:rPr>
          <w:rFonts w:ascii="Times New Roman" w:hAnsi="Times New Roman"/>
          <w:color w:val="000000"/>
        </w:rPr>
        <w:t xml:space="preserve">DUC </w:t>
      </w:r>
      <w:r>
        <w:rPr>
          <w:rFonts w:ascii="Times New Roman" w:hAnsi="Times New Roman"/>
          <w:color w:val="000000"/>
        </w:rPr>
        <w:t xml:space="preserve">SB board monitor and management, DB board configuration, calibration, monitor and management.  </w:t>
      </w:r>
    </w:p>
    <w:p w:rsidR="004654AE" w:rsidRDefault="004654AE" w:rsidP="004654AE">
      <w:pPr>
        <w:spacing w:after="0"/>
        <w:ind w:firstLine="360"/>
        <w:rPr>
          <w:rFonts w:ascii="Times New Roman" w:hAnsi="Times New Roman"/>
          <w:color w:val="000000"/>
        </w:rPr>
      </w:pPr>
      <w:r>
        <w:rPr>
          <w:rFonts w:ascii="Times New Roman" w:hAnsi="Times New Roman"/>
          <w:color w:val="000000"/>
        </w:rPr>
        <w:t>Firmware:</w:t>
      </w:r>
    </w:p>
    <w:p w:rsidR="004654AE" w:rsidRDefault="004654AE" w:rsidP="00A763CC">
      <w:pPr>
        <w:numPr>
          <w:ilvl w:val="0"/>
          <w:numId w:val="9"/>
        </w:numPr>
        <w:spacing w:after="0"/>
        <w:rPr>
          <w:rFonts w:ascii="Times New Roman" w:hAnsi="Times New Roman"/>
          <w:color w:val="000000"/>
        </w:rPr>
      </w:pPr>
      <w:r>
        <w:rPr>
          <w:rFonts w:ascii="Times New Roman" w:hAnsi="Times New Roman"/>
          <w:color w:val="000000"/>
        </w:rPr>
        <w:t>Firmware for C</w:t>
      </w:r>
      <w:r w:rsidR="00B9348F">
        <w:rPr>
          <w:rFonts w:ascii="Times New Roman" w:hAnsi="Times New Roman"/>
          <w:color w:val="000000"/>
        </w:rPr>
        <w:t>UC</w:t>
      </w:r>
      <w:r>
        <w:rPr>
          <w:rFonts w:ascii="Times New Roman" w:hAnsi="Times New Roman"/>
          <w:color w:val="000000"/>
        </w:rPr>
        <w:t xml:space="preserve"> main FPGA</w:t>
      </w:r>
      <w:r w:rsidR="00FB6EB1">
        <w:rPr>
          <w:rFonts w:ascii="Times New Roman" w:hAnsi="Times New Roman"/>
          <w:color w:val="000000"/>
        </w:rPr>
        <w:t xml:space="preserve"> (</w:t>
      </w:r>
      <w:r w:rsidR="00876474">
        <w:rPr>
          <w:rFonts w:ascii="Times New Roman" w:hAnsi="Times New Roman" w:hint="eastAsia"/>
          <w:color w:val="000000"/>
        </w:rPr>
        <w:t xml:space="preserve">Altera </w:t>
      </w:r>
      <w:r w:rsidR="00876474">
        <w:rPr>
          <w:rFonts w:ascii="Times New Roman" w:hAnsi="Times New Roman"/>
          <w:color w:val="000000"/>
        </w:rPr>
        <w:t xml:space="preserve">Cyclone III </w:t>
      </w:r>
      <w:r w:rsidR="00876474" w:rsidRPr="00876474">
        <w:rPr>
          <w:rFonts w:ascii="Times New Roman" w:hAnsi="Times New Roman"/>
          <w:color w:val="000000"/>
        </w:rPr>
        <w:t>EP3C40F780</w:t>
      </w:r>
      <w:r w:rsidR="00FB6EB1">
        <w:rPr>
          <w:rFonts w:ascii="Times New Roman" w:hAnsi="Times New Roman"/>
          <w:color w:val="000000"/>
        </w:rPr>
        <w:t>)</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Function: </w:t>
      </w:r>
      <w:r w:rsidR="00B9348F">
        <w:rPr>
          <w:rFonts w:ascii="Times New Roman" w:hAnsi="Times New Roman"/>
          <w:color w:val="000000"/>
        </w:rPr>
        <w:t xml:space="preserve">CUC SB </w:t>
      </w:r>
      <w:r>
        <w:rPr>
          <w:rFonts w:ascii="Times New Roman" w:hAnsi="Times New Roman"/>
          <w:color w:val="000000"/>
        </w:rPr>
        <w:t xml:space="preserve">board monitor and management, coincidence pair configuration;  </w:t>
      </w:r>
    </w:p>
    <w:p w:rsidR="004654AE" w:rsidRDefault="004654AE" w:rsidP="00A763CC">
      <w:pPr>
        <w:numPr>
          <w:ilvl w:val="0"/>
          <w:numId w:val="9"/>
        </w:numPr>
        <w:spacing w:after="0"/>
        <w:rPr>
          <w:rFonts w:ascii="Times New Roman" w:hAnsi="Times New Roman"/>
          <w:color w:val="000000"/>
        </w:rPr>
      </w:pPr>
      <w:r>
        <w:rPr>
          <w:rFonts w:ascii="Times New Roman" w:hAnsi="Times New Roman"/>
          <w:color w:val="000000"/>
        </w:rPr>
        <w:t>Firmware for C</w:t>
      </w:r>
      <w:r w:rsidR="005E7144">
        <w:rPr>
          <w:rFonts w:ascii="Times New Roman" w:hAnsi="Times New Roman"/>
          <w:color w:val="000000"/>
        </w:rPr>
        <w:t>UC</w:t>
      </w:r>
      <w:r>
        <w:rPr>
          <w:rFonts w:ascii="Times New Roman" w:hAnsi="Times New Roman"/>
          <w:color w:val="000000"/>
        </w:rPr>
        <w:t xml:space="preserve"> IO FPGA 1 and 2 (two identical FPGA</w:t>
      </w:r>
      <w:r w:rsidR="00876474">
        <w:rPr>
          <w:rFonts w:ascii="Times New Roman" w:hAnsi="Times New Roman"/>
          <w:color w:val="000000"/>
        </w:rPr>
        <w:t xml:space="preserve">s, </w:t>
      </w:r>
      <w:r w:rsidR="00876474">
        <w:rPr>
          <w:rFonts w:ascii="Times New Roman" w:hAnsi="Times New Roman" w:hint="eastAsia"/>
          <w:color w:val="000000"/>
        </w:rPr>
        <w:t xml:space="preserve">Altera </w:t>
      </w:r>
      <w:r w:rsidR="00876474">
        <w:rPr>
          <w:rFonts w:ascii="Times New Roman" w:hAnsi="Times New Roman"/>
          <w:color w:val="000000"/>
        </w:rPr>
        <w:t xml:space="preserve">Cyclone III </w:t>
      </w:r>
      <w:r w:rsidR="00876474" w:rsidRPr="00876474">
        <w:rPr>
          <w:rFonts w:ascii="Times New Roman" w:hAnsi="Times New Roman"/>
          <w:color w:val="000000"/>
        </w:rPr>
        <w:t>EP3C40F780</w:t>
      </w:r>
      <w:r>
        <w:rPr>
          <w:rFonts w:ascii="Times New Roman" w:hAnsi="Times New Roman"/>
          <w:color w:val="000000"/>
        </w:rPr>
        <w:t>)</w:t>
      </w:r>
      <w:r w:rsidR="005E7144">
        <w:rPr>
          <w:rFonts w:ascii="Times New Roman" w:hAnsi="Times New Roman"/>
          <w:color w:val="000000"/>
        </w:rPr>
        <w:t xml:space="preserve"> </w:t>
      </w:r>
    </w:p>
    <w:p w:rsidR="004654AE" w:rsidRDefault="004654AE" w:rsidP="004654AE">
      <w:pPr>
        <w:spacing w:after="0"/>
        <w:ind w:left="720"/>
        <w:rPr>
          <w:rFonts w:ascii="Times New Roman" w:hAnsi="Times New Roman"/>
          <w:color w:val="000000"/>
        </w:rPr>
      </w:pPr>
      <w:r>
        <w:rPr>
          <w:rFonts w:ascii="Times New Roman" w:hAnsi="Times New Roman"/>
          <w:color w:val="000000"/>
        </w:rPr>
        <w:t>Function: C</w:t>
      </w:r>
      <w:r w:rsidR="005E7144">
        <w:rPr>
          <w:rFonts w:ascii="Times New Roman" w:hAnsi="Times New Roman"/>
          <w:color w:val="000000"/>
        </w:rPr>
        <w:t>UC</w:t>
      </w:r>
      <w:r>
        <w:rPr>
          <w:rFonts w:ascii="Times New Roman" w:hAnsi="Times New Roman"/>
          <w:color w:val="000000"/>
        </w:rPr>
        <w:t xml:space="preserve"> command/status flow and high speed dataflow router;  </w:t>
      </w:r>
    </w:p>
    <w:p w:rsidR="004654AE" w:rsidRDefault="004654AE" w:rsidP="00A763CC">
      <w:pPr>
        <w:numPr>
          <w:ilvl w:val="0"/>
          <w:numId w:val="9"/>
        </w:numPr>
        <w:spacing w:after="0"/>
        <w:rPr>
          <w:rFonts w:ascii="Times New Roman" w:hAnsi="Times New Roman"/>
          <w:color w:val="000000"/>
        </w:rPr>
      </w:pPr>
      <w:r>
        <w:rPr>
          <w:rFonts w:ascii="Times New Roman" w:hAnsi="Times New Roman"/>
          <w:color w:val="000000"/>
        </w:rPr>
        <w:t>Firmware for MB FPGA</w:t>
      </w:r>
      <w:r w:rsidR="00C0000F">
        <w:rPr>
          <w:rFonts w:ascii="Times New Roman" w:hAnsi="Times New Roman"/>
          <w:color w:val="000000"/>
        </w:rPr>
        <w:t xml:space="preserve"> (</w:t>
      </w:r>
      <w:r w:rsidR="00C0000F">
        <w:rPr>
          <w:rFonts w:ascii="Times New Roman" w:hAnsi="Times New Roman" w:hint="eastAsia"/>
          <w:color w:val="000000"/>
        </w:rPr>
        <w:t xml:space="preserve">Altera </w:t>
      </w:r>
      <w:proofErr w:type="spellStart"/>
      <w:r w:rsidR="00C0000F" w:rsidRPr="00AA13C5">
        <w:rPr>
          <w:rFonts w:ascii="Times New Roman" w:hAnsi="Times New Roman"/>
          <w:color w:val="000000"/>
        </w:rPr>
        <w:t>Arria</w:t>
      </w:r>
      <w:proofErr w:type="spellEnd"/>
      <w:r w:rsidR="00C0000F" w:rsidRPr="00AA13C5">
        <w:rPr>
          <w:rFonts w:ascii="Times New Roman" w:hAnsi="Times New Roman"/>
          <w:color w:val="000000"/>
        </w:rPr>
        <w:t xml:space="preserve"> V</w:t>
      </w:r>
      <w:r w:rsidR="00C0000F">
        <w:rPr>
          <w:rFonts w:ascii="Times New Roman" w:hAnsi="Times New Roman" w:hint="eastAsia"/>
          <w:color w:val="000000"/>
        </w:rPr>
        <w:t xml:space="preserve"> FPGA</w:t>
      </w:r>
      <w:r w:rsidR="00C0000F">
        <w:rPr>
          <w:rFonts w:ascii="Times New Roman" w:hAnsi="Times New Roman"/>
          <w:color w:val="000000"/>
        </w:rPr>
        <w:t>)</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Function: MB monitor and management, multiplexer configuration, MB command/status flow and high speed dataflow router;  </w:t>
      </w:r>
    </w:p>
    <w:p w:rsidR="004654AE" w:rsidRDefault="004654AE" w:rsidP="00A763CC">
      <w:pPr>
        <w:numPr>
          <w:ilvl w:val="0"/>
          <w:numId w:val="9"/>
        </w:numPr>
        <w:spacing w:after="0"/>
        <w:rPr>
          <w:rFonts w:ascii="Times New Roman" w:hAnsi="Times New Roman"/>
          <w:color w:val="000000"/>
        </w:rPr>
      </w:pPr>
      <w:r>
        <w:rPr>
          <w:rFonts w:ascii="Times New Roman" w:hAnsi="Times New Roman"/>
          <w:color w:val="000000"/>
        </w:rPr>
        <w:t xml:space="preserve">Firmware for </w:t>
      </w:r>
      <w:r w:rsidR="00827FCE">
        <w:rPr>
          <w:rFonts w:ascii="Times New Roman" w:hAnsi="Times New Roman"/>
          <w:color w:val="000000"/>
        </w:rPr>
        <w:t>DUC</w:t>
      </w:r>
      <w:r>
        <w:rPr>
          <w:rFonts w:ascii="Times New Roman" w:hAnsi="Times New Roman"/>
          <w:color w:val="000000"/>
        </w:rPr>
        <w:t xml:space="preserve"> main FPGA</w:t>
      </w:r>
      <w:r w:rsidR="00827FCE">
        <w:rPr>
          <w:rFonts w:ascii="Times New Roman" w:hAnsi="Times New Roman"/>
          <w:color w:val="000000"/>
        </w:rPr>
        <w:t xml:space="preserve"> (</w:t>
      </w:r>
      <w:r w:rsidR="00827FCE">
        <w:rPr>
          <w:rFonts w:ascii="Times New Roman" w:hAnsi="Times New Roman" w:hint="eastAsia"/>
          <w:color w:val="000000"/>
        </w:rPr>
        <w:t xml:space="preserve">Altera </w:t>
      </w:r>
      <w:r w:rsidR="00827FCE">
        <w:rPr>
          <w:rFonts w:ascii="Times New Roman" w:hAnsi="Times New Roman"/>
          <w:color w:val="000000"/>
        </w:rPr>
        <w:t xml:space="preserve">Cyclone III </w:t>
      </w:r>
      <w:r w:rsidR="00827FCE" w:rsidRPr="00876474">
        <w:rPr>
          <w:rFonts w:ascii="Times New Roman" w:hAnsi="Times New Roman"/>
          <w:color w:val="000000"/>
        </w:rPr>
        <w:t>EP3C40F780</w:t>
      </w:r>
      <w:r w:rsidR="00827FCE">
        <w:rPr>
          <w:rFonts w:ascii="Times New Roman" w:hAnsi="Times New Roman"/>
          <w:color w:val="000000"/>
        </w:rPr>
        <w:t>)</w:t>
      </w:r>
    </w:p>
    <w:p w:rsidR="004654AE" w:rsidRPr="00F660A0" w:rsidRDefault="004654AE" w:rsidP="004654AE">
      <w:pPr>
        <w:spacing w:after="0"/>
        <w:ind w:left="720"/>
        <w:rPr>
          <w:rFonts w:ascii="Times New Roman" w:hAnsi="Times New Roman"/>
          <w:color w:val="000000"/>
        </w:rPr>
      </w:pPr>
      <w:r>
        <w:rPr>
          <w:rFonts w:ascii="Times New Roman" w:hAnsi="Times New Roman"/>
          <w:color w:val="000000"/>
        </w:rPr>
        <w:t xml:space="preserve">Function: </w:t>
      </w:r>
      <w:r w:rsidR="00827FCE">
        <w:rPr>
          <w:rFonts w:ascii="Times New Roman" w:hAnsi="Times New Roman"/>
          <w:color w:val="000000"/>
        </w:rPr>
        <w:t xml:space="preserve">DUC </w:t>
      </w:r>
      <w:r>
        <w:rPr>
          <w:rFonts w:ascii="Times New Roman" w:hAnsi="Times New Roman"/>
          <w:color w:val="000000"/>
        </w:rPr>
        <w:t xml:space="preserve">SB board monitor and management, DB board configuration, calibration, monitor and management.  </w:t>
      </w:r>
    </w:p>
    <w:p w:rsidR="004654AE" w:rsidRDefault="004654AE" w:rsidP="00A763CC">
      <w:pPr>
        <w:numPr>
          <w:ilvl w:val="0"/>
          <w:numId w:val="9"/>
        </w:numPr>
        <w:spacing w:after="0"/>
        <w:rPr>
          <w:rFonts w:ascii="Times New Roman" w:hAnsi="Times New Roman"/>
          <w:color w:val="000000"/>
        </w:rPr>
      </w:pPr>
      <w:r>
        <w:rPr>
          <w:rFonts w:ascii="Times New Roman" w:hAnsi="Times New Roman"/>
          <w:color w:val="000000"/>
        </w:rPr>
        <w:t xml:space="preserve">Firmware for </w:t>
      </w:r>
      <w:r w:rsidR="00A17EBC">
        <w:rPr>
          <w:rFonts w:ascii="Times New Roman" w:hAnsi="Times New Roman"/>
          <w:color w:val="000000"/>
        </w:rPr>
        <w:t xml:space="preserve">DUC </w:t>
      </w:r>
      <w:r>
        <w:rPr>
          <w:rFonts w:ascii="Times New Roman" w:hAnsi="Times New Roman"/>
          <w:color w:val="000000"/>
        </w:rPr>
        <w:t xml:space="preserve">IO FPGA 1 and 2 </w:t>
      </w:r>
      <w:r w:rsidR="00827FCE">
        <w:rPr>
          <w:rFonts w:ascii="Times New Roman" w:hAnsi="Times New Roman"/>
          <w:color w:val="000000"/>
        </w:rPr>
        <w:t xml:space="preserve">(two identical FPGAs, </w:t>
      </w:r>
      <w:r w:rsidR="00827FCE">
        <w:rPr>
          <w:rFonts w:ascii="Times New Roman" w:hAnsi="Times New Roman" w:hint="eastAsia"/>
          <w:color w:val="000000"/>
        </w:rPr>
        <w:t xml:space="preserve">Altera </w:t>
      </w:r>
      <w:r w:rsidR="00827FCE">
        <w:rPr>
          <w:rFonts w:ascii="Times New Roman" w:hAnsi="Times New Roman"/>
          <w:color w:val="000000"/>
        </w:rPr>
        <w:t xml:space="preserve">Cyclone III </w:t>
      </w:r>
      <w:r w:rsidR="00827FCE" w:rsidRPr="00876474">
        <w:rPr>
          <w:rFonts w:ascii="Times New Roman" w:hAnsi="Times New Roman"/>
          <w:color w:val="000000"/>
        </w:rPr>
        <w:t>EP3C40F780</w:t>
      </w:r>
      <w:r w:rsidR="00827FCE">
        <w:rPr>
          <w:rFonts w:ascii="Times New Roman" w:hAnsi="Times New Roman"/>
          <w:color w:val="000000"/>
        </w:rPr>
        <w:t>)</w:t>
      </w:r>
    </w:p>
    <w:p w:rsidR="004654AE" w:rsidRDefault="004654AE" w:rsidP="004654AE">
      <w:pPr>
        <w:spacing w:after="0"/>
        <w:ind w:left="720"/>
        <w:rPr>
          <w:rFonts w:ascii="Times New Roman" w:hAnsi="Times New Roman"/>
          <w:color w:val="000000"/>
        </w:rPr>
      </w:pPr>
      <w:r>
        <w:rPr>
          <w:rFonts w:ascii="Times New Roman" w:hAnsi="Times New Roman"/>
          <w:color w:val="000000"/>
        </w:rPr>
        <w:t xml:space="preserve">Function: </w:t>
      </w:r>
      <w:r w:rsidR="00A17EBC">
        <w:rPr>
          <w:rFonts w:ascii="Times New Roman" w:hAnsi="Times New Roman"/>
          <w:color w:val="000000"/>
        </w:rPr>
        <w:t xml:space="preserve">DUC </w:t>
      </w:r>
      <w:r>
        <w:rPr>
          <w:rFonts w:ascii="Times New Roman" w:hAnsi="Times New Roman"/>
          <w:color w:val="000000"/>
        </w:rPr>
        <w:t xml:space="preserve">command/status flow and high speed dataflow router;  </w:t>
      </w:r>
    </w:p>
    <w:p w:rsidR="004654AE" w:rsidRDefault="004654AE" w:rsidP="00A763CC">
      <w:pPr>
        <w:numPr>
          <w:ilvl w:val="0"/>
          <w:numId w:val="9"/>
        </w:numPr>
        <w:spacing w:after="0"/>
        <w:rPr>
          <w:rFonts w:ascii="Times New Roman" w:hAnsi="Times New Roman"/>
          <w:color w:val="000000"/>
        </w:rPr>
      </w:pPr>
      <w:r>
        <w:rPr>
          <w:rFonts w:ascii="Times New Roman" w:hAnsi="Times New Roman"/>
          <w:color w:val="000000"/>
        </w:rPr>
        <w:t>Firmware for DB FPGA</w:t>
      </w:r>
    </w:p>
    <w:p w:rsidR="001B4E4D" w:rsidRPr="001B4E4D" w:rsidRDefault="001B4E4D" w:rsidP="001B4E4D">
      <w:pPr>
        <w:spacing w:after="0"/>
        <w:ind w:left="720"/>
        <w:rPr>
          <w:rFonts w:ascii="Times New Roman" w:hAnsi="Times New Roman"/>
          <w:color w:val="000000"/>
        </w:rPr>
      </w:pPr>
      <w:r w:rsidRPr="001B4E4D">
        <w:rPr>
          <w:rFonts w:ascii="Times New Roman" w:hAnsi="Times New Roman"/>
          <w:color w:val="000000"/>
        </w:rPr>
        <w:lastRenderedPageBreak/>
        <w:t xml:space="preserve">Function: </w:t>
      </w:r>
      <w:r w:rsidR="00D9562A">
        <w:rPr>
          <w:rFonts w:ascii="Times New Roman" w:hAnsi="Times New Roman"/>
          <w:color w:val="000000"/>
        </w:rPr>
        <w:t xml:space="preserve">ADC control, energy calculation and correction, crystal decoding, Energy threshold, TDC, time correction and </w:t>
      </w:r>
      <w:proofErr w:type="spellStart"/>
      <w:r w:rsidR="00D9562A">
        <w:rPr>
          <w:rFonts w:ascii="Times New Roman" w:hAnsi="Times New Roman"/>
          <w:color w:val="000000"/>
        </w:rPr>
        <w:t>etc</w:t>
      </w:r>
      <w:proofErr w:type="spellEnd"/>
      <w:r w:rsidRPr="001B4E4D">
        <w:rPr>
          <w:rFonts w:ascii="Times New Roman" w:hAnsi="Times New Roman"/>
          <w:color w:val="000000"/>
        </w:rPr>
        <w:t xml:space="preserve">;  </w:t>
      </w:r>
    </w:p>
    <w:p w:rsidR="004654AE" w:rsidRDefault="004654AE" w:rsidP="004654AE">
      <w:pPr>
        <w:spacing w:after="0"/>
        <w:ind w:firstLine="360"/>
        <w:rPr>
          <w:rFonts w:ascii="Times New Roman" w:hAnsi="Times New Roman"/>
          <w:color w:val="000000"/>
        </w:rPr>
      </w:pPr>
    </w:p>
    <w:p w:rsidR="004654AE" w:rsidRPr="00C153B8" w:rsidRDefault="004654AE" w:rsidP="004654AE">
      <w:pPr>
        <w:spacing w:after="0"/>
        <w:rPr>
          <w:rFonts w:ascii="Times New Roman" w:hAnsi="Times New Roman"/>
        </w:rPr>
      </w:pPr>
      <w:r>
        <w:rPr>
          <w:rFonts w:ascii="Times New Roman" w:hAnsi="Times New Roman"/>
        </w:rPr>
        <w:t xml:space="preserve">* </w:t>
      </w:r>
      <w:r w:rsidRPr="00C153B8">
        <w:rPr>
          <w:rFonts w:ascii="Times New Roman" w:hAnsi="Times New Roman"/>
        </w:rPr>
        <w:t xml:space="preserve">Note: in our </w:t>
      </w:r>
      <w:r>
        <w:rPr>
          <w:rFonts w:ascii="Times New Roman" w:hAnsi="Times New Roman"/>
        </w:rPr>
        <w:t xml:space="preserve">SB </w:t>
      </w:r>
      <w:r w:rsidRPr="00C153B8">
        <w:rPr>
          <w:rFonts w:ascii="Times New Roman" w:hAnsi="Times New Roman"/>
        </w:rPr>
        <w:t>hardware design</w:t>
      </w:r>
      <w:r w:rsidR="00A17EBC">
        <w:rPr>
          <w:rFonts w:ascii="Times New Roman" w:hAnsi="Times New Roman"/>
        </w:rPr>
        <w:t xml:space="preserve"> for CUC, DUC and </w:t>
      </w:r>
      <w:proofErr w:type="gramStart"/>
      <w:r w:rsidR="00A17EBC">
        <w:rPr>
          <w:rFonts w:ascii="Times New Roman" w:hAnsi="Times New Roman"/>
        </w:rPr>
        <w:t xml:space="preserve">CDUC </w:t>
      </w:r>
      <w:r w:rsidRPr="00C153B8">
        <w:rPr>
          <w:rFonts w:ascii="Times New Roman" w:hAnsi="Times New Roman"/>
        </w:rPr>
        <w:t>,</w:t>
      </w:r>
      <w:proofErr w:type="gramEnd"/>
      <w:r w:rsidRPr="00C153B8">
        <w:rPr>
          <w:rFonts w:ascii="Times New Roman" w:hAnsi="Times New Roman"/>
        </w:rPr>
        <w:t xml:space="preserve"> we adapted three cheap FPGAs (main FPGA, IO FPGA 1 and 2), instead of using one single expensive FPGA, to decrease the hardware cost. </w:t>
      </w:r>
    </w:p>
    <w:p w:rsidR="00BD6F62" w:rsidRDefault="00BD6F62" w:rsidP="003D7283">
      <w:pPr>
        <w:spacing w:after="0"/>
        <w:jc w:val="center"/>
        <w:rPr>
          <w:rFonts w:ascii="Times New Roman" w:hAnsi="Times New Roman"/>
          <w:color w:val="000000"/>
        </w:rPr>
      </w:pPr>
    </w:p>
    <w:p w:rsidR="00302887" w:rsidRDefault="00302887" w:rsidP="00302887">
      <w:pPr>
        <w:spacing w:after="0"/>
        <w:jc w:val="center"/>
      </w:pPr>
      <w:r>
        <w:object w:dxaOrig="12732" w:dyaOrig="12953">
          <v:shape id="_x0000_i1031" type="#_x0000_t75" style="width:438.75pt;height:446.25pt" o:ole="">
            <v:imagedata r:id="rId23" o:title=""/>
          </v:shape>
          <o:OLEObject Type="Embed" ProgID="Visio.Drawing.11" ShapeID="_x0000_i1031" DrawAspect="Content" ObjectID="_1432112053" r:id="rId24"/>
        </w:object>
      </w:r>
    </w:p>
    <w:p w:rsidR="00302887" w:rsidRDefault="00647EB4" w:rsidP="003D7283">
      <w:pPr>
        <w:spacing w:after="0"/>
        <w:jc w:val="center"/>
        <w:rPr>
          <w:rFonts w:ascii="Times New Roman" w:hAnsi="Times New Roman"/>
          <w:color w:val="000000"/>
        </w:rPr>
      </w:pPr>
      <w:bookmarkStart w:id="16" w:name="_Toc358368918"/>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6</w:t>
      </w:r>
      <w:r w:rsidRPr="00647EB4">
        <w:rPr>
          <w:rFonts w:ascii="Times New Roman" w:hAnsi="Times New Roman"/>
          <w:b/>
        </w:rPr>
        <w:fldChar w:fldCharType="end"/>
      </w:r>
      <w:r w:rsidR="00302887">
        <w:rPr>
          <w:rFonts w:ascii="Times New Roman" w:hAnsi="Times New Roman"/>
          <w:color w:val="000000"/>
        </w:rPr>
        <w:t xml:space="preserve"> System firmware and software structure.</w:t>
      </w:r>
      <w:bookmarkEnd w:id="16"/>
    </w:p>
    <w:p w:rsidR="00C5752A" w:rsidRPr="009C16A0" w:rsidRDefault="00C5752A" w:rsidP="003A1FBD">
      <w:pPr>
        <w:spacing w:after="0"/>
        <w:ind w:firstLine="360"/>
        <w:jc w:val="both"/>
      </w:pPr>
    </w:p>
    <w:p w:rsidR="00B97EFA" w:rsidRPr="00B97EFA" w:rsidRDefault="00B97EFA" w:rsidP="00750DCB">
      <w:pPr>
        <w:pStyle w:val="Heading2"/>
        <w:numPr>
          <w:ilvl w:val="1"/>
          <w:numId w:val="21"/>
        </w:numPr>
        <w:rPr>
          <w:i/>
          <w:color w:val="000000" w:themeColor="text1"/>
          <w:sz w:val="24"/>
        </w:rPr>
      </w:pPr>
      <w:bookmarkStart w:id="17" w:name="_Toc358368728"/>
      <w:r w:rsidRPr="00B97EFA">
        <w:rPr>
          <w:rFonts w:hint="eastAsia"/>
          <w:i/>
          <w:color w:val="000000" w:themeColor="text1"/>
          <w:sz w:val="24"/>
        </w:rPr>
        <w:t>System addressing strategies</w:t>
      </w:r>
      <w:bookmarkEnd w:id="17"/>
    </w:p>
    <w:p w:rsidR="00B97EFA" w:rsidRDefault="00B97EFA" w:rsidP="00B778BC">
      <w:pPr>
        <w:spacing w:after="0"/>
        <w:ind w:firstLine="360"/>
        <w:jc w:val="both"/>
        <w:rPr>
          <w:rFonts w:ascii="Times New Roman" w:hAnsi="Times New Roman"/>
          <w:color w:val="000000"/>
        </w:rPr>
      </w:pPr>
    </w:p>
    <w:p w:rsidR="00CB3630" w:rsidRDefault="00CB3630" w:rsidP="00B778BC">
      <w:pPr>
        <w:spacing w:after="0"/>
        <w:ind w:firstLine="360"/>
        <w:jc w:val="both"/>
        <w:rPr>
          <w:rFonts w:ascii="Times New Roman" w:hAnsi="Times New Roman"/>
          <w:color w:val="000000"/>
        </w:rPr>
      </w:pPr>
      <w:r>
        <w:rPr>
          <w:rFonts w:ascii="Times New Roman" w:hAnsi="Times New Roman" w:hint="eastAsia"/>
          <w:color w:val="000000"/>
        </w:rPr>
        <w:lastRenderedPageBreak/>
        <w:t xml:space="preserve">To support system configurations with different sizes (as shown in Figure 1 and Figure 2), we adapt system hardware node addressing </w:t>
      </w:r>
      <w:r>
        <w:rPr>
          <w:rFonts w:ascii="Times New Roman" w:hAnsi="Times New Roman"/>
          <w:color w:val="000000"/>
        </w:rPr>
        <w:t>strategy</w:t>
      </w:r>
      <w:r>
        <w:rPr>
          <w:rFonts w:ascii="Times New Roman" w:hAnsi="Times New Roman" w:hint="eastAsia"/>
          <w:color w:val="000000"/>
        </w:rPr>
        <w:t xml:space="preserve"> as follows:</w:t>
      </w:r>
    </w:p>
    <w:p w:rsidR="00B97EFA" w:rsidRPr="00191C10" w:rsidRDefault="00CB3630" w:rsidP="00191C10">
      <w:pPr>
        <w:pStyle w:val="Heading3"/>
        <w:numPr>
          <w:ilvl w:val="2"/>
          <w:numId w:val="21"/>
        </w:numPr>
        <w:rPr>
          <w:rFonts w:ascii="Times New Roman" w:hAnsi="Times New Roman"/>
          <w:b w:val="0"/>
          <w:i/>
          <w:color w:val="000000"/>
        </w:rPr>
      </w:pPr>
      <w:r w:rsidRPr="00191C10">
        <w:rPr>
          <w:rFonts w:ascii="Times New Roman" w:hAnsi="Times New Roman" w:hint="eastAsia"/>
          <w:b w:val="0"/>
          <w:i/>
          <w:color w:val="000000"/>
        </w:rPr>
        <w:t xml:space="preserve"> </w:t>
      </w:r>
      <w:bookmarkStart w:id="18" w:name="_Toc358368729"/>
      <w:r w:rsidR="00B97EFA" w:rsidRPr="00191C10">
        <w:rPr>
          <w:rFonts w:ascii="Times New Roman" w:hAnsi="Times New Roman" w:hint="eastAsia"/>
          <w:b w:val="0"/>
          <w:i/>
          <w:color w:val="000000"/>
        </w:rPr>
        <w:t>S</w:t>
      </w:r>
      <w:r w:rsidR="00B97EFA" w:rsidRPr="00191C10">
        <w:rPr>
          <w:rFonts w:ascii="Times New Roman" w:hAnsi="Times New Roman"/>
          <w:b w:val="0"/>
          <w:i/>
          <w:color w:val="000000"/>
        </w:rPr>
        <w:t>ystem configuration profile</w:t>
      </w:r>
      <w:bookmarkEnd w:id="18"/>
    </w:p>
    <w:p w:rsidR="00AF55EC" w:rsidRDefault="00AF55EC" w:rsidP="009C01AB">
      <w:pPr>
        <w:spacing w:after="0"/>
        <w:ind w:firstLine="360"/>
        <w:jc w:val="both"/>
        <w:rPr>
          <w:rFonts w:ascii="Times New Roman" w:hAnsi="Times New Roman"/>
          <w:color w:val="000000"/>
        </w:rPr>
      </w:pPr>
      <w:r w:rsidRPr="00B97EFA">
        <w:rPr>
          <w:rFonts w:ascii="Times New Roman" w:hAnsi="Times New Roman" w:hint="eastAsia"/>
          <w:color w:val="000000"/>
        </w:rPr>
        <w:t xml:space="preserve">Host computer </w:t>
      </w:r>
      <w:r w:rsidR="000A578B" w:rsidRPr="00B97EFA">
        <w:rPr>
          <w:rFonts w:ascii="Times New Roman" w:hAnsi="Times New Roman" w:hint="eastAsia"/>
          <w:color w:val="000000"/>
        </w:rPr>
        <w:t xml:space="preserve">software </w:t>
      </w:r>
      <w:r w:rsidRPr="00B97EFA">
        <w:rPr>
          <w:rFonts w:ascii="Times New Roman" w:hAnsi="Times New Roman" w:hint="eastAsia"/>
          <w:color w:val="000000"/>
        </w:rPr>
        <w:t>maintains the whole s</w:t>
      </w:r>
      <w:r w:rsidRPr="00B97EFA">
        <w:rPr>
          <w:rFonts w:ascii="Times New Roman" w:hAnsi="Times New Roman"/>
          <w:color w:val="000000"/>
        </w:rPr>
        <w:t xml:space="preserve">ystem configuration </w:t>
      </w:r>
      <w:r w:rsidR="00B121D1" w:rsidRPr="00B97EFA">
        <w:rPr>
          <w:rFonts w:ascii="Times New Roman" w:hAnsi="Times New Roman" w:hint="eastAsia"/>
          <w:color w:val="000000"/>
        </w:rPr>
        <w:t xml:space="preserve">using a </w:t>
      </w:r>
      <w:r w:rsidR="009C01AB">
        <w:rPr>
          <w:rFonts w:ascii="Times New Roman" w:hAnsi="Times New Roman"/>
          <w:color w:val="000000"/>
        </w:rPr>
        <w:t xml:space="preserve">software </w:t>
      </w:r>
      <w:r w:rsidR="00B121D1" w:rsidRPr="00B97EFA">
        <w:rPr>
          <w:rFonts w:ascii="Times New Roman" w:hAnsi="Times New Roman" w:hint="eastAsia"/>
          <w:color w:val="000000"/>
        </w:rPr>
        <w:t xml:space="preserve">data structure called </w:t>
      </w:r>
      <w:r w:rsidR="00B121D1" w:rsidRPr="00B97EFA">
        <w:rPr>
          <w:rFonts w:ascii="Times New Roman" w:hAnsi="Times New Roman"/>
          <w:color w:val="000000"/>
        </w:rPr>
        <w:t>“</w:t>
      </w:r>
      <w:r w:rsidR="00B121D1" w:rsidRPr="00B97EFA">
        <w:rPr>
          <w:rFonts w:ascii="Times New Roman" w:hAnsi="Times New Roman" w:hint="eastAsia"/>
          <w:color w:val="000000"/>
        </w:rPr>
        <w:t>s</w:t>
      </w:r>
      <w:r w:rsidR="00B121D1" w:rsidRPr="00B97EFA">
        <w:rPr>
          <w:rFonts w:ascii="Times New Roman" w:hAnsi="Times New Roman"/>
          <w:color w:val="000000"/>
        </w:rPr>
        <w:t xml:space="preserve">ystem configuration </w:t>
      </w:r>
      <w:r w:rsidRPr="00B97EFA">
        <w:rPr>
          <w:rFonts w:ascii="Times New Roman" w:hAnsi="Times New Roman"/>
          <w:color w:val="000000"/>
        </w:rPr>
        <w:t>profile</w:t>
      </w:r>
      <w:r w:rsidR="00B121D1" w:rsidRPr="00B97EFA">
        <w:rPr>
          <w:rFonts w:ascii="Times New Roman" w:hAnsi="Times New Roman"/>
          <w:color w:val="000000"/>
        </w:rPr>
        <w:t>”</w:t>
      </w:r>
      <w:r w:rsidRPr="00384DDB">
        <w:rPr>
          <w:rFonts w:ascii="Times New Roman" w:hAnsi="Times New Roman"/>
          <w:color w:val="000000"/>
        </w:rPr>
        <w:t xml:space="preserve">. The host computer can automatically </w:t>
      </w:r>
      <w:proofErr w:type="spellStart"/>
      <w:r w:rsidRPr="00384DDB">
        <w:rPr>
          <w:rFonts w:ascii="Times New Roman" w:hAnsi="Times New Roman"/>
          <w:color w:val="000000"/>
        </w:rPr>
        <w:t>indentify</w:t>
      </w:r>
      <w:proofErr w:type="spellEnd"/>
      <w:r w:rsidRPr="00384DDB">
        <w:rPr>
          <w:rFonts w:ascii="Times New Roman" w:hAnsi="Times New Roman"/>
          <w:color w:val="000000"/>
        </w:rPr>
        <w:t xml:space="preserve"> system configurations (e.g. different si</w:t>
      </w:r>
      <w:r>
        <w:rPr>
          <w:rFonts w:ascii="Times New Roman" w:hAnsi="Times New Roman"/>
          <w:color w:val="000000"/>
        </w:rPr>
        <w:t>ze of systems shown in Figure 1</w:t>
      </w:r>
      <w:r>
        <w:rPr>
          <w:rFonts w:ascii="Times New Roman" w:hAnsi="Times New Roman" w:hint="eastAsia"/>
          <w:color w:val="000000"/>
        </w:rPr>
        <w:t xml:space="preserve"> and</w:t>
      </w:r>
      <w:r w:rsidRPr="00384DDB">
        <w:rPr>
          <w:rFonts w:ascii="Times New Roman" w:hAnsi="Times New Roman"/>
          <w:color w:val="000000"/>
        </w:rPr>
        <w:t xml:space="preserve"> 2) according to the contents of the system configuration profile.</w:t>
      </w:r>
    </w:p>
    <w:p w:rsidR="00076D3A" w:rsidRDefault="00076D3A" w:rsidP="00076D3A">
      <w:pPr>
        <w:spacing w:after="0"/>
        <w:ind w:firstLine="360"/>
        <w:jc w:val="both"/>
        <w:rPr>
          <w:rFonts w:ascii="Times New Roman" w:hAnsi="Times New Roman"/>
          <w:color w:val="000000"/>
        </w:rPr>
      </w:pPr>
      <w:r>
        <w:rPr>
          <w:rFonts w:ascii="Times New Roman" w:hAnsi="Times New Roman"/>
          <w:color w:val="000000"/>
        </w:rPr>
        <w:t xml:space="preserve">The </w:t>
      </w:r>
      <w:r w:rsidRPr="00B97EFA">
        <w:rPr>
          <w:rFonts w:ascii="Times New Roman" w:hAnsi="Times New Roman" w:hint="eastAsia"/>
          <w:color w:val="000000"/>
        </w:rPr>
        <w:t>s</w:t>
      </w:r>
      <w:r w:rsidRPr="00B97EFA">
        <w:rPr>
          <w:rFonts w:ascii="Times New Roman" w:hAnsi="Times New Roman"/>
          <w:color w:val="000000"/>
        </w:rPr>
        <w:t>ystem configuration profile</w:t>
      </w:r>
      <w:r>
        <w:rPr>
          <w:rFonts w:ascii="Times New Roman" w:hAnsi="Times New Roman"/>
          <w:color w:val="000000"/>
        </w:rPr>
        <w:t xml:space="preserve"> </w:t>
      </w:r>
      <w:r>
        <w:rPr>
          <w:rFonts w:ascii="Times New Roman" w:hAnsi="Times New Roman" w:hint="eastAsia"/>
          <w:color w:val="000000"/>
        </w:rPr>
        <w:t xml:space="preserve">includes the following information: </w:t>
      </w:r>
    </w:p>
    <w:p w:rsidR="00076D3A" w:rsidRPr="002E4B88" w:rsidRDefault="001D7BD1" w:rsidP="00A763CC">
      <w:pPr>
        <w:pStyle w:val="ListParagraph"/>
        <w:numPr>
          <w:ilvl w:val="0"/>
          <w:numId w:val="23"/>
        </w:numPr>
        <w:spacing w:after="0"/>
        <w:ind w:left="360"/>
        <w:jc w:val="both"/>
        <w:rPr>
          <w:rFonts w:ascii="Times New Roman" w:hAnsi="Times New Roman"/>
          <w:color w:val="000000"/>
          <w:u w:val="single"/>
        </w:rPr>
      </w:pPr>
      <w:r>
        <w:rPr>
          <w:rFonts w:ascii="Times New Roman" w:hAnsi="Times New Roman"/>
          <w:color w:val="000000"/>
          <w:u w:val="single"/>
        </w:rPr>
        <w:t xml:space="preserve">A tree data structure of the whole system </w:t>
      </w:r>
      <w:r w:rsidR="00076D3A" w:rsidRPr="002E4B88">
        <w:rPr>
          <w:rFonts w:ascii="Times New Roman" w:hAnsi="Times New Roman" w:hint="eastAsia"/>
          <w:color w:val="000000"/>
          <w:u w:val="single"/>
        </w:rPr>
        <w:t xml:space="preserve"> </w:t>
      </w:r>
    </w:p>
    <w:p w:rsidR="00076D3A" w:rsidRDefault="003451B7" w:rsidP="00A763CC">
      <w:pPr>
        <w:pStyle w:val="ListParagraph"/>
        <w:numPr>
          <w:ilvl w:val="0"/>
          <w:numId w:val="23"/>
        </w:numPr>
        <w:spacing w:after="0"/>
        <w:ind w:left="360"/>
        <w:jc w:val="both"/>
        <w:rPr>
          <w:rFonts w:ascii="Times New Roman" w:hAnsi="Times New Roman"/>
          <w:color w:val="000000"/>
          <w:u w:val="single"/>
        </w:rPr>
      </w:pPr>
      <w:r>
        <w:rPr>
          <w:rFonts w:ascii="Times New Roman" w:hAnsi="Times New Roman"/>
          <w:color w:val="000000"/>
          <w:u w:val="single"/>
        </w:rPr>
        <w:t>A data structure contains d</w:t>
      </w:r>
      <w:r w:rsidR="001D7BD1">
        <w:rPr>
          <w:rFonts w:ascii="Times New Roman" w:hAnsi="Times New Roman"/>
          <w:color w:val="000000"/>
          <w:u w:val="single"/>
        </w:rPr>
        <w:t>etails of all nodes in the tree (</w:t>
      </w:r>
      <w:r w:rsidR="001D7BD1" w:rsidRPr="002E4B88">
        <w:rPr>
          <w:rFonts w:ascii="Times New Roman" w:hAnsi="Times New Roman" w:hint="eastAsia"/>
          <w:color w:val="000000"/>
          <w:u w:val="single"/>
        </w:rPr>
        <w:t>node types</w:t>
      </w:r>
      <w:r w:rsidR="00B04A4D">
        <w:rPr>
          <w:rFonts w:ascii="Times New Roman" w:hAnsi="Times New Roman"/>
          <w:color w:val="000000"/>
          <w:u w:val="single"/>
        </w:rPr>
        <w:t>,</w:t>
      </w:r>
      <w:r w:rsidR="001D7BD1" w:rsidRPr="002E4B88">
        <w:rPr>
          <w:rFonts w:ascii="Times New Roman" w:hAnsi="Times New Roman" w:hint="eastAsia"/>
          <w:color w:val="000000"/>
          <w:u w:val="single"/>
        </w:rPr>
        <w:t xml:space="preserve"> absolute addresses</w:t>
      </w:r>
      <w:r w:rsidR="001D7BD1">
        <w:rPr>
          <w:rFonts w:ascii="Times New Roman" w:hAnsi="Times New Roman"/>
          <w:color w:val="000000"/>
          <w:u w:val="single"/>
        </w:rPr>
        <w:t>, c</w:t>
      </w:r>
      <w:r w:rsidR="00076D3A" w:rsidRPr="002E4B88">
        <w:rPr>
          <w:rFonts w:ascii="Times New Roman" w:hAnsi="Times New Roman" w:hint="eastAsia"/>
          <w:color w:val="000000"/>
          <w:u w:val="single"/>
        </w:rPr>
        <w:t xml:space="preserve">onnection </w:t>
      </w:r>
      <w:r w:rsidR="001D7BD1">
        <w:rPr>
          <w:rFonts w:ascii="Times New Roman" w:hAnsi="Times New Roman"/>
          <w:color w:val="000000"/>
          <w:u w:val="single"/>
        </w:rPr>
        <w:t>s</w:t>
      </w:r>
      <w:r w:rsidR="00076D3A" w:rsidRPr="002E4B88">
        <w:rPr>
          <w:rFonts w:ascii="Times New Roman" w:hAnsi="Times New Roman" w:hint="eastAsia"/>
          <w:color w:val="000000"/>
          <w:u w:val="single"/>
        </w:rPr>
        <w:t>tatus</w:t>
      </w:r>
      <w:r w:rsidR="001D7BD1">
        <w:rPr>
          <w:rFonts w:ascii="Times New Roman" w:hAnsi="Times New Roman"/>
          <w:color w:val="000000"/>
          <w:u w:val="single"/>
        </w:rPr>
        <w:t xml:space="preserve"> and etc.)</w:t>
      </w:r>
      <w:r w:rsidR="00076D3A" w:rsidRPr="002E4B88">
        <w:rPr>
          <w:rFonts w:ascii="Times New Roman" w:hAnsi="Times New Roman" w:hint="eastAsia"/>
          <w:color w:val="000000"/>
          <w:u w:val="single"/>
        </w:rPr>
        <w:t xml:space="preserve"> </w:t>
      </w:r>
    </w:p>
    <w:p w:rsidR="00151F6B" w:rsidRPr="00151F6B" w:rsidRDefault="00151F6B" w:rsidP="00A763CC">
      <w:pPr>
        <w:pStyle w:val="ListParagraph"/>
        <w:numPr>
          <w:ilvl w:val="0"/>
          <w:numId w:val="23"/>
        </w:numPr>
        <w:spacing w:after="0"/>
        <w:ind w:left="360"/>
        <w:jc w:val="both"/>
        <w:rPr>
          <w:rFonts w:ascii="Times New Roman" w:hAnsi="Times New Roman"/>
          <w:color w:val="000000"/>
          <w:highlight w:val="yellow"/>
          <w:u w:val="single"/>
        </w:rPr>
      </w:pPr>
      <w:r w:rsidRPr="00151F6B">
        <w:rPr>
          <w:rFonts w:ascii="Times New Roman" w:hAnsi="Times New Roman"/>
          <w:highlight w:val="yellow"/>
        </w:rPr>
        <w:t>Integrity</w:t>
      </w:r>
      <w:r>
        <w:rPr>
          <w:rFonts w:ascii="Times New Roman" w:hAnsi="Times New Roman"/>
          <w:highlight w:val="yellow"/>
        </w:rPr>
        <w:t xml:space="preserve"> of all the hardware devices connected to all the nodes</w:t>
      </w:r>
    </w:p>
    <w:p w:rsidR="009623BD" w:rsidRDefault="009623BD" w:rsidP="009C01AB">
      <w:pPr>
        <w:spacing w:after="0"/>
        <w:ind w:firstLine="360"/>
        <w:jc w:val="both"/>
        <w:rPr>
          <w:rFonts w:ascii="Times New Roman" w:hAnsi="Times New Roman"/>
          <w:color w:val="000000"/>
        </w:rPr>
      </w:pPr>
      <w:r>
        <w:rPr>
          <w:rFonts w:ascii="Times New Roman" w:hAnsi="Times New Roman"/>
          <w:color w:val="000000"/>
        </w:rPr>
        <w:t xml:space="preserve">The definition of </w:t>
      </w:r>
      <w:r w:rsidRPr="00B97EFA">
        <w:rPr>
          <w:rFonts w:ascii="Times New Roman" w:hAnsi="Times New Roman" w:hint="eastAsia"/>
          <w:color w:val="000000"/>
        </w:rPr>
        <w:t>s</w:t>
      </w:r>
      <w:r w:rsidRPr="00B97EFA">
        <w:rPr>
          <w:rFonts w:ascii="Times New Roman" w:hAnsi="Times New Roman"/>
          <w:color w:val="000000"/>
        </w:rPr>
        <w:t>ystem configuration profile</w:t>
      </w:r>
      <w:r>
        <w:rPr>
          <w:rFonts w:ascii="Times New Roman" w:hAnsi="Times New Roman"/>
          <w:color w:val="000000"/>
        </w:rPr>
        <w:t xml:space="preserve"> &lt;</w:t>
      </w:r>
      <w:r w:rsidRPr="009623BD">
        <w:rPr>
          <w:rFonts w:ascii="Times New Roman" w:hAnsi="Times New Roman"/>
          <w:color w:val="000000"/>
          <w:highlight w:val="yellow"/>
        </w:rPr>
        <w:t>add the definition here</w:t>
      </w:r>
      <w:r>
        <w:rPr>
          <w:rFonts w:ascii="Times New Roman" w:hAnsi="Times New Roman"/>
          <w:color w:val="000000"/>
        </w:rPr>
        <w:t>&gt;</w:t>
      </w:r>
      <w:r w:rsidR="00076D3A">
        <w:rPr>
          <w:rFonts w:ascii="Times New Roman" w:hAnsi="Times New Roman"/>
          <w:color w:val="000000"/>
        </w:rPr>
        <w:t xml:space="preserve">. </w:t>
      </w:r>
    </w:p>
    <w:p w:rsidR="00007A0C" w:rsidRPr="00191C10" w:rsidRDefault="0042298C" w:rsidP="00191C10">
      <w:pPr>
        <w:pStyle w:val="Heading3"/>
        <w:numPr>
          <w:ilvl w:val="2"/>
          <w:numId w:val="21"/>
        </w:numPr>
        <w:rPr>
          <w:rFonts w:ascii="Times New Roman" w:hAnsi="Times New Roman"/>
          <w:b w:val="0"/>
          <w:i/>
          <w:color w:val="000000"/>
        </w:rPr>
      </w:pPr>
      <w:bookmarkStart w:id="19" w:name="_Toc358368730"/>
      <w:r w:rsidRPr="00191C10">
        <w:rPr>
          <w:rFonts w:ascii="Times New Roman" w:hAnsi="Times New Roman" w:hint="eastAsia"/>
          <w:b w:val="0"/>
          <w:i/>
          <w:color w:val="000000"/>
        </w:rPr>
        <w:t>N</w:t>
      </w:r>
      <w:r w:rsidR="00007A0C" w:rsidRPr="00191C10">
        <w:rPr>
          <w:rFonts w:ascii="Times New Roman" w:hAnsi="Times New Roman" w:hint="eastAsia"/>
          <w:b w:val="0"/>
          <w:i/>
          <w:color w:val="000000"/>
        </w:rPr>
        <w:t>ode type register and absolute address register.</w:t>
      </w:r>
      <w:bookmarkEnd w:id="19"/>
    </w:p>
    <w:p w:rsidR="0001306C" w:rsidRDefault="0042298C" w:rsidP="0001306C">
      <w:pPr>
        <w:spacing w:after="0"/>
        <w:ind w:firstLine="360"/>
        <w:jc w:val="both"/>
        <w:rPr>
          <w:rFonts w:ascii="Times New Roman" w:hAnsi="Times New Roman"/>
          <w:color w:val="000000"/>
        </w:rPr>
      </w:pPr>
      <w:r>
        <w:rPr>
          <w:rFonts w:ascii="Times New Roman" w:hAnsi="Times New Roman" w:hint="eastAsia"/>
          <w:color w:val="000000"/>
        </w:rPr>
        <w:t>Each node has a</w:t>
      </w:r>
      <w:r w:rsidRPr="009E60F4">
        <w:rPr>
          <w:rFonts w:ascii="Times New Roman" w:hAnsi="Times New Roman" w:hint="eastAsia"/>
          <w:color w:val="000000"/>
        </w:rPr>
        <w:t xml:space="preserve"> </w:t>
      </w:r>
      <w:r>
        <w:rPr>
          <w:rFonts w:ascii="Times New Roman" w:hAnsi="Times New Roman" w:hint="eastAsia"/>
          <w:color w:val="000000"/>
        </w:rPr>
        <w:t xml:space="preserve">node type </w:t>
      </w:r>
      <w:r w:rsidRPr="009E60F4">
        <w:rPr>
          <w:rFonts w:ascii="Times New Roman" w:hAnsi="Times New Roman" w:hint="eastAsia"/>
          <w:color w:val="000000"/>
        </w:rPr>
        <w:t>register</w:t>
      </w:r>
      <w:r>
        <w:rPr>
          <w:rFonts w:ascii="Times New Roman" w:hAnsi="Times New Roman" w:hint="eastAsia"/>
          <w:b/>
          <w:color w:val="000000"/>
        </w:rPr>
        <w:t xml:space="preserve"> </w:t>
      </w:r>
      <w:r w:rsidRPr="009E60F4">
        <w:rPr>
          <w:rFonts w:ascii="Times New Roman" w:hAnsi="Times New Roman" w:hint="eastAsia"/>
          <w:color w:val="000000"/>
        </w:rPr>
        <w:t xml:space="preserve">and </w:t>
      </w:r>
      <w:r>
        <w:rPr>
          <w:rFonts w:ascii="Times New Roman" w:hAnsi="Times New Roman" w:hint="eastAsia"/>
          <w:color w:val="000000"/>
        </w:rPr>
        <w:t xml:space="preserve">an </w:t>
      </w:r>
      <w:r w:rsidRPr="009E60F4">
        <w:rPr>
          <w:rFonts w:ascii="Times New Roman" w:hAnsi="Times New Roman" w:hint="eastAsia"/>
          <w:color w:val="000000"/>
        </w:rPr>
        <w:t>absolute address register</w:t>
      </w:r>
      <w:r w:rsidR="00FD4703">
        <w:rPr>
          <w:rFonts w:ascii="Times New Roman" w:hAnsi="Times New Roman" w:hint="eastAsia"/>
          <w:color w:val="000000"/>
        </w:rPr>
        <w:t>.</w:t>
      </w:r>
      <w:r w:rsidR="0001306C">
        <w:rPr>
          <w:rFonts w:ascii="Times New Roman" w:hAnsi="Times New Roman" w:hint="eastAsia"/>
          <w:color w:val="000000"/>
        </w:rPr>
        <w:t xml:space="preserve"> </w:t>
      </w:r>
      <w:r w:rsidR="00FD4703">
        <w:rPr>
          <w:rFonts w:ascii="Times New Roman" w:hAnsi="Times New Roman" w:hint="eastAsia"/>
          <w:color w:val="000000"/>
        </w:rPr>
        <w:t xml:space="preserve">Node type </w:t>
      </w:r>
      <w:r w:rsidR="00FD4703" w:rsidRPr="009E60F4">
        <w:rPr>
          <w:rFonts w:ascii="Times New Roman" w:hAnsi="Times New Roman" w:hint="eastAsia"/>
          <w:color w:val="000000"/>
        </w:rPr>
        <w:t>register</w:t>
      </w:r>
      <w:r w:rsidR="00FD4703">
        <w:rPr>
          <w:rFonts w:ascii="Times New Roman" w:hAnsi="Times New Roman" w:hint="eastAsia"/>
          <w:color w:val="000000"/>
        </w:rPr>
        <w:t xml:space="preserve"> is a 4-bit register</w:t>
      </w:r>
      <w:r w:rsidR="00AE6097">
        <w:rPr>
          <w:rFonts w:ascii="Times New Roman" w:hAnsi="Times New Roman" w:hint="eastAsia"/>
          <w:color w:val="000000"/>
        </w:rPr>
        <w:t xml:space="preserve"> hardwired (read only) by the node firmware</w:t>
      </w:r>
      <w:r w:rsidR="00FD4703">
        <w:rPr>
          <w:rFonts w:ascii="Times New Roman" w:hAnsi="Times New Roman" w:hint="eastAsia"/>
          <w:color w:val="000000"/>
        </w:rPr>
        <w:t>.</w:t>
      </w:r>
      <w:r w:rsidR="0001306C">
        <w:rPr>
          <w:rFonts w:ascii="Times New Roman" w:hAnsi="Times New Roman" w:hint="eastAsia"/>
          <w:color w:val="000000"/>
        </w:rPr>
        <w:t xml:space="preserve"> Node </w:t>
      </w:r>
      <w:r w:rsidR="0001306C" w:rsidRPr="009E60F4">
        <w:rPr>
          <w:rFonts w:ascii="Times New Roman" w:hAnsi="Times New Roman" w:hint="eastAsia"/>
          <w:color w:val="000000"/>
        </w:rPr>
        <w:t>absolute address register</w:t>
      </w:r>
      <w:r w:rsidR="0001306C">
        <w:rPr>
          <w:rFonts w:ascii="Times New Roman" w:hAnsi="Times New Roman" w:hint="eastAsia"/>
          <w:color w:val="000000"/>
        </w:rPr>
        <w:t xml:space="preserve"> is a readable and writable 12-bit register. The host PC assigns the </w:t>
      </w:r>
      <w:r w:rsidR="0001306C" w:rsidRPr="009E60F4">
        <w:rPr>
          <w:rFonts w:ascii="Times New Roman" w:hAnsi="Times New Roman" w:hint="eastAsia"/>
          <w:color w:val="000000"/>
        </w:rPr>
        <w:t xml:space="preserve">absolute address </w:t>
      </w:r>
      <w:r w:rsidR="0001306C">
        <w:rPr>
          <w:rFonts w:ascii="Times New Roman" w:hAnsi="Times New Roman"/>
          <w:color w:val="000000"/>
        </w:rPr>
        <w:t>for each node.</w:t>
      </w:r>
    </w:p>
    <w:p w:rsidR="00AF55EC" w:rsidRDefault="00AF55EC" w:rsidP="00AF55EC">
      <w:pPr>
        <w:spacing w:after="0"/>
        <w:ind w:firstLine="360"/>
        <w:jc w:val="both"/>
        <w:rPr>
          <w:rFonts w:ascii="Times New Roman" w:hAnsi="Times New Roman"/>
          <w:color w:val="000000"/>
        </w:rPr>
      </w:pPr>
      <w:proofErr w:type="gramStart"/>
      <w:r>
        <w:rPr>
          <w:rFonts w:ascii="Times New Roman" w:hAnsi="Times New Roman" w:hint="eastAsia"/>
          <w:color w:val="000000"/>
        </w:rPr>
        <w:t xml:space="preserve">Definition of node type </w:t>
      </w:r>
      <w:r w:rsidRPr="009E60F4">
        <w:rPr>
          <w:rFonts w:ascii="Times New Roman" w:hAnsi="Times New Roman" w:hint="eastAsia"/>
          <w:color w:val="000000"/>
        </w:rPr>
        <w:t>register</w:t>
      </w:r>
      <w:proofErr w:type="gramEnd"/>
      <w:r>
        <w:rPr>
          <w:rFonts w:ascii="Times New Roman" w:hAnsi="Times New Roman" w:hint="eastAsia"/>
          <w:color w:val="000000"/>
        </w:rPr>
        <w:t>:</w:t>
      </w:r>
    </w:p>
    <w:p w:rsidR="00AF55EC" w:rsidRDefault="00AF55EC" w:rsidP="00AF55EC">
      <w:pPr>
        <w:spacing w:after="0"/>
        <w:ind w:firstLine="810"/>
        <w:jc w:val="both"/>
        <w:rPr>
          <w:rFonts w:ascii="Times New Roman" w:hAnsi="Times New Roman"/>
          <w:color w:val="000000"/>
        </w:rPr>
      </w:pPr>
      <w:r>
        <w:rPr>
          <w:rFonts w:ascii="Times New Roman" w:hAnsi="Times New Roman" w:hint="eastAsia"/>
          <w:color w:val="000000"/>
        </w:rPr>
        <w:t>0000: C</w:t>
      </w:r>
      <w:r w:rsidR="00E33EED">
        <w:rPr>
          <w:rFonts w:ascii="Times New Roman" w:hAnsi="Times New Roman"/>
          <w:color w:val="000000"/>
        </w:rPr>
        <w:t>UC</w:t>
      </w:r>
      <w:r>
        <w:rPr>
          <w:rFonts w:ascii="Times New Roman" w:hAnsi="Times New Roman" w:hint="eastAsia"/>
          <w:color w:val="000000"/>
        </w:rPr>
        <w:t xml:space="preserve"> node</w:t>
      </w:r>
    </w:p>
    <w:p w:rsidR="00AF55EC" w:rsidRDefault="00AF55EC" w:rsidP="00AF55EC">
      <w:pPr>
        <w:spacing w:after="0"/>
        <w:ind w:firstLine="810"/>
        <w:jc w:val="both"/>
        <w:rPr>
          <w:rFonts w:ascii="Times New Roman" w:hAnsi="Times New Roman"/>
          <w:color w:val="000000"/>
        </w:rPr>
      </w:pPr>
      <w:r>
        <w:rPr>
          <w:rFonts w:ascii="Times New Roman" w:hAnsi="Times New Roman" w:hint="eastAsia"/>
          <w:color w:val="000000"/>
        </w:rPr>
        <w:t>0001: MB node</w:t>
      </w:r>
    </w:p>
    <w:p w:rsidR="00AF55EC" w:rsidRDefault="00AF55EC" w:rsidP="00AF55EC">
      <w:pPr>
        <w:spacing w:after="0"/>
        <w:ind w:firstLine="810"/>
        <w:jc w:val="both"/>
        <w:rPr>
          <w:rFonts w:ascii="Times New Roman" w:hAnsi="Times New Roman"/>
          <w:color w:val="000000"/>
        </w:rPr>
      </w:pPr>
      <w:r>
        <w:rPr>
          <w:rFonts w:ascii="Times New Roman" w:hAnsi="Times New Roman" w:hint="eastAsia"/>
          <w:color w:val="000000"/>
        </w:rPr>
        <w:t xml:space="preserve">0010: </w:t>
      </w:r>
      <w:r w:rsidR="00E33EED">
        <w:rPr>
          <w:rFonts w:ascii="Times New Roman" w:hAnsi="Times New Roman"/>
          <w:color w:val="000000"/>
        </w:rPr>
        <w:t>DUC</w:t>
      </w:r>
      <w:r>
        <w:rPr>
          <w:rFonts w:ascii="Times New Roman" w:hAnsi="Times New Roman" w:hint="eastAsia"/>
          <w:color w:val="000000"/>
        </w:rPr>
        <w:t xml:space="preserve"> node</w:t>
      </w:r>
    </w:p>
    <w:p w:rsidR="00C91376" w:rsidRDefault="00C91376" w:rsidP="00C91376">
      <w:pPr>
        <w:spacing w:after="0"/>
        <w:ind w:firstLine="810"/>
        <w:jc w:val="both"/>
        <w:rPr>
          <w:rFonts w:ascii="Times New Roman" w:hAnsi="Times New Roman"/>
          <w:color w:val="000000"/>
        </w:rPr>
      </w:pPr>
      <w:r>
        <w:rPr>
          <w:rFonts w:ascii="Times New Roman" w:hAnsi="Times New Roman" w:hint="eastAsia"/>
          <w:color w:val="000000"/>
        </w:rPr>
        <w:t>0011: DB node</w:t>
      </w:r>
    </w:p>
    <w:p w:rsidR="00C91376" w:rsidRDefault="00C91376" w:rsidP="00C91376">
      <w:pPr>
        <w:spacing w:after="0"/>
        <w:ind w:firstLine="810"/>
        <w:jc w:val="both"/>
        <w:rPr>
          <w:rFonts w:ascii="Times New Roman" w:hAnsi="Times New Roman"/>
          <w:color w:val="000000"/>
        </w:rPr>
      </w:pPr>
      <w:r>
        <w:rPr>
          <w:rFonts w:ascii="Times New Roman" w:hAnsi="Times New Roman" w:hint="eastAsia"/>
          <w:color w:val="000000"/>
        </w:rPr>
        <w:t xml:space="preserve">0100: </w:t>
      </w:r>
      <w:r w:rsidR="00E33EED">
        <w:rPr>
          <w:rFonts w:ascii="Times New Roman" w:hAnsi="Times New Roman"/>
          <w:color w:val="000000"/>
        </w:rPr>
        <w:t>CDUC</w:t>
      </w:r>
      <w:r>
        <w:rPr>
          <w:rFonts w:ascii="Times New Roman" w:hAnsi="Times New Roman" w:hint="eastAsia"/>
          <w:color w:val="000000"/>
        </w:rPr>
        <w:t xml:space="preserve"> node (for small size system configuration)</w:t>
      </w:r>
    </w:p>
    <w:p w:rsidR="000B30CF" w:rsidRPr="00532766" w:rsidRDefault="000B30CF" w:rsidP="000B30CF">
      <w:pPr>
        <w:spacing w:after="0"/>
        <w:ind w:firstLine="810"/>
        <w:jc w:val="both"/>
        <w:rPr>
          <w:rFonts w:ascii="Times New Roman" w:hAnsi="Times New Roman"/>
          <w:color w:val="000000"/>
          <w:highlight w:val="yellow"/>
        </w:rPr>
      </w:pPr>
      <w:r w:rsidRPr="00532766">
        <w:rPr>
          <w:rFonts w:ascii="Times New Roman" w:hAnsi="Times New Roman" w:hint="eastAsia"/>
          <w:color w:val="000000"/>
          <w:highlight w:val="yellow"/>
        </w:rPr>
        <w:t>0101~111</w:t>
      </w:r>
      <w:r w:rsidRPr="00532766">
        <w:rPr>
          <w:rFonts w:ascii="Times New Roman" w:hAnsi="Times New Roman"/>
          <w:color w:val="000000"/>
          <w:highlight w:val="yellow"/>
        </w:rPr>
        <w:t>0</w:t>
      </w:r>
      <w:r w:rsidRPr="00532766">
        <w:rPr>
          <w:rFonts w:ascii="Times New Roman" w:hAnsi="Times New Roman" w:hint="eastAsia"/>
          <w:color w:val="000000"/>
          <w:highlight w:val="yellow"/>
        </w:rPr>
        <w:t>: unused</w:t>
      </w:r>
    </w:p>
    <w:p w:rsidR="000B30CF" w:rsidRDefault="000B30CF" w:rsidP="000B30CF">
      <w:pPr>
        <w:spacing w:after="0"/>
        <w:ind w:firstLine="810"/>
        <w:jc w:val="both"/>
        <w:rPr>
          <w:rFonts w:ascii="Times New Roman" w:hAnsi="Times New Roman"/>
          <w:color w:val="000000"/>
        </w:rPr>
      </w:pPr>
      <w:r w:rsidRPr="00532766">
        <w:rPr>
          <w:rFonts w:ascii="Times New Roman" w:hAnsi="Times New Roman" w:hint="eastAsia"/>
          <w:color w:val="000000"/>
          <w:highlight w:val="yellow"/>
        </w:rPr>
        <w:t>111</w:t>
      </w:r>
      <w:r w:rsidRPr="00532766">
        <w:rPr>
          <w:rFonts w:ascii="Times New Roman" w:hAnsi="Times New Roman"/>
          <w:color w:val="000000"/>
          <w:highlight w:val="yellow"/>
        </w:rPr>
        <w:t>1</w:t>
      </w:r>
      <w:r w:rsidRPr="00532766">
        <w:rPr>
          <w:rFonts w:ascii="Times New Roman" w:hAnsi="Times New Roman" w:hint="eastAsia"/>
          <w:color w:val="000000"/>
          <w:highlight w:val="yellow"/>
        </w:rPr>
        <w:t xml:space="preserve">: </w:t>
      </w:r>
      <w:r w:rsidR="00532766">
        <w:rPr>
          <w:rFonts w:ascii="Times New Roman" w:hAnsi="Times New Roman"/>
          <w:color w:val="000000"/>
          <w:highlight w:val="yellow"/>
        </w:rPr>
        <w:t xml:space="preserve">reserved for </w:t>
      </w:r>
      <w:r w:rsidRPr="00532766">
        <w:rPr>
          <w:rFonts w:ascii="Times New Roman" w:hAnsi="Times New Roman"/>
          <w:color w:val="000000"/>
          <w:highlight w:val="yellow"/>
        </w:rPr>
        <w:t>host computer</w:t>
      </w:r>
    </w:p>
    <w:p w:rsidR="00AF55EC" w:rsidRDefault="00AF55EC" w:rsidP="00AF55EC">
      <w:pPr>
        <w:spacing w:after="0"/>
        <w:ind w:firstLine="360"/>
        <w:jc w:val="both"/>
        <w:rPr>
          <w:rFonts w:ascii="Times New Roman" w:hAnsi="Times New Roman"/>
          <w:color w:val="000000"/>
        </w:rPr>
      </w:pPr>
      <w:proofErr w:type="gramStart"/>
      <w:r>
        <w:rPr>
          <w:rFonts w:ascii="Times New Roman" w:hAnsi="Times New Roman" w:hint="eastAsia"/>
          <w:color w:val="000000"/>
        </w:rPr>
        <w:t xml:space="preserve">Definition of </w:t>
      </w:r>
      <w:r w:rsidRPr="009E60F4">
        <w:rPr>
          <w:rFonts w:ascii="Times New Roman" w:hAnsi="Times New Roman" w:hint="eastAsia"/>
          <w:color w:val="000000"/>
        </w:rPr>
        <w:t>absolute address register</w:t>
      </w:r>
      <w:proofErr w:type="gramEnd"/>
      <w:r>
        <w:rPr>
          <w:rFonts w:ascii="Times New Roman" w:hAnsi="Times New Roman" w:hint="eastAsia"/>
          <w:color w:val="000000"/>
        </w:rPr>
        <w:t>:</w:t>
      </w:r>
    </w:p>
    <w:p w:rsidR="00AF55EC" w:rsidRDefault="00AF55EC" w:rsidP="00AF55EC">
      <w:pPr>
        <w:spacing w:after="0"/>
        <w:ind w:firstLine="810"/>
        <w:jc w:val="both"/>
        <w:rPr>
          <w:rFonts w:ascii="Times New Roman" w:hAnsi="Times New Roman"/>
          <w:color w:val="000000"/>
        </w:rPr>
      </w:pPr>
      <w:r>
        <w:rPr>
          <w:rFonts w:ascii="Times New Roman" w:hAnsi="Times New Roman"/>
          <w:color w:val="000000"/>
        </w:rPr>
        <w:t>B</w:t>
      </w:r>
      <w:r>
        <w:rPr>
          <w:rFonts w:ascii="Times New Roman" w:hAnsi="Times New Roman" w:hint="eastAsia"/>
          <w:color w:val="000000"/>
        </w:rPr>
        <w:t>it 0~2: MB address</w:t>
      </w:r>
    </w:p>
    <w:p w:rsidR="00AF55EC" w:rsidRDefault="00AF55EC" w:rsidP="00AF55EC">
      <w:pPr>
        <w:spacing w:after="0"/>
        <w:ind w:firstLine="810"/>
        <w:jc w:val="both"/>
        <w:rPr>
          <w:rFonts w:ascii="Times New Roman" w:hAnsi="Times New Roman"/>
          <w:color w:val="000000"/>
        </w:rPr>
      </w:pPr>
      <w:r>
        <w:rPr>
          <w:rFonts w:ascii="Times New Roman" w:hAnsi="Times New Roman"/>
          <w:color w:val="000000"/>
        </w:rPr>
        <w:t>B</w:t>
      </w:r>
      <w:r>
        <w:rPr>
          <w:rFonts w:ascii="Times New Roman" w:hAnsi="Times New Roman" w:hint="eastAsia"/>
          <w:color w:val="000000"/>
        </w:rPr>
        <w:t xml:space="preserve">it 3~5: </w:t>
      </w:r>
      <w:r w:rsidR="003F5E29">
        <w:rPr>
          <w:rFonts w:ascii="Times New Roman" w:hAnsi="Times New Roman"/>
          <w:color w:val="000000"/>
        </w:rPr>
        <w:t>DUC</w:t>
      </w:r>
      <w:r>
        <w:rPr>
          <w:rFonts w:ascii="Times New Roman" w:hAnsi="Times New Roman" w:hint="eastAsia"/>
          <w:color w:val="000000"/>
        </w:rPr>
        <w:t xml:space="preserve"> address</w:t>
      </w:r>
    </w:p>
    <w:p w:rsidR="00AF55EC" w:rsidRDefault="00AF55EC" w:rsidP="00AF55EC">
      <w:pPr>
        <w:spacing w:after="0"/>
        <w:ind w:firstLine="810"/>
        <w:jc w:val="both"/>
        <w:rPr>
          <w:rFonts w:ascii="Times New Roman" w:hAnsi="Times New Roman"/>
          <w:color w:val="000000"/>
        </w:rPr>
      </w:pPr>
      <w:r>
        <w:rPr>
          <w:rFonts w:ascii="Times New Roman" w:hAnsi="Times New Roman"/>
          <w:color w:val="000000"/>
        </w:rPr>
        <w:t>B</w:t>
      </w:r>
      <w:r>
        <w:rPr>
          <w:rFonts w:ascii="Times New Roman" w:hAnsi="Times New Roman" w:hint="eastAsia"/>
          <w:color w:val="000000"/>
        </w:rPr>
        <w:t>it 6~8: DB address</w:t>
      </w:r>
    </w:p>
    <w:p w:rsidR="00AF55EC" w:rsidRDefault="00AF55EC" w:rsidP="00AF55EC">
      <w:pPr>
        <w:spacing w:after="0"/>
        <w:ind w:firstLine="810"/>
        <w:jc w:val="both"/>
        <w:rPr>
          <w:rFonts w:ascii="Times New Roman" w:hAnsi="Times New Roman"/>
          <w:color w:val="000000"/>
        </w:rPr>
      </w:pPr>
      <w:r>
        <w:rPr>
          <w:rFonts w:ascii="Times New Roman" w:hAnsi="Times New Roman"/>
          <w:color w:val="000000"/>
        </w:rPr>
        <w:t>B</w:t>
      </w:r>
      <w:r>
        <w:rPr>
          <w:rFonts w:ascii="Times New Roman" w:hAnsi="Times New Roman" w:hint="eastAsia"/>
          <w:color w:val="000000"/>
        </w:rPr>
        <w:t>it 9~11: unused</w:t>
      </w:r>
    </w:p>
    <w:p w:rsidR="002B75D6" w:rsidRDefault="002B75D6" w:rsidP="002B75D6">
      <w:pPr>
        <w:spacing w:after="0"/>
        <w:jc w:val="both"/>
        <w:rPr>
          <w:rFonts w:ascii="Times New Roman" w:hAnsi="Times New Roman"/>
          <w:color w:val="000000"/>
        </w:rPr>
      </w:pPr>
      <w:r>
        <w:rPr>
          <w:rFonts w:ascii="Times New Roman" w:hAnsi="Times New Roman"/>
          <w:color w:val="000000"/>
        </w:rPr>
        <w:t xml:space="preserve">* Note 1: </w:t>
      </w:r>
      <w:r>
        <w:rPr>
          <w:rFonts w:ascii="Times New Roman" w:hAnsi="Times New Roman" w:hint="eastAsia"/>
          <w:color w:val="000000"/>
        </w:rPr>
        <w:t xml:space="preserve">node type </w:t>
      </w:r>
      <w:r w:rsidRPr="009E60F4">
        <w:rPr>
          <w:rFonts w:ascii="Times New Roman" w:hAnsi="Times New Roman" w:hint="eastAsia"/>
          <w:color w:val="000000"/>
        </w:rPr>
        <w:t>register</w:t>
      </w:r>
      <w:r>
        <w:rPr>
          <w:rFonts w:ascii="Times New Roman" w:hAnsi="Times New Roman"/>
          <w:color w:val="000000"/>
        </w:rPr>
        <w:t xml:space="preserve"> is hardwired in the FPGA firmware. So it can also be used to control the compilation of the FPGA firmware. </w:t>
      </w:r>
    </w:p>
    <w:p w:rsidR="00532766" w:rsidRPr="00532766" w:rsidRDefault="00532766" w:rsidP="00532766">
      <w:pPr>
        <w:spacing w:after="0"/>
        <w:jc w:val="both"/>
        <w:rPr>
          <w:rFonts w:ascii="Times New Roman" w:hAnsi="Times New Roman"/>
          <w:color w:val="000000"/>
          <w:highlight w:val="yellow"/>
        </w:rPr>
      </w:pPr>
      <w:r w:rsidRPr="00532766">
        <w:rPr>
          <w:rFonts w:ascii="Times New Roman" w:hAnsi="Times New Roman"/>
          <w:color w:val="000000"/>
          <w:highlight w:val="yellow"/>
        </w:rPr>
        <w:t xml:space="preserve">Note 2: </w:t>
      </w:r>
      <w:r w:rsidRPr="00532766">
        <w:rPr>
          <w:rFonts w:ascii="Times New Roman" w:hAnsi="Times New Roman" w:hint="eastAsia"/>
          <w:color w:val="000000"/>
          <w:highlight w:val="yellow"/>
        </w:rPr>
        <w:t>node type</w:t>
      </w:r>
      <w:r w:rsidRPr="00532766">
        <w:rPr>
          <w:rFonts w:ascii="Times New Roman" w:hAnsi="Times New Roman"/>
          <w:color w:val="000000"/>
          <w:highlight w:val="yellow"/>
        </w:rPr>
        <w:t xml:space="preserve"> code “1111” is reserved for </w:t>
      </w:r>
      <w:r>
        <w:rPr>
          <w:rFonts w:ascii="Times New Roman" w:hAnsi="Times New Roman"/>
          <w:color w:val="000000"/>
          <w:highlight w:val="yellow"/>
        </w:rPr>
        <w:t>host computer</w:t>
      </w:r>
    </w:p>
    <w:p w:rsidR="002B75D6" w:rsidRDefault="002B75D6" w:rsidP="002B75D6">
      <w:pPr>
        <w:spacing w:after="0"/>
        <w:jc w:val="both"/>
        <w:rPr>
          <w:rFonts w:ascii="Times New Roman" w:hAnsi="Times New Roman"/>
          <w:color w:val="000000"/>
        </w:rPr>
      </w:pPr>
      <w:r w:rsidRPr="00532766">
        <w:rPr>
          <w:rFonts w:ascii="Times New Roman" w:hAnsi="Times New Roman"/>
          <w:color w:val="000000"/>
        </w:rPr>
        <w:t xml:space="preserve">Note </w:t>
      </w:r>
      <w:r w:rsidR="00532766" w:rsidRPr="00532766">
        <w:rPr>
          <w:rFonts w:ascii="Times New Roman" w:hAnsi="Times New Roman"/>
          <w:color w:val="000000"/>
        </w:rPr>
        <w:t>3</w:t>
      </w:r>
      <w:r w:rsidRPr="00532766">
        <w:rPr>
          <w:rFonts w:ascii="Times New Roman" w:hAnsi="Times New Roman"/>
          <w:color w:val="000000"/>
        </w:rPr>
        <w:t xml:space="preserve">: the </w:t>
      </w:r>
      <w:r w:rsidRPr="00532766">
        <w:rPr>
          <w:rFonts w:ascii="Times New Roman" w:hAnsi="Times New Roman" w:hint="eastAsia"/>
          <w:color w:val="000000"/>
        </w:rPr>
        <w:t>absolute address register</w:t>
      </w:r>
      <w:r w:rsidRPr="00532766">
        <w:rPr>
          <w:rFonts w:ascii="Times New Roman" w:hAnsi="Times New Roman"/>
          <w:color w:val="000000"/>
        </w:rPr>
        <w:t xml:space="preserve"> makes it possible to </w:t>
      </w:r>
      <w:r w:rsidR="00E93455" w:rsidRPr="00532766">
        <w:rPr>
          <w:rFonts w:ascii="Times New Roman" w:hAnsi="Times New Roman"/>
          <w:color w:val="000000"/>
        </w:rPr>
        <w:t>debug/</w:t>
      </w:r>
      <w:r w:rsidRPr="00532766">
        <w:rPr>
          <w:rFonts w:ascii="Times New Roman" w:hAnsi="Times New Roman"/>
          <w:color w:val="000000"/>
        </w:rPr>
        <w:t xml:space="preserve">address </w:t>
      </w:r>
      <w:r w:rsidR="00E93455" w:rsidRPr="00532766">
        <w:rPr>
          <w:rFonts w:ascii="Times New Roman" w:hAnsi="Times New Roman"/>
          <w:color w:val="000000"/>
        </w:rPr>
        <w:t>a node</w:t>
      </w:r>
      <w:r w:rsidRPr="00532766">
        <w:rPr>
          <w:rFonts w:ascii="Times New Roman" w:hAnsi="Times New Roman"/>
          <w:color w:val="000000"/>
        </w:rPr>
        <w:t xml:space="preserve"> </w:t>
      </w:r>
      <w:r w:rsidR="00E93455" w:rsidRPr="00532766">
        <w:rPr>
          <w:rFonts w:ascii="Times New Roman" w:hAnsi="Times New Roman"/>
          <w:color w:val="000000"/>
        </w:rPr>
        <w:t xml:space="preserve">directly using a JTAG cable </w:t>
      </w:r>
      <w:r w:rsidR="00CD2C0E" w:rsidRPr="00532766">
        <w:rPr>
          <w:rFonts w:ascii="Times New Roman" w:hAnsi="Times New Roman"/>
          <w:color w:val="000000"/>
        </w:rPr>
        <w:t>connected</w:t>
      </w:r>
      <w:r w:rsidR="00E93455" w:rsidRPr="00532766">
        <w:rPr>
          <w:rFonts w:ascii="Times New Roman" w:hAnsi="Times New Roman"/>
          <w:color w:val="000000"/>
        </w:rPr>
        <w:t xml:space="preserve"> to that node.</w:t>
      </w:r>
      <w:r>
        <w:rPr>
          <w:rFonts w:ascii="Times New Roman" w:hAnsi="Times New Roman"/>
          <w:color w:val="000000"/>
        </w:rPr>
        <w:t xml:space="preserve"> </w:t>
      </w:r>
    </w:p>
    <w:p w:rsidR="002B75D6" w:rsidRDefault="002B75D6" w:rsidP="002B75D6">
      <w:pPr>
        <w:spacing w:after="0"/>
        <w:jc w:val="both"/>
        <w:rPr>
          <w:rFonts w:ascii="Times New Roman" w:hAnsi="Times New Roman"/>
          <w:color w:val="000000"/>
        </w:rPr>
      </w:pPr>
    </w:p>
    <w:p w:rsidR="008E4EA2" w:rsidRDefault="00AF55EC" w:rsidP="00AF55EC">
      <w:pPr>
        <w:spacing w:after="0"/>
        <w:ind w:firstLine="360"/>
        <w:jc w:val="both"/>
        <w:rPr>
          <w:rFonts w:ascii="Times New Roman" w:hAnsi="Times New Roman"/>
          <w:color w:val="000000"/>
        </w:rPr>
      </w:pPr>
      <w:r>
        <w:rPr>
          <w:rFonts w:ascii="Times New Roman" w:hAnsi="Times New Roman" w:hint="eastAsia"/>
          <w:color w:val="000000"/>
        </w:rPr>
        <w:t xml:space="preserve">Figure </w:t>
      </w:r>
      <w:r w:rsidR="001B4D8C">
        <w:rPr>
          <w:rFonts w:ascii="Times New Roman" w:hAnsi="Times New Roman"/>
          <w:color w:val="000000"/>
        </w:rPr>
        <w:t>7</w:t>
      </w:r>
      <w:r>
        <w:rPr>
          <w:rFonts w:ascii="Times New Roman" w:hAnsi="Times New Roman" w:hint="eastAsia"/>
          <w:color w:val="000000"/>
        </w:rPr>
        <w:t xml:space="preserve"> demonstrates how to </w:t>
      </w:r>
      <w:r>
        <w:rPr>
          <w:rFonts w:ascii="Times New Roman" w:hAnsi="Times New Roman"/>
          <w:color w:val="000000"/>
        </w:rPr>
        <w:t>combined</w:t>
      </w:r>
      <w:r>
        <w:rPr>
          <w:rFonts w:ascii="Times New Roman" w:hAnsi="Times New Roman" w:hint="eastAsia"/>
          <w:color w:val="000000"/>
        </w:rPr>
        <w:t xml:space="preserve"> Node type </w:t>
      </w:r>
      <w:r w:rsidRPr="009E60F4">
        <w:rPr>
          <w:rFonts w:ascii="Times New Roman" w:hAnsi="Times New Roman" w:hint="eastAsia"/>
          <w:color w:val="000000"/>
        </w:rPr>
        <w:t>register</w:t>
      </w:r>
      <w:r>
        <w:rPr>
          <w:rFonts w:ascii="Times New Roman" w:hAnsi="Times New Roman" w:hint="eastAsia"/>
          <w:color w:val="000000"/>
        </w:rPr>
        <w:t xml:space="preserve"> and </w:t>
      </w:r>
      <w:r w:rsidRPr="009E60F4">
        <w:rPr>
          <w:rFonts w:ascii="Times New Roman" w:hAnsi="Times New Roman" w:hint="eastAsia"/>
          <w:color w:val="000000"/>
        </w:rPr>
        <w:t>absolute address register</w:t>
      </w:r>
      <w:r>
        <w:rPr>
          <w:rFonts w:ascii="Times New Roman" w:hAnsi="Times New Roman" w:hint="eastAsia"/>
          <w:color w:val="000000"/>
        </w:rPr>
        <w:t xml:space="preserve"> (16 bits in total) for system C</w:t>
      </w:r>
      <w:r w:rsidR="003F5E29">
        <w:rPr>
          <w:rFonts w:ascii="Times New Roman" w:hAnsi="Times New Roman"/>
          <w:color w:val="000000"/>
        </w:rPr>
        <w:t>UC</w:t>
      </w:r>
      <w:r>
        <w:rPr>
          <w:rFonts w:ascii="Times New Roman" w:hAnsi="Times New Roman" w:hint="eastAsia"/>
          <w:color w:val="000000"/>
        </w:rPr>
        <w:t xml:space="preserve">, MB, </w:t>
      </w:r>
      <w:r w:rsidR="003F5E29">
        <w:rPr>
          <w:rFonts w:ascii="Times New Roman" w:hAnsi="Times New Roman"/>
          <w:color w:val="000000"/>
        </w:rPr>
        <w:t>DUC</w:t>
      </w:r>
      <w:r w:rsidR="003F5E29">
        <w:rPr>
          <w:rFonts w:ascii="Times New Roman" w:hAnsi="Times New Roman" w:hint="eastAsia"/>
          <w:color w:val="000000"/>
        </w:rPr>
        <w:t xml:space="preserve"> and </w:t>
      </w:r>
      <w:r w:rsidR="003F5E29">
        <w:rPr>
          <w:rFonts w:ascii="Times New Roman" w:hAnsi="Times New Roman"/>
          <w:color w:val="000000"/>
        </w:rPr>
        <w:t>D</w:t>
      </w:r>
      <w:r>
        <w:rPr>
          <w:rFonts w:ascii="Times New Roman" w:hAnsi="Times New Roman" w:hint="eastAsia"/>
          <w:color w:val="000000"/>
        </w:rPr>
        <w:t xml:space="preserve">B node addressing. </w:t>
      </w:r>
    </w:p>
    <w:p w:rsidR="001B4D8C" w:rsidRDefault="001B4D8C" w:rsidP="008E4EA2">
      <w:pPr>
        <w:spacing w:after="0"/>
        <w:jc w:val="center"/>
      </w:pPr>
      <w:r>
        <w:object w:dxaOrig="7139" w:dyaOrig="8069">
          <v:shape id="_x0000_i1032" type="#_x0000_t75" style="width:252pt;height:285pt" o:ole="">
            <v:imagedata r:id="rId25" o:title=""/>
          </v:shape>
          <o:OLEObject Type="Embed" ProgID="Visio.Drawing.11" ShapeID="_x0000_i1032" DrawAspect="Content" ObjectID="_1432112054" r:id="rId26"/>
        </w:object>
      </w:r>
    </w:p>
    <w:p w:rsidR="008E4EA2" w:rsidRDefault="00647EB4" w:rsidP="008E4EA2">
      <w:pPr>
        <w:spacing w:after="0"/>
        <w:jc w:val="both"/>
        <w:rPr>
          <w:rFonts w:ascii="Times New Roman" w:hAnsi="Times New Roman"/>
          <w:color w:val="000000"/>
        </w:rPr>
      </w:pPr>
      <w:bookmarkStart w:id="20" w:name="_Toc358368919"/>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7</w:t>
      </w:r>
      <w:r w:rsidRPr="00647EB4">
        <w:rPr>
          <w:rFonts w:ascii="Times New Roman" w:hAnsi="Times New Roman"/>
          <w:b/>
        </w:rPr>
        <w:fldChar w:fldCharType="end"/>
      </w:r>
      <w:r w:rsidR="008E4EA2">
        <w:rPr>
          <w:rFonts w:ascii="Times New Roman" w:hAnsi="Times New Roman" w:hint="eastAsia"/>
          <w:b/>
          <w:color w:val="000000"/>
        </w:rPr>
        <w:t xml:space="preserve"> </w:t>
      </w:r>
      <w:r w:rsidR="008E4EA2">
        <w:rPr>
          <w:rFonts w:ascii="Times New Roman" w:hAnsi="Times New Roman" w:hint="eastAsia"/>
          <w:color w:val="000000"/>
        </w:rPr>
        <w:t xml:space="preserve">Node type </w:t>
      </w:r>
      <w:r w:rsidR="008E4EA2" w:rsidRPr="009E60F4">
        <w:rPr>
          <w:rFonts w:ascii="Times New Roman" w:hAnsi="Times New Roman" w:hint="eastAsia"/>
          <w:color w:val="000000"/>
        </w:rPr>
        <w:t>register</w:t>
      </w:r>
      <w:r w:rsidR="008E4EA2">
        <w:rPr>
          <w:rFonts w:ascii="Times New Roman" w:hAnsi="Times New Roman" w:hint="eastAsia"/>
          <w:color w:val="000000"/>
        </w:rPr>
        <w:t xml:space="preserve"> and </w:t>
      </w:r>
      <w:r w:rsidR="008E4EA2" w:rsidRPr="009E60F4">
        <w:rPr>
          <w:rFonts w:ascii="Times New Roman" w:hAnsi="Times New Roman" w:hint="eastAsia"/>
          <w:color w:val="000000"/>
        </w:rPr>
        <w:t>absolute address register</w:t>
      </w:r>
      <w:r w:rsidR="008E4EA2">
        <w:rPr>
          <w:rFonts w:ascii="Times New Roman" w:hAnsi="Times New Roman" w:hint="eastAsia"/>
          <w:color w:val="000000"/>
        </w:rPr>
        <w:t xml:space="preserve"> for (a) </w:t>
      </w:r>
      <w:r w:rsidR="001B4D8C">
        <w:rPr>
          <w:rFonts w:ascii="Times New Roman" w:hAnsi="Times New Roman"/>
          <w:color w:val="000000"/>
        </w:rPr>
        <w:t>CUC</w:t>
      </w:r>
      <w:r w:rsidR="008E4EA2">
        <w:rPr>
          <w:rFonts w:ascii="Times New Roman" w:hAnsi="Times New Roman" w:hint="eastAsia"/>
          <w:color w:val="000000"/>
        </w:rPr>
        <w:t>,</w:t>
      </w:r>
      <w:r w:rsidR="008E4EA2" w:rsidRPr="00B91B14">
        <w:rPr>
          <w:rFonts w:ascii="Times New Roman" w:hAnsi="Times New Roman" w:hint="eastAsia"/>
          <w:color w:val="000000"/>
        </w:rPr>
        <w:t xml:space="preserve"> </w:t>
      </w:r>
      <w:r w:rsidR="008E4EA2">
        <w:rPr>
          <w:rFonts w:ascii="Times New Roman" w:hAnsi="Times New Roman" w:hint="eastAsia"/>
          <w:color w:val="000000"/>
        </w:rPr>
        <w:t>(b) MB board,</w:t>
      </w:r>
      <w:r w:rsidR="008E4EA2" w:rsidRPr="00B91B14">
        <w:rPr>
          <w:rFonts w:ascii="Times New Roman" w:hAnsi="Times New Roman" w:hint="eastAsia"/>
          <w:color w:val="000000"/>
        </w:rPr>
        <w:t xml:space="preserve"> </w:t>
      </w:r>
      <w:r w:rsidR="008E4EA2">
        <w:rPr>
          <w:rFonts w:ascii="Times New Roman" w:hAnsi="Times New Roman" w:hint="eastAsia"/>
          <w:color w:val="000000"/>
        </w:rPr>
        <w:t xml:space="preserve">(c) </w:t>
      </w:r>
      <w:r w:rsidR="001B4D8C">
        <w:rPr>
          <w:rFonts w:ascii="Times New Roman" w:hAnsi="Times New Roman"/>
          <w:color w:val="000000"/>
        </w:rPr>
        <w:t>DUC</w:t>
      </w:r>
      <w:r w:rsidR="008E4EA2">
        <w:rPr>
          <w:rFonts w:ascii="Times New Roman" w:hAnsi="Times New Roman" w:hint="eastAsia"/>
          <w:color w:val="000000"/>
        </w:rPr>
        <w:t xml:space="preserve"> board and (d) DB board. </w:t>
      </w:r>
      <w:r w:rsidR="008E4EA2">
        <w:rPr>
          <w:rFonts w:ascii="Times New Roman" w:hAnsi="Times New Roman"/>
          <w:color w:val="000000"/>
        </w:rPr>
        <w:t>“</w:t>
      </w:r>
      <w:r w:rsidR="008E4EA2">
        <w:rPr>
          <w:rFonts w:ascii="Times New Roman" w:hAnsi="Times New Roman" w:hint="eastAsia"/>
          <w:color w:val="000000"/>
        </w:rPr>
        <w:t>X</w:t>
      </w:r>
      <w:r w:rsidR="008E4EA2">
        <w:rPr>
          <w:rFonts w:ascii="Times New Roman" w:hAnsi="Times New Roman"/>
          <w:color w:val="000000"/>
        </w:rPr>
        <w:t>”</w:t>
      </w:r>
      <w:r w:rsidR="008E4EA2">
        <w:rPr>
          <w:rFonts w:ascii="Times New Roman" w:hAnsi="Times New Roman" w:hint="eastAsia"/>
          <w:color w:val="000000"/>
        </w:rPr>
        <w:t xml:space="preserve"> means not used. </w:t>
      </w:r>
      <w:r w:rsidR="008E4EA2">
        <w:rPr>
          <w:rFonts w:ascii="Times New Roman" w:hAnsi="Times New Roman"/>
          <w:color w:val="000000"/>
        </w:rPr>
        <w:t>“</w:t>
      </w:r>
      <w:proofErr w:type="gramStart"/>
      <w:r w:rsidR="008E4EA2">
        <w:rPr>
          <w:rFonts w:ascii="Times New Roman" w:hAnsi="Times New Roman" w:hint="eastAsia"/>
          <w:color w:val="000000"/>
        </w:rPr>
        <w:t>x</w:t>
      </w:r>
      <w:proofErr w:type="gramEnd"/>
      <w:r w:rsidR="008E4EA2">
        <w:rPr>
          <w:rFonts w:ascii="Times New Roman" w:hAnsi="Times New Roman"/>
          <w:color w:val="000000"/>
        </w:rPr>
        <w:t>”</w:t>
      </w:r>
      <w:r w:rsidR="008E4EA2">
        <w:rPr>
          <w:rFonts w:ascii="Times New Roman" w:hAnsi="Times New Roman" w:hint="eastAsia"/>
          <w:color w:val="000000"/>
        </w:rPr>
        <w:t xml:space="preserve"> mean 0 or 1.</w:t>
      </w:r>
      <w:bookmarkEnd w:id="20"/>
    </w:p>
    <w:p w:rsidR="008E4EA2" w:rsidRDefault="008E4EA2" w:rsidP="00AF55EC">
      <w:pPr>
        <w:spacing w:after="0"/>
        <w:ind w:firstLine="360"/>
        <w:jc w:val="both"/>
        <w:rPr>
          <w:rFonts w:ascii="Times New Roman" w:hAnsi="Times New Roman"/>
          <w:color w:val="000000"/>
        </w:rPr>
      </w:pPr>
    </w:p>
    <w:p w:rsidR="00AF55EC" w:rsidRDefault="00AF55EC" w:rsidP="00AF55EC">
      <w:pPr>
        <w:spacing w:after="0"/>
        <w:ind w:firstLine="360"/>
        <w:jc w:val="both"/>
        <w:rPr>
          <w:rFonts w:ascii="Times New Roman" w:hAnsi="Times New Roman"/>
          <w:color w:val="000000"/>
        </w:rPr>
      </w:pPr>
      <w:r w:rsidRPr="003731E5">
        <w:rPr>
          <w:rFonts w:ascii="Times New Roman" w:hAnsi="Times New Roman" w:hint="eastAsia"/>
          <w:color w:val="000000"/>
        </w:rPr>
        <w:t xml:space="preserve">Figure </w:t>
      </w:r>
      <w:r w:rsidR="001B4D8C">
        <w:rPr>
          <w:rFonts w:ascii="Times New Roman" w:hAnsi="Times New Roman"/>
          <w:color w:val="000000"/>
        </w:rPr>
        <w:t>8</w:t>
      </w:r>
      <w:r w:rsidRPr="003731E5">
        <w:rPr>
          <w:rFonts w:ascii="Times New Roman" w:hAnsi="Times New Roman" w:hint="eastAsia"/>
          <w:color w:val="000000"/>
        </w:rPr>
        <w:t xml:space="preserve"> </w:t>
      </w:r>
      <w:r>
        <w:rPr>
          <w:rFonts w:ascii="Times New Roman" w:hAnsi="Times New Roman" w:hint="eastAsia"/>
          <w:color w:val="000000"/>
        </w:rPr>
        <w:t xml:space="preserve">demonstrates the node type </w:t>
      </w:r>
      <w:r w:rsidRPr="009E60F4">
        <w:rPr>
          <w:rFonts w:ascii="Times New Roman" w:hAnsi="Times New Roman" w:hint="eastAsia"/>
          <w:color w:val="000000"/>
        </w:rPr>
        <w:t>register</w:t>
      </w:r>
      <w:r>
        <w:rPr>
          <w:rFonts w:ascii="Times New Roman" w:hAnsi="Times New Roman" w:hint="eastAsia"/>
          <w:color w:val="000000"/>
        </w:rPr>
        <w:t xml:space="preserve"> and </w:t>
      </w:r>
      <w:r w:rsidRPr="009E60F4">
        <w:rPr>
          <w:rFonts w:ascii="Times New Roman" w:hAnsi="Times New Roman" w:hint="eastAsia"/>
          <w:color w:val="000000"/>
        </w:rPr>
        <w:t>absolute address register</w:t>
      </w:r>
      <w:r>
        <w:rPr>
          <w:rFonts w:ascii="Times New Roman" w:hAnsi="Times New Roman" w:hint="eastAsia"/>
          <w:color w:val="000000"/>
        </w:rPr>
        <w:t xml:space="preserve"> values of </w:t>
      </w:r>
      <w:r w:rsidR="00157838">
        <w:rPr>
          <w:rFonts w:ascii="Times New Roman" w:hAnsi="Times New Roman" w:hint="eastAsia"/>
          <w:color w:val="000000"/>
        </w:rPr>
        <w:t>some</w:t>
      </w:r>
      <w:r>
        <w:rPr>
          <w:rFonts w:ascii="Times New Roman" w:hAnsi="Times New Roman" w:hint="eastAsia"/>
          <w:color w:val="000000"/>
        </w:rPr>
        <w:t xml:space="preserve"> </w:t>
      </w:r>
      <w:r w:rsidR="00E37DD2">
        <w:rPr>
          <w:rFonts w:ascii="Times New Roman" w:hAnsi="Times New Roman"/>
          <w:color w:val="000000"/>
        </w:rPr>
        <w:t>nodes in</w:t>
      </w:r>
      <w:r>
        <w:rPr>
          <w:rFonts w:ascii="Times New Roman" w:hAnsi="Times New Roman" w:hint="eastAsia"/>
          <w:color w:val="000000"/>
        </w:rPr>
        <w:t xml:space="preserve"> system</w:t>
      </w:r>
      <w:r w:rsidR="00157838">
        <w:rPr>
          <w:rFonts w:ascii="Times New Roman" w:hAnsi="Times New Roman" w:hint="eastAsia"/>
          <w:color w:val="000000"/>
        </w:rPr>
        <w:t>s</w:t>
      </w:r>
      <w:r>
        <w:rPr>
          <w:rFonts w:ascii="Times New Roman" w:hAnsi="Times New Roman" w:hint="eastAsia"/>
          <w:color w:val="000000"/>
        </w:rPr>
        <w:t xml:space="preserve"> with </w:t>
      </w:r>
      <w:r w:rsidR="00157838">
        <w:rPr>
          <w:rFonts w:ascii="Times New Roman" w:hAnsi="Times New Roman" w:hint="eastAsia"/>
          <w:color w:val="000000"/>
        </w:rPr>
        <w:t>standard</w:t>
      </w:r>
      <w:r w:rsidR="00BE5E8A">
        <w:rPr>
          <w:rFonts w:ascii="Times New Roman" w:hAnsi="Times New Roman"/>
          <w:color w:val="000000"/>
        </w:rPr>
        <w:t>, compact</w:t>
      </w:r>
      <w:r w:rsidR="00157838">
        <w:rPr>
          <w:rFonts w:ascii="Times New Roman" w:hAnsi="Times New Roman" w:hint="eastAsia"/>
          <w:color w:val="000000"/>
        </w:rPr>
        <w:t xml:space="preserve"> and </w:t>
      </w:r>
      <w:r w:rsidR="00BE5E8A">
        <w:rPr>
          <w:rFonts w:ascii="Times New Roman" w:hAnsi="Times New Roman"/>
          <w:color w:val="000000"/>
        </w:rPr>
        <w:t>simplified standard</w:t>
      </w:r>
      <w:r>
        <w:rPr>
          <w:rFonts w:ascii="Times New Roman" w:hAnsi="Times New Roman" w:hint="eastAsia"/>
          <w:color w:val="000000"/>
        </w:rPr>
        <w:t xml:space="preserve"> configuration</w:t>
      </w:r>
      <w:r w:rsidR="00BE5E8A">
        <w:rPr>
          <w:rFonts w:ascii="Times New Roman" w:hAnsi="Times New Roman"/>
          <w:color w:val="000000"/>
        </w:rPr>
        <w:t>s</w:t>
      </w:r>
      <w:r>
        <w:rPr>
          <w:rFonts w:ascii="Times New Roman" w:hAnsi="Times New Roman" w:hint="eastAsia"/>
          <w:color w:val="000000"/>
        </w:rPr>
        <w:t>.</w:t>
      </w:r>
    </w:p>
    <w:p w:rsidR="00BE5E8A" w:rsidRDefault="00BA4DD9" w:rsidP="00BE5E8A">
      <w:pPr>
        <w:spacing w:after="0"/>
        <w:jc w:val="center"/>
      </w:pPr>
      <w:r>
        <w:object w:dxaOrig="9019" w:dyaOrig="6139">
          <v:shape id="_x0000_i1033" type="#_x0000_t75" style="width:379.5pt;height:258.75pt" o:ole="">
            <v:imagedata r:id="rId27" o:title=""/>
          </v:shape>
          <o:OLEObject Type="Embed" ProgID="Visio.Drawing.11" ShapeID="_x0000_i1033" DrawAspect="Content" ObjectID="_1432112055" r:id="rId28"/>
        </w:object>
      </w:r>
    </w:p>
    <w:p w:rsidR="00BE5E8A" w:rsidRDefault="00BE5E8A" w:rsidP="00BE5E8A">
      <w:pPr>
        <w:spacing w:after="0"/>
        <w:jc w:val="center"/>
        <w:rPr>
          <w:rFonts w:ascii="Times New Roman" w:hAnsi="Times New Roman"/>
          <w:color w:val="000000"/>
        </w:rPr>
      </w:pPr>
      <w:r>
        <w:lastRenderedPageBreak/>
        <w:t>(a)</w:t>
      </w:r>
    </w:p>
    <w:p w:rsidR="00BE5E8A" w:rsidRDefault="00BE5E8A" w:rsidP="00157838">
      <w:pPr>
        <w:spacing w:after="0"/>
        <w:jc w:val="center"/>
      </w:pPr>
      <w:r>
        <w:object w:dxaOrig="10932" w:dyaOrig="10621">
          <v:shape id="_x0000_i1034" type="#_x0000_t75" style="width:468pt;height:454.5pt" o:ole="">
            <v:imagedata r:id="rId29" o:title=""/>
          </v:shape>
          <o:OLEObject Type="Embed" ProgID="Visio.Drawing.11" ShapeID="_x0000_i1034" DrawAspect="Content" ObjectID="_1432112056" r:id="rId30"/>
        </w:object>
      </w:r>
    </w:p>
    <w:p w:rsidR="00BE5E8A" w:rsidRDefault="00BE5E8A" w:rsidP="00157838">
      <w:pPr>
        <w:spacing w:after="0"/>
        <w:jc w:val="center"/>
      </w:pPr>
      <w:r>
        <w:t>(b)</w:t>
      </w:r>
    </w:p>
    <w:p w:rsidR="00157838" w:rsidRPr="00157838" w:rsidRDefault="00BE5E8A" w:rsidP="00157838">
      <w:pPr>
        <w:spacing w:after="0"/>
        <w:jc w:val="center"/>
        <w:rPr>
          <w:rFonts w:ascii="Times New Roman" w:hAnsi="Times New Roman"/>
          <w:color w:val="000000"/>
        </w:rPr>
      </w:pPr>
      <w:r>
        <w:object w:dxaOrig="10645" w:dyaOrig="8566">
          <v:shape id="_x0000_i1035" type="#_x0000_t75" style="width:468pt;height:377.25pt" o:ole="">
            <v:imagedata r:id="rId31" o:title=""/>
          </v:shape>
          <o:OLEObject Type="Embed" ProgID="Visio.Drawing.11" ShapeID="_x0000_i1035" DrawAspect="Content" ObjectID="_1432112057" r:id="rId32"/>
        </w:object>
      </w:r>
      <w:r w:rsidRPr="00157838">
        <w:rPr>
          <w:rFonts w:ascii="Times New Roman" w:hAnsi="Times New Roman" w:hint="eastAsia"/>
          <w:color w:val="000000"/>
        </w:rPr>
        <w:t xml:space="preserve"> </w:t>
      </w:r>
      <w:r w:rsidR="00157838" w:rsidRPr="00157838">
        <w:rPr>
          <w:rFonts w:ascii="Times New Roman" w:hAnsi="Times New Roman" w:hint="eastAsia"/>
          <w:color w:val="000000"/>
        </w:rPr>
        <w:t>(</w:t>
      </w:r>
      <w:r w:rsidR="00157838">
        <w:rPr>
          <w:rFonts w:ascii="Times New Roman" w:hAnsi="Times New Roman" w:hint="eastAsia"/>
          <w:color w:val="000000"/>
        </w:rPr>
        <w:t>c</w:t>
      </w:r>
      <w:r w:rsidR="00157838" w:rsidRPr="00157838">
        <w:rPr>
          <w:rFonts w:ascii="Times New Roman" w:hAnsi="Times New Roman" w:hint="eastAsia"/>
          <w:color w:val="000000"/>
        </w:rPr>
        <w:t>)</w:t>
      </w:r>
    </w:p>
    <w:p w:rsidR="003731E5" w:rsidRDefault="00647EB4" w:rsidP="003731E5">
      <w:pPr>
        <w:spacing w:after="0"/>
        <w:jc w:val="both"/>
        <w:rPr>
          <w:rFonts w:ascii="Times New Roman" w:hAnsi="Times New Roman"/>
          <w:color w:val="000000"/>
        </w:rPr>
      </w:pPr>
      <w:bookmarkStart w:id="21" w:name="_Toc358368920"/>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8</w:t>
      </w:r>
      <w:r w:rsidRPr="00647EB4">
        <w:rPr>
          <w:rFonts w:ascii="Times New Roman" w:hAnsi="Times New Roman"/>
          <w:b/>
        </w:rPr>
        <w:fldChar w:fldCharType="end"/>
      </w:r>
      <w:r w:rsidR="003731E5">
        <w:rPr>
          <w:rFonts w:ascii="Times New Roman" w:hAnsi="Times New Roman" w:hint="eastAsia"/>
          <w:b/>
          <w:color w:val="000000"/>
        </w:rPr>
        <w:t xml:space="preserve"> </w:t>
      </w:r>
      <w:r w:rsidR="003731E5">
        <w:rPr>
          <w:rFonts w:ascii="Times New Roman" w:hAnsi="Times New Roman" w:hint="eastAsia"/>
          <w:color w:val="000000"/>
        </w:rPr>
        <w:t xml:space="preserve">Node type </w:t>
      </w:r>
      <w:r w:rsidR="003731E5" w:rsidRPr="009E60F4">
        <w:rPr>
          <w:rFonts w:ascii="Times New Roman" w:hAnsi="Times New Roman" w:hint="eastAsia"/>
          <w:color w:val="000000"/>
        </w:rPr>
        <w:t>register</w:t>
      </w:r>
      <w:r w:rsidR="003731E5">
        <w:rPr>
          <w:rFonts w:ascii="Times New Roman" w:hAnsi="Times New Roman" w:hint="eastAsia"/>
          <w:color w:val="000000"/>
        </w:rPr>
        <w:t xml:space="preserve"> and </w:t>
      </w:r>
      <w:r w:rsidR="003731E5" w:rsidRPr="009E60F4">
        <w:rPr>
          <w:rFonts w:ascii="Times New Roman" w:hAnsi="Times New Roman" w:hint="eastAsia"/>
          <w:color w:val="000000"/>
        </w:rPr>
        <w:t>absolute address register</w:t>
      </w:r>
      <w:r w:rsidR="003731E5">
        <w:rPr>
          <w:rFonts w:ascii="Times New Roman" w:hAnsi="Times New Roman" w:hint="eastAsia"/>
          <w:color w:val="000000"/>
        </w:rPr>
        <w:t xml:space="preserve"> values </w:t>
      </w:r>
      <w:r w:rsidR="00157838">
        <w:rPr>
          <w:rFonts w:ascii="Times New Roman" w:hAnsi="Times New Roman" w:hint="eastAsia"/>
          <w:color w:val="000000"/>
        </w:rPr>
        <w:t>some</w:t>
      </w:r>
      <w:r w:rsidR="003731E5">
        <w:rPr>
          <w:rFonts w:ascii="Times New Roman" w:hAnsi="Times New Roman" w:hint="eastAsia"/>
          <w:color w:val="000000"/>
        </w:rPr>
        <w:t xml:space="preserve"> nodes (C</w:t>
      </w:r>
      <w:r w:rsidR="00493D90">
        <w:rPr>
          <w:rFonts w:ascii="Times New Roman" w:hAnsi="Times New Roman"/>
          <w:color w:val="000000"/>
        </w:rPr>
        <w:t>UC</w:t>
      </w:r>
      <w:r w:rsidR="003731E5">
        <w:rPr>
          <w:rFonts w:ascii="Times New Roman" w:hAnsi="Times New Roman" w:hint="eastAsia"/>
          <w:color w:val="000000"/>
        </w:rPr>
        <w:t xml:space="preserve">, MB3, </w:t>
      </w:r>
      <w:r w:rsidR="00493D90">
        <w:rPr>
          <w:rFonts w:ascii="Times New Roman" w:hAnsi="Times New Roman"/>
          <w:color w:val="000000"/>
        </w:rPr>
        <w:t>DUC</w:t>
      </w:r>
      <w:r w:rsidR="003731E5">
        <w:rPr>
          <w:rFonts w:ascii="Times New Roman" w:hAnsi="Times New Roman" w:hint="eastAsia"/>
          <w:color w:val="000000"/>
        </w:rPr>
        <w:t xml:space="preserve">3 and DB2) in a system with </w:t>
      </w:r>
      <w:r w:rsidR="00157838">
        <w:rPr>
          <w:rFonts w:ascii="Times New Roman" w:hAnsi="Times New Roman" w:hint="eastAsia"/>
          <w:color w:val="000000"/>
        </w:rPr>
        <w:t xml:space="preserve">(a) </w:t>
      </w:r>
      <w:r w:rsidR="00493D90">
        <w:rPr>
          <w:rFonts w:ascii="Times New Roman" w:hAnsi="Times New Roman"/>
          <w:color w:val="000000"/>
        </w:rPr>
        <w:t>standard</w:t>
      </w:r>
      <w:r w:rsidR="00157838">
        <w:rPr>
          <w:rFonts w:ascii="Times New Roman" w:hAnsi="Times New Roman" w:hint="eastAsia"/>
          <w:color w:val="000000"/>
        </w:rPr>
        <w:t xml:space="preserve"> (b) </w:t>
      </w:r>
      <w:r w:rsidR="00493D90">
        <w:rPr>
          <w:rFonts w:ascii="Times New Roman" w:hAnsi="Times New Roman"/>
          <w:color w:val="000000"/>
        </w:rPr>
        <w:t>compact</w:t>
      </w:r>
      <w:r w:rsidR="00157838">
        <w:rPr>
          <w:rFonts w:ascii="Times New Roman" w:hAnsi="Times New Roman" w:hint="eastAsia"/>
          <w:color w:val="000000"/>
        </w:rPr>
        <w:t xml:space="preserve"> and (c) </w:t>
      </w:r>
      <w:r w:rsidR="00493D90">
        <w:rPr>
          <w:rFonts w:ascii="Times New Roman" w:hAnsi="Times New Roman"/>
          <w:color w:val="000000"/>
        </w:rPr>
        <w:t>simplified standard</w:t>
      </w:r>
      <w:r w:rsidR="003731E5">
        <w:rPr>
          <w:rFonts w:ascii="Times New Roman" w:hAnsi="Times New Roman" w:hint="eastAsia"/>
          <w:color w:val="000000"/>
        </w:rPr>
        <w:t xml:space="preserve"> configuration.</w:t>
      </w:r>
      <w:bookmarkEnd w:id="21"/>
    </w:p>
    <w:p w:rsidR="00BC335D" w:rsidRPr="00191C10" w:rsidRDefault="00B97EFA" w:rsidP="00191C10">
      <w:pPr>
        <w:pStyle w:val="Heading3"/>
        <w:numPr>
          <w:ilvl w:val="2"/>
          <w:numId w:val="21"/>
        </w:numPr>
        <w:rPr>
          <w:rFonts w:ascii="Times New Roman" w:hAnsi="Times New Roman"/>
          <w:b w:val="0"/>
          <w:i/>
          <w:color w:val="000000"/>
        </w:rPr>
      </w:pPr>
      <w:bookmarkStart w:id="22" w:name="_Toc358368731"/>
      <w:r w:rsidRPr="00191C10">
        <w:rPr>
          <w:rFonts w:ascii="Times New Roman" w:hAnsi="Times New Roman" w:hint="eastAsia"/>
          <w:b w:val="0"/>
          <w:i/>
          <w:color w:val="000000"/>
        </w:rPr>
        <w:t>O</w:t>
      </w:r>
      <w:r w:rsidR="00BC335D" w:rsidRPr="00191C10">
        <w:rPr>
          <w:rFonts w:ascii="Times New Roman" w:hAnsi="Times New Roman"/>
          <w:b w:val="0"/>
          <w:i/>
          <w:color w:val="000000"/>
        </w:rPr>
        <w:t>ffspring</w:t>
      </w:r>
      <w:r w:rsidR="00BC335D" w:rsidRPr="00191C10">
        <w:rPr>
          <w:rFonts w:ascii="Times New Roman" w:hAnsi="Times New Roman" w:hint="eastAsia"/>
          <w:b w:val="0"/>
          <w:i/>
          <w:color w:val="000000"/>
        </w:rPr>
        <w:t xml:space="preserve"> </w:t>
      </w:r>
      <w:r w:rsidR="00BC335D" w:rsidRPr="00191C10">
        <w:rPr>
          <w:rFonts w:ascii="Times New Roman" w:hAnsi="Times New Roman"/>
          <w:b w:val="0"/>
          <w:i/>
          <w:color w:val="000000"/>
        </w:rPr>
        <w:t>configuration profile</w:t>
      </w:r>
      <w:bookmarkEnd w:id="22"/>
    </w:p>
    <w:p w:rsidR="00B97EFA" w:rsidRDefault="00B97EFA" w:rsidP="00B778BC">
      <w:pPr>
        <w:spacing w:after="0"/>
        <w:ind w:firstLine="360"/>
        <w:jc w:val="both"/>
        <w:rPr>
          <w:rFonts w:ascii="Times New Roman" w:hAnsi="Times New Roman"/>
          <w:color w:val="000000"/>
        </w:rPr>
      </w:pPr>
    </w:p>
    <w:p w:rsidR="00BC335D" w:rsidRDefault="00B97EFA" w:rsidP="00B778BC">
      <w:pPr>
        <w:spacing w:after="0"/>
        <w:ind w:firstLine="360"/>
        <w:jc w:val="both"/>
        <w:rPr>
          <w:rFonts w:ascii="Times New Roman" w:hAnsi="Times New Roman"/>
          <w:color w:val="000000"/>
        </w:rPr>
      </w:pPr>
      <w:r w:rsidRPr="00B97EFA">
        <w:rPr>
          <w:rFonts w:ascii="Times New Roman" w:hAnsi="Times New Roman" w:hint="eastAsia"/>
          <w:color w:val="000000"/>
        </w:rPr>
        <w:t xml:space="preserve">Each node maintains information of its direct offspring nodes using a </w:t>
      </w:r>
      <w:r w:rsidR="004063A1">
        <w:rPr>
          <w:rFonts w:ascii="Times New Roman" w:hAnsi="Times New Roman"/>
          <w:color w:val="000000"/>
        </w:rPr>
        <w:t xml:space="preserve">software </w:t>
      </w:r>
      <w:r w:rsidRPr="00B97EFA">
        <w:rPr>
          <w:rFonts w:ascii="Times New Roman" w:hAnsi="Times New Roman" w:hint="eastAsia"/>
          <w:color w:val="000000"/>
        </w:rPr>
        <w:t xml:space="preserve">data structure called </w:t>
      </w:r>
      <w:r w:rsidRPr="00B97EFA">
        <w:rPr>
          <w:rFonts w:ascii="Times New Roman" w:hAnsi="Times New Roman"/>
          <w:color w:val="000000"/>
        </w:rPr>
        <w:t>“offspring</w:t>
      </w:r>
      <w:r w:rsidRPr="00B97EFA">
        <w:rPr>
          <w:rFonts w:ascii="Times New Roman" w:hAnsi="Times New Roman" w:hint="eastAsia"/>
          <w:color w:val="000000"/>
        </w:rPr>
        <w:t xml:space="preserve"> </w:t>
      </w:r>
      <w:r w:rsidRPr="00B97EFA">
        <w:rPr>
          <w:rFonts w:ascii="Times New Roman" w:hAnsi="Times New Roman"/>
          <w:color w:val="000000"/>
        </w:rPr>
        <w:t>configuration profile”</w:t>
      </w:r>
      <w:r>
        <w:rPr>
          <w:rFonts w:ascii="Times New Roman" w:hAnsi="Times New Roman" w:hint="eastAsia"/>
          <w:color w:val="000000"/>
        </w:rPr>
        <w:t xml:space="preserve">. </w:t>
      </w:r>
      <w:r w:rsidR="00BC335D" w:rsidRPr="00BC335D">
        <w:rPr>
          <w:rFonts w:ascii="Times New Roman" w:hAnsi="Times New Roman" w:hint="eastAsia"/>
          <w:color w:val="000000"/>
        </w:rPr>
        <w:t xml:space="preserve">The </w:t>
      </w:r>
      <w:r w:rsidR="000A578B" w:rsidRPr="000A578B">
        <w:rPr>
          <w:rFonts w:ascii="Times New Roman" w:hAnsi="Times New Roman"/>
          <w:color w:val="000000"/>
        </w:rPr>
        <w:t>offspring</w:t>
      </w:r>
      <w:r w:rsidR="000A578B" w:rsidRPr="000A578B">
        <w:rPr>
          <w:rFonts w:ascii="Times New Roman" w:hAnsi="Times New Roman" w:hint="eastAsia"/>
          <w:color w:val="000000"/>
        </w:rPr>
        <w:t xml:space="preserve"> </w:t>
      </w:r>
      <w:r w:rsidR="000A578B" w:rsidRPr="000A578B">
        <w:rPr>
          <w:rFonts w:ascii="Times New Roman" w:hAnsi="Times New Roman"/>
          <w:color w:val="000000"/>
        </w:rPr>
        <w:t>configuration profile</w:t>
      </w:r>
      <w:r w:rsidR="0028470D">
        <w:rPr>
          <w:rFonts w:ascii="Times New Roman" w:hAnsi="Times New Roman" w:hint="eastAsia"/>
          <w:color w:val="000000"/>
        </w:rPr>
        <w:t xml:space="preserve"> includes the following </w:t>
      </w:r>
      <w:r w:rsidR="00C65869">
        <w:rPr>
          <w:rFonts w:ascii="Times New Roman" w:hAnsi="Times New Roman" w:hint="eastAsia"/>
          <w:color w:val="000000"/>
        </w:rPr>
        <w:t>information</w:t>
      </w:r>
      <w:r w:rsidR="000A578B">
        <w:rPr>
          <w:rFonts w:ascii="Times New Roman" w:hAnsi="Times New Roman" w:hint="eastAsia"/>
          <w:color w:val="000000"/>
        </w:rPr>
        <w:t xml:space="preserve">: </w:t>
      </w:r>
    </w:p>
    <w:p w:rsidR="0028470D" w:rsidRPr="002E4B88" w:rsidRDefault="0028470D" w:rsidP="00A763CC">
      <w:pPr>
        <w:pStyle w:val="ListParagraph"/>
        <w:numPr>
          <w:ilvl w:val="0"/>
          <w:numId w:val="23"/>
        </w:numPr>
        <w:spacing w:after="0"/>
        <w:ind w:left="360"/>
        <w:jc w:val="both"/>
        <w:rPr>
          <w:rFonts w:ascii="Times New Roman" w:hAnsi="Times New Roman"/>
          <w:color w:val="000000"/>
          <w:u w:val="single"/>
        </w:rPr>
      </w:pPr>
      <w:r w:rsidRPr="002E4B88">
        <w:rPr>
          <w:rFonts w:ascii="Times New Roman" w:hAnsi="Times New Roman"/>
          <w:color w:val="000000"/>
          <w:u w:val="single"/>
        </w:rPr>
        <w:t>O</w:t>
      </w:r>
      <w:r w:rsidRPr="002E4B88">
        <w:rPr>
          <w:rFonts w:ascii="Times New Roman" w:hAnsi="Times New Roman" w:hint="eastAsia"/>
          <w:color w:val="000000"/>
          <w:u w:val="single"/>
        </w:rPr>
        <w:t xml:space="preserve">ffspring Connection Status </w:t>
      </w:r>
    </w:p>
    <w:p w:rsidR="00C65869" w:rsidRPr="002E4B88" w:rsidRDefault="0028470D" w:rsidP="00A763CC">
      <w:pPr>
        <w:pStyle w:val="ListParagraph"/>
        <w:numPr>
          <w:ilvl w:val="0"/>
          <w:numId w:val="23"/>
        </w:numPr>
        <w:spacing w:after="0"/>
        <w:ind w:left="360"/>
        <w:jc w:val="both"/>
        <w:rPr>
          <w:rFonts w:ascii="Times New Roman" w:hAnsi="Times New Roman"/>
          <w:color w:val="000000"/>
          <w:u w:val="single"/>
        </w:rPr>
      </w:pPr>
      <w:r w:rsidRPr="002E4B88">
        <w:rPr>
          <w:rFonts w:ascii="Times New Roman" w:hAnsi="Times New Roman"/>
          <w:color w:val="000000"/>
          <w:u w:val="single"/>
        </w:rPr>
        <w:t>O</w:t>
      </w:r>
      <w:r w:rsidRPr="002E4B88">
        <w:rPr>
          <w:rFonts w:ascii="Times New Roman" w:hAnsi="Times New Roman" w:hint="eastAsia"/>
          <w:color w:val="000000"/>
          <w:u w:val="single"/>
        </w:rPr>
        <w:t xml:space="preserve">ffspring Enable/disable Status </w:t>
      </w:r>
    </w:p>
    <w:p w:rsidR="00C65869" w:rsidRPr="002E4B88" w:rsidRDefault="00C65869" w:rsidP="00A763CC">
      <w:pPr>
        <w:pStyle w:val="ListParagraph"/>
        <w:numPr>
          <w:ilvl w:val="0"/>
          <w:numId w:val="23"/>
        </w:numPr>
        <w:spacing w:after="0"/>
        <w:ind w:left="360"/>
        <w:jc w:val="both"/>
        <w:rPr>
          <w:rFonts w:ascii="Times New Roman" w:hAnsi="Times New Roman"/>
          <w:color w:val="000000"/>
          <w:u w:val="single"/>
        </w:rPr>
      </w:pPr>
      <w:r w:rsidRPr="002E4B88">
        <w:rPr>
          <w:rFonts w:ascii="Times New Roman" w:hAnsi="Times New Roman"/>
          <w:color w:val="000000"/>
          <w:u w:val="single"/>
        </w:rPr>
        <w:t>Offspring’s</w:t>
      </w:r>
      <w:r w:rsidRPr="002E4B88">
        <w:rPr>
          <w:rFonts w:ascii="Times New Roman" w:hAnsi="Times New Roman" w:hint="eastAsia"/>
          <w:color w:val="000000"/>
          <w:u w:val="single"/>
        </w:rPr>
        <w:t xml:space="preserve">  </w:t>
      </w:r>
      <w:r w:rsidR="00E80F2F" w:rsidRPr="002E4B88">
        <w:rPr>
          <w:rFonts w:ascii="Times New Roman" w:hAnsi="Times New Roman" w:hint="eastAsia"/>
          <w:color w:val="000000"/>
          <w:u w:val="single"/>
        </w:rPr>
        <w:t>n</w:t>
      </w:r>
      <w:r w:rsidRPr="002E4B88">
        <w:rPr>
          <w:rFonts w:ascii="Times New Roman" w:hAnsi="Times New Roman" w:hint="eastAsia"/>
          <w:color w:val="000000"/>
          <w:u w:val="single"/>
        </w:rPr>
        <w:t>ode types and absolute addresses</w:t>
      </w:r>
    </w:p>
    <w:p w:rsidR="00BB50AE" w:rsidRDefault="00BB50AE" w:rsidP="00B778BC">
      <w:pPr>
        <w:spacing w:after="0"/>
        <w:ind w:firstLine="360"/>
        <w:jc w:val="both"/>
        <w:rPr>
          <w:rFonts w:ascii="Times New Roman" w:hAnsi="Times New Roman"/>
          <w:color w:val="000000"/>
        </w:rPr>
      </w:pPr>
    </w:p>
    <w:p w:rsidR="009E60F4" w:rsidRPr="00384DDB" w:rsidRDefault="009E60F4" w:rsidP="00B778BC">
      <w:pPr>
        <w:spacing w:after="0"/>
        <w:ind w:firstLine="360"/>
        <w:jc w:val="both"/>
        <w:rPr>
          <w:rFonts w:ascii="Times New Roman" w:hAnsi="Times New Roman"/>
          <w:color w:val="000000"/>
        </w:rPr>
      </w:pPr>
      <w:r>
        <w:rPr>
          <w:rFonts w:ascii="Times New Roman" w:hAnsi="Times New Roman"/>
          <w:color w:val="000000"/>
        </w:rPr>
        <w:t xml:space="preserve">The </w:t>
      </w:r>
      <w:r w:rsidR="008218B2" w:rsidRPr="002E4B88">
        <w:rPr>
          <w:rFonts w:ascii="Times New Roman" w:hAnsi="Times New Roman" w:hint="eastAsia"/>
          <w:color w:val="000000"/>
          <w:u w:val="single"/>
        </w:rPr>
        <w:t>offspring connection status</w:t>
      </w:r>
      <w:r w:rsidR="008218B2" w:rsidRPr="002E4B88">
        <w:rPr>
          <w:rFonts w:ascii="Times New Roman" w:hAnsi="Times New Roman"/>
          <w:color w:val="000000"/>
          <w:u w:val="single"/>
        </w:rPr>
        <w:t xml:space="preserve"> </w:t>
      </w:r>
      <w:r w:rsidRPr="002E4B88">
        <w:rPr>
          <w:rFonts w:ascii="Times New Roman" w:hAnsi="Times New Roman"/>
          <w:color w:val="000000"/>
          <w:u w:val="single"/>
        </w:rPr>
        <w:t>register</w:t>
      </w:r>
      <w:r w:rsidR="008218B2" w:rsidRPr="002E4B88">
        <w:rPr>
          <w:rFonts w:ascii="Times New Roman" w:hAnsi="Times New Roman"/>
          <w:color w:val="000000"/>
          <w:u w:val="single"/>
        </w:rPr>
        <w:t>s/variables</w:t>
      </w:r>
      <w:r>
        <w:rPr>
          <w:rFonts w:ascii="Times New Roman" w:hAnsi="Times New Roman"/>
          <w:color w:val="000000"/>
        </w:rPr>
        <w:t xml:space="preserve"> are used to indicate how many nodes are in the system and how they are connected to the system.</w:t>
      </w:r>
      <w:r>
        <w:rPr>
          <w:rFonts w:ascii="Times New Roman" w:hAnsi="Times New Roman" w:hint="eastAsia"/>
          <w:color w:val="000000"/>
        </w:rPr>
        <w:t xml:space="preserve"> </w:t>
      </w:r>
    </w:p>
    <w:p w:rsidR="00C302FC" w:rsidRDefault="00B04A4D" w:rsidP="00A763CC">
      <w:pPr>
        <w:numPr>
          <w:ilvl w:val="0"/>
          <w:numId w:val="2"/>
        </w:numPr>
        <w:spacing w:after="0"/>
        <w:jc w:val="both"/>
        <w:rPr>
          <w:rFonts w:ascii="Times New Roman" w:hAnsi="Times New Roman"/>
          <w:color w:val="000000"/>
        </w:rPr>
      </w:pPr>
      <w:r>
        <w:rPr>
          <w:rFonts w:ascii="Times New Roman" w:hAnsi="Times New Roman"/>
          <w:color w:val="000000"/>
        </w:rPr>
        <w:t>The CUC</w:t>
      </w:r>
      <w:r w:rsidR="00C302FC" w:rsidRPr="001914FE">
        <w:rPr>
          <w:rFonts w:ascii="Times New Roman" w:hAnsi="Times New Roman"/>
          <w:color w:val="000000"/>
        </w:rPr>
        <w:t xml:space="preserve"> node uses a</w:t>
      </w:r>
      <w:r w:rsidR="00C302FC">
        <w:rPr>
          <w:rFonts w:ascii="Times New Roman" w:hAnsi="Times New Roman"/>
          <w:color w:val="000000"/>
        </w:rPr>
        <w:t>n</w:t>
      </w:r>
      <w:r w:rsidR="00C302FC" w:rsidRPr="001914FE">
        <w:rPr>
          <w:rFonts w:ascii="Times New Roman" w:hAnsi="Times New Roman"/>
          <w:color w:val="000000"/>
        </w:rPr>
        <w:t xml:space="preserve"> 8-bit </w:t>
      </w:r>
      <w:r w:rsidR="00776F7E" w:rsidRPr="008218B2">
        <w:rPr>
          <w:rFonts w:ascii="Times New Roman" w:hAnsi="Times New Roman" w:hint="eastAsia"/>
          <w:color w:val="000000"/>
        </w:rPr>
        <w:t>offspring connection status</w:t>
      </w:r>
      <w:r w:rsidR="00776F7E" w:rsidRPr="008218B2">
        <w:rPr>
          <w:rFonts w:ascii="Times New Roman" w:hAnsi="Times New Roman"/>
          <w:color w:val="000000"/>
        </w:rPr>
        <w:t xml:space="preserve"> </w:t>
      </w:r>
      <w:r w:rsidR="00776F7E" w:rsidRPr="00BD7795">
        <w:rPr>
          <w:rFonts w:ascii="Times New Roman" w:hAnsi="Times New Roman"/>
          <w:b/>
          <w:color w:val="000000"/>
        </w:rPr>
        <w:t>registers/variables</w:t>
      </w:r>
      <w:r w:rsidR="00776F7E" w:rsidRPr="008218B2">
        <w:rPr>
          <w:rFonts w:ascii="Times New Roman" w:hAnsi="Times New Roman"/>
          <w:color w:val="000000"/>
        </w:rPr>
        <w:t xml:space="preserve"> </w:t>
      </w:r>
      <w:r w:rsidR="00C302FC" w:rsidRPr="001914FE">
        <w:rPr>
          <w:rFonts w:ascii="Times New Roman" w:hAnsi="Times New Roman"/>
          <w:color w:val="000000"/>
        </w:rPr>
        <w:t xml:space="preserve">to record </w:t>
      </w:r>
      <w:r w:rsidR="00C302FC">
        <w:rPr>
          <w:rFonts w:ascii="Times New Roman" w:hAnsi="Times New Roman"/>
          <w:color w:val="000000"/>
        </w:rPr>
        <w:t xml:space="preserve">how many </w:t>
      </w:r>
      <w:r w:rsidR="00C302FC" w:rsidRPr="001914FE">
        <w:rPr>
          <w:rFonts w:ascii="Times New Roman" w:hAnsi="Times New Roman"/>
          <w:color w:val="000000"/>
        </w:rPr>
        <w:t>MB nodes</w:t>
      </w:r>
      <w:r w:rsidR="00C302FC">
        <w:rPr>
          <w:rFonts w:ascii="Times New Roman" w:hAnsi="Times New Roman"/>
          <w:color w:val="000000"/>
        </w:rPr>
        <w:t xml:space="preserve"> are connected. For example, if there are 8 MBs plugged in slot 3 (Figure </w:t>
      </w:r>
      <w:r w:rsidR="006A3EA9">
        <w:rPr>
          <w:rFonts w:ascii="Times New Roman" w:hAnsi="Times New Roman" w:hint="eastAsia"/>
          <w:color w:val="000000"/>
        </w:rPr>
        <w:t>1</w:t>
      </w:r>
      <w:r w:rsidR="00C302FC">
        <w:rPr>
          <w:rFonts w:ascii="Times New Roman" w:hAnsi="Times New Roman"/>
          <w:color w:val="000000"/>
        </w:rPr>
        <w:t xml:space="preserve">), the content of the </w:t>
      </w:r>
      <w:r w:rsidR="00C302FC" w:rsidRPr="001914FE">
        <w:rPr>
          <w:rFonts w:ascii="Times New Roman" w:hAnsi="Times New Roman"/>
          <w:color w:val="000000"/>
        </w:rPr>
        <w:t xml:space="preserve">8-bit </w:t>
      </w:r>
      <w:r w:rsidR="008218B2" w:rsidRPr="008218B2">
        <w:rPr>
          <w:rFonts w:ascii="Times New Roman" w:hAnsi="Times New Roman" w:hint="eastAsia"/>
          <w:color w:val="000000"/>
        </w:rPr>
        <w:t>offspring connection status</w:t>
      </w:r>
      <w:r w:rsidR="008218B2" w:rsidRPr="008218B2">
        <w:rPr>
          <w:rFonts w:ascii="Times New Roman" w:hAnsi="Times New Roman"/>
          <w:color w:val="000000"/>
        </w:rPr>
        <w:t xml:space="preserve"> registers/variables </w:t>
      </w:r>
      <w:r w:rsidR="00C302FC">
        <w:rPr>
          <w:rFonts w:ascii="Times New Roman" w:hAnsi="Times New Roman"/>
          <w:color w:val="000000"/>
        </w:rPr>
        <w:t>is “11111111” ;</w:t>
      </w:r>
    </w:p>
    <w:p w:rsidR="00C302FC" w:rsidRDefault="00C302FC" w:rsidP="00A763CC">
      <w:pPr>
        <w:numPr>
          <w:ilvl w:val="0"/>
          <w:numId w:val="2"/>
        </w:numPr>
        <w:spacing w:after="0"/>
        <w:jc w:val="both"/>
        <w:rPr>
          <w:rFonts w:ascii="Times New Roman" w:hAnsi="Times New Roman"/>
          <w:color w:val="000000"/>
        </w:rPr>
      </w:pPr>
      <w:r w:rsidRPr="001914FE">
        <w:rPr>
          <w:rFonts w:ascii="Times New Roman" w:hAnsi="Times New Roman"/>
          <w:color w:val="000000"/>
        </w:rPr>
        <w:lastRenderedPageBreak/>
        <w:t xml:space="preserve">The </w:t>
      </w:r>
      <w:r>
        <w:rPr>
          <w:rFonts w:ascii="Times New Roman" w:hAnsi="Times New Roman"/>
          <w:color w:val="000000"/>
        </w:rPr>
        <w:t>M</w:t>
      </w:r>
      <w:r w:rsidRPr="001914FE">
        <w:rPr>
          <w:rFonts w:ascii="Times New Roman" w:hAnsi="Times New Roman"/>
          <w:color w:val="000000"/>
        </w:rPr>
        <w:t>B node uses a</w:t>
      </w:r>
      <w:r>
        <w:rPr>
          <w:rFonts w:ascii="Times New Roman" w:hAnsi="Times New Roman"/>
          <w:color w:val="000000"/>
        </w:rPr>
        <w:t>n</w:t>
      </w:r>
      <w:r w:rsidRPr="001914FE">
        <w:rPr>
          <w:rFonts w:ascii="Times New Roman" w:hAnsi="Times New Roman"/>
          <w:color w:val="000000"/>
        </w:rPr>
        <w:t xml:space="preserve"> 8-bit </w:t>
      </w:r>
      <w:r w:rsidR="00AF0306" w:rsidRPr="008218B2">
        <w:rPr>
          <w:rFonts w:ascii="Times New Roman" w:hAnsi="Times New Roman" w:hint="eastAsia"/>
          <w:color w:val="000000"/>
        </w:rPr>
        <w:t>offspring connection status</w:t>
      </w:r>
      <w:r w:rsidR="00AF0306" w:rsidRPr="008218B2">
        <w:rPr>
          <w:rFonts w:ascii="Times New Roman" w:hAnsi="Times New Roman"/>
          <w:color w:val="000000"/>
        </w:rPr>
        <w:t xml:space="preserve"> </w:t>
      </w:r>
      <w:r w:rsidR="00AF0306" w:rsidRPr="00BD7795">
        <w:rPr>
          <w:rFonts w:ascii="Times New Roman" w:hAnsi="Times New Roman"/>
          <w:b/>
          <w:color w:val="000000"/>
        </w:rPr>
        <w:t>registers/variables</w:t>
      </w:r>
      <w:r w:rsidRPr="001914FE">
        <w:rPr>
          <w:rFonts w:ascii="Times New Roman" w:hAnsi="Times New Roman"/>
          <w:color w:val="000000"/>
        </w:rPr>
        <w:t xml:space="preserve"> to record </w:t>
      </w:r>
      <w:r>
        <w:rPr>
          <w:rFonts w:ascii="Times New Roman" w:hAnsi="Times New Roman"/>
          <w:color w:val="000000"/>
        </w:rPr>
        <w:t xml:space="preserve">how many </w:t>
      </w:r>
      <w:r w:rsidR="00B05E4B">
        <w:rPr>
          <w:rFonts w:ascii="Times New Roman" w:hAnsi="Times New Roman"/>
          <w:color w:val="000000"/>
        </w:rPr>
        <w:t>DUC</w:t>
      </w:r>
      <w:r w:rsidRPr="001914FE">
        <w:rPr>
          <w:rFonts w:ascii="Times New Roman" w:hAnsi="Times New Roman"/>
          <w:color w:val="000000"/>
        </w:rPr>
        <w:t xml:space="preserve"> nodes</w:t>
      </w:r>
      <w:r>
        <w:rPr>
          <w:rFonts w:ascii="Times New Roman" w:hAnsi="Times New Roman"/>
          <w:color w:val="000000"/>
        </w:rPr>
        <w:t xml:space="preserve"> are connected. For example, if there is no </w:t>
      </w:r>
      <w:r w:rsidR="00B05E4B">
        <w:rPr>
          <w:rFonts w:ascii="Times New Roman" w:hAnsi="Times New Roman"/>
          <w:color w:val="000000"/>
        </w:rPr>
        <w:t>DUC</w:t>
      </w:r>
      <w:r>
        <w:rPr>
          <w:rFonts w:ascii="Times New Roman" w:hAnsi="Times New Roman"/>
          <w:color w:val="000000"/>
        </w:rPr>
        <w:t xml:space="preserve"> plugged in MB0 (Figure </w:t>
      </w:r>
      <w:r w:rsidR="006A3EA9">
        <w:rPr>
          <w:rFonts w:ascii="Times New Roman" w:hAnsi="Times New Roman" w:hint="eastAsia"/>
          <w:color w:val="000000"/>
        </w:rPr>
        <w:t>1</w:t>
      </w:r>
      <w:r>
        <w:rPr>
          <w:rFonts w:ascii="Times New Roman" w:hAnsi="Times New Roman"/>
          <w:color w:val="000000"/>
        </w:rPr>
        <w:t xml:space="preserve">), the content of the </w:t>
      </w:r>
      <w:r w:rsidRPr="001914FE">
        <w:rPr>
          <w:rFonts w:ascii="Times New Roman" w:hAnsi="Times New Roman"/>
          <w:color w:val="000000"/>
        </w:rPr>
        <w:t xml:space="preserve">8-bit </w:t>
      </w:r>
      <w:r w:rsidR="008218B2" w:rsidRPr="008218B2">
        <w:rPr>
          <w:rFonts w:ascii="Times New Roman" w:hAnsi="Times New Roman" w:hint="eastAsia"/>
          <w:color w:val="000000"/>
        </w:rPr>
        <w:t>offspring connection status</w:t>
      </w:r>
      <w:r w:rsidR="008218B2" w:rsidRPr="008218B2">
        <w:rPr>
          <w:rFonts w:ascii="Times New Roman" w:hAnsi="Times New Roman"/>
          <w:color w:val="000000"/>
        </w:rPr>
        <w:t xml:space="preserve"> registers/variables </w:t>
      </w:r>
      <w:r>
        <w:rPr>
          <w:rFonts w:ascii="Times New Roman" w:hAnsi="Times New Roman"/>
          <w:color w:val="000000"/>
        </w:rPr>
        <w:t>in MB0 is “00000000” ;</w:t>
      </w:r>
    </w:p>
    <w:p w:rsidR="00C302FC" w:rsidRDefault="00C302FC" w:rsidP="00A763CC">
      <w:pPr>
        <w:numPr>
          <w:ilvl w:val="0"/>
          <w:numId w:val="2"/>
        </w:numPr>
        <w:spacing w:after="0"/>
        <w:jc w:val="both"/>
        <w:rPr>
          <w:rFonts w:ascii="Times New Roman" w:hAnsi="Times New Roman"/>
          <w:color w:val="000000"/>
        </w:rPr>
      </w:pPr>
      <w:r w:rsidRPr="001914FE">
        <w:rPr>
          <w:rFonts w:ascii="Times New Roman" w:hAnsi="Times New Roman"/>
          <w:color w:val="000000"/>
        </w:rPr>
        <w:t xml:space="preserve">The </w:t>
      </w:r>
      <w:r w:rsidR="00C208A1">
        <w:rPr>
          <w:rFonts w:ascii="Times New Roman" w:hAnsi="Times New Roman"/>
          <w:color w:val="000000"/>
        </w:rPr>
        <w:t>DUC</w:t>
      </w:r>
      <w:r w:rsidRPr="001914FE">
        <w:rPr>
          <w:rFonts w:ascii="Times New Roman" w:hAnsi="Times New Roman"/>
          <w:color w:val="000000"/>
        </w:rPr>
        <w:t xml:space="preserve"> node uses a</w:t>
      </w:r>
      <w:r>
        <w:rPr>
          <w:rFonts w:ascii="Times New Roman" w:hAnsi="Times New Roman"/>
          <w:color w:val="000000"/>
        </w:rPr>
        <w:t>n</w:t>
      </w:r>
      <w:r w:rsidRPr="001914FE">
        <w:rPr>
          <w:rFonts w:ascii="Times New Roman" w:hAnsi="Times New Roman"/>
          <w:color w:val="000000"/>
        </w:rPr>
        <w:t xml:space="preserve"> 8-bit </w:t>
      </w:r>
      <w:r w:rsidR="006A3EA9" w:rsidRPr="008218B2">
        <w:rPr>
          <w:rFonts w:ascii="Times New Roman" w:hAnsi="Times New Roman" w:hint="eastAsia"/>
          <w:color w:val="000000"/>
        </w:rPr>
        <w:t>offspring connection status</w:t>
      </w:r>
      <w:r w:rsidR="006A3EA9" w:rsidRPr="008218B2">
        <w:rPr>
          <w:rFonts w:ascii="Times New Roman" w:hAnsi="Times New Roman"/>
          <w:color w:val="000000"/>
        </w:rPr>
        <w:t xml:space="preserve"> </w:t>
      </w:r>
      <w:r w:rsidR="006A3EA9" w:rsidRPr="00BD7795">
        <w:rPr>
          <w:rFonts w:ascii="Times New Roman" w:hAnsi="Times New Roman"/>
          <w:b/>
          <w:color w:val="000000"/>
        </w:rPr>
        <w:t>registers/variables</w:t>
      </w:r>
      <w:r w:rsidR="006A3EA9" w:rsidRPr="008218B2">
        <w:rPr>
          <w:rFonts w:ascii="Times New Roman" w:hAnsi="Times New Roman"/>
          <w:color w:val="000000"/>
        </w:rPr>
        <w:t xml:space="preserve"> </w:t>
      </w:r>
      <w:r w:rsidRPr="001914FE">
        <w:rPr>
          <w:rFonts w:ascii="Times New Roman" w:hAnsi="Times New Roman"/>
          <w:color w:val="000000"/>
        </w:rPr>
        <w:t xml:space="preserve">to record </w:t>
      </w:r>
      <w:r>
        <w:rPr>
          <w:rFonts w:ascii="Times New Roman" w:hAnsi="Times New Roman"/>
          <w:color w:val="000000"/>
        </w:rPr>
        <w:t>how many D</w:t>
      </w:r>
      <w:r w:rsidRPr="001914FE">
        <w:rPr>
          <w:rFonts w:ascii="Times New Roman" w:hAnsi="Times New Roman"/>
          <w:color w:val="000000"/>
        </w:rPr>
        <w:t>B nodes</w:t>
      </w:r>
      <w:r>
        <w:rPr>
          <w:rFonts w:ascii="Times New Roman" w:hAnsi="Times New Roman"/>
          <w:color w:val="000000"/>
        </w:rPr>
        <w:t xml:space="preserve"> are connected. For example, if there are 8 DBs plugged in </w:t>
      </w:r>
      <w:r w:rsidR="00C208A1">
        <w:rPr>
          <w:rFonts w:ascii="Times New Roman" w:hAnsi="Times New Roman"/>
          <w:color w:val="000000"/>
        </w:rPr>
        <w:t>DUC</w:t>
      </w:r>
      <w:r>
        <w:rPr>
          <w:rFonts w:ascii="Times New Roman" w:hAnsi="Times New Roman"/>
          <w:color w:val="000000"/>
        </w:rPr>
        <w:t xml:space="preserve">3 (Figure </w:t>
      </w:r>
      <w:r w:rsidR="00AA09E8">
        <w:rPr>
          <w:rFonts w:ascii="Times New Roman" w:hAnsi="Times New Roman" w:hint="eastAsia"/>
          <w:color w:val="000000"/>
        </w:rPr>
        <w:t>1</w:t>
      </w:r>
      <w:r>
        <w:rPr>
          <w:rFonts w:ascii="Times New Roman" w:hAnsi="Times New Roman"/>
          <w:color w:val="000000"/>
        </w:rPr>
        <w:t xml:space="preserve">), the content of the </w:t>
      </w:r>
      <w:r w:rsidRPr="001914FE">
        <w:rPr>
          <w:rFonts w:ascii="Times New Roman" w:hAnsi="Times New Roman"/>
          <w:color w:val="000000"/>
        </w:rPr>
        <w:t xml:space="preserve">8-bit </w:t>
      </w:r>
      <w:r w:rsidR="006A3EA9" w:rsidRPr="008218B2">
        <w:rPr>
          <w:rFonts w:ascii="Times New Roman" w:hAnsi="Times New Roman" w:hint="eastAsia"/>
          <w:color w:val="000000"/>
        </w:rPr>
        <w:t>offspring connection status</w:t>
      </w:r>
      <w:r w:rsidR="006A3EA9" w:rsidRPr="008218B2">
        <w:rPr>
          <w:rFonts w:ascii="Times New Roman" w:hAnsi="Times New Roman"/>
          <w:color w:val="000000"/>
        </w:rPr>
        <w:t xml:space="preserve"> registers/variables </w:t>
      </w:r>
      <w:r w:rsidRPr="001914FE">
        <w:rPr>
          <w:rFonts w:ascii="Times New Roman" w:hAnsi="Times New Roman"/>
          <w:color w:val="000000"/>
        </w:rPr>
        <w:t>register</w:t>
      </w:r>
      <w:r>
        <w:rPr>
          <w:rFonts w:ascii="Times New Roman" w:hAnsi="Times New Roman"/>
          <w:color w:val="000000"/>
        </w:rPr>
        <w:t xml:space="preserve"> is “11111111” ;</w:t>
      </w:r>
    </w:p>
    <w:p w:rsidR="00C302FC" w:rsidRDefault="009A2E68" w:rsidP="00A763CC">
      <w:pPr>
        <w:numPr>
          <w:ilvl w:val="0"/>
          <w:numId w:val="2"/>
        </w:numPr>
        <w:spacing w:after="0"/>
        <w:jc w:val="both"/>
        <w:rPr>
          <w:rFonts w:ascii="Times New Roman" w:hAnsi="Times New Roman"/>
          <w:color w:val="000000"/>
        </w:rPr>
      </w:pPr>
      <w:r>
        <w:rPr>
          <w:rFonts w:ascii="Times New Roman" w:hAnsi="Times New Roman"/>
          <w:color w:val="000000"/>
        </w:rPr>
        <w:t xml:space="preserve">* </w:t>
      </w:r>
      <w:r w:rsidR="00C302FC" w:rsidRPr="001914FE">
        <w:rPr>
          <w:rFonts w:ascii="Times New Roman" w:hAnsi="Times New Roman"/>
          <w:color w:val="000000"/>
        </w:rPr>
        <w:t xml:space="preserve">The </w:t>
      </w:r>
      <w:r w:rsidR="00C302FC">
        <w:rPr>
          <w:rFonts w:ascii="Times New Roman" w:hAnsi="Times New Roman"/>
          <w:color w:val="000000"/>
        </w:rPr>
        <w:t>D</w:t>
      </w:r>
      <w:r w:rsidR="00C302FC" w:rsidRPr="001914FE">
        <w:rPr>
          <w:rFonts w:ascii="Times New Roman" w:hAnsi="Times New Roman"/>
          <w:color w:val="000000"/>
        </w:rPr>
        <w:t xml:space="preserve">B node uses a </w:t>
      </w:r>
      <w:r w:rsidR="00C302FC">
        <w:rPr>
          <w:rFonts w:ascii="Times New Roman" w:hAnsi="Times New Roman"/>
          <w:color w:val="000000"/>
        </w:rPr>
        <w:t>32</w:t>
      </w:r>
      <w:r w:rsidR="00C302FC" w:rsidRPr="001914FE">
        <w:rPr>
          <w:rFonts w:ascii="Times New Roman" w:hAnsi="Times New Roman"/>
          <w:color w:val="000000"/>
        </w:rPr>
        <w:t xml:space="preserve">-bit </w:t>
      </w:r>
      <w:r w:rsidR="00CA085B" w:rsidRPr="008218B2">
        <w:rPr>
          <w:rFonts w:ascii="Times New Roman" w:hAnsi="Times New Roman" w:hint="eastAsia"/>
          <w:color w:val="000000"/>
        </w:rPr>
        <w:t>offspring connection status</w:t>
      </w:r>
      <w:r w:rsidR="00CA085B" w:rsidRPr="008218B2">
        <w:rPr>
          <w:rFonts w:ascii="Times New Roman" w:hAnsi="Times New Roman"/>
          <w:color w:val="000000"/>
        </w:rPr>
        <w:t xml:space="preserve"> </w:t>
      </w:r>
      <w:r w:rsidR="00CA085B" w:rsidRPr="00BD7795">
        <w:rPr>
          <w:rFonts w:ascii="Times New Roman" w:hAnsi="Times New Roman"/>
          <w:b/>
          <w:color w:val="000000"/>
        </w:rPr>
        <w:t>register</w:t>
      </w:r>
      <w:r w:rsidR="00C302FC" w:rsidRPr="001914FE">
        <w:rPr>
          <w:rFonts w:ascii="Times New Roman" w:hAnsi="Times New Roman"/>
          <w:color w:val="000000"/>
        </w:rPr>
        <w:t xml:space="preserve"> to record </w:t>
      </w:r>
      <w:r w:rsidR="00C302FC">
        <w:rPr>
          <w:rFonts w:ascii="Times New Roman" w:hAnsi="Times New Roman"/>
          <w:color w:val="000000"/>
        </w:rPr>
        <w:t xml:space="preserve">how many analog input channels are connected. For example, if all 32 analog channels of DB2 are connected (Figure </w:t>
      </w:r>
      <w:r w:rsidR="00AA09E8">
        <w:rPr>
          <w:rFonts w:ascii="Times New Roman" w:hAnsi="Times New Roman" w:hint="eastAsia"/>
          <w:color w:val="000000"/>
        </w:rPr>
        <w:t>1</w:t>
      </w:r>
      <w:r w:rsidR="00C302FC">
        <w:rPr>
          <w:rFonts w:ascii="Times New Roman" w:hAnsi="Times New Roman"/>
          <w:color w:val="000000"/>
        </w:rPr>
        <w:t>), the content of the 32</w:t>
      </w:r>
      <w:r w:rsidR="00C302FC" w:rsidRPr="001914FE">
        <w:rPr>
          <w:rFonts w:ascii="Times New Roman" w:hAnsi="Times New Roman"/>
          <w:color w:val="000000"/>
        </w:rPr>
        <w:t xml:space="preserve">-bit </w:t>
      </w:r>
      <w:r w:rsidR="00CA085B" w:rsidRPr="008218B2">
        <w:rPr>
          <w:rFonts w:ascii="Times New Roman" w:hAnsi="Times New Roman" w:hint="eastAsia"/>
          <w:color w:val="000000"/>
        </w:rPr>
        <w:t>offspring connection status</w:t>
      </w:r>
      <w:r w:rsidR="00CA085B" w:rsidRPr="008218B2">
        <w:rPr>
          <w:rFonts w:ascii="Times New Roman" w:hAnsi="Times New Roman"/>
          <w:color w:val="000000"/>
        </w:rPr>
        <w:t xml:space="preserve"> register</w:t>
      </w:r>
      <w:r w:rsidR="00CA085B">
        <w:rPr>
          <w:rFonts w:ascii="Times New Roman" w:hAnsi="Times New Roman" w:hint="eastAsia"/>
          <w:color w:val="000000"/>
        </w:rPr>
        <w:t xml:space="preserve"> </w:t>
      </w:r>
      <w:r w:rsidR="00C302FC">
        <w:rPr>
          <w:rFonts w:ascii="Times New Roman" w:hAnsi="Times New Roman"/>
          <w:color w:val="000000"/>
        </w:rPr>
        <w:t xml:space="preserve">is “11111111111111111111111111111111” ; </w:t>
      </w:r>
    </w:p>
    <w:p w:rsidR="00C302FC" w:rsidRDefault="00C302FC" w:rsidP="00C302FC">
      <w:pPr>
        <w:spacing w:after="0"/>
        <w:ind w:firstLine="360"/>
        <w:rPr>
          <w:rFonts w:ascii="Times New Roman" w:hAnsi="Times New Roman"/>
          <w:color w:val="000000"/>
        </w:rPr>
      </w:pPr>
      <w:r>
        <w:rPr>
          <w:rFonts w:ascii="Times New Roman" w:hAnsi="Times New Roman"/>
          <w:color w:val="000000"/>
        </w:rPr>
        <w:t xml:space="preserve">The default value of the </w:t>
      </w:r>
      <w:r w:rsidR="00CB0D58" w:rsidRPr="008218B2">
        <w:rPr>
          <w:rFonts w:ascii="Times New Roman" w:hAnsi="Times New Roman" w:hint="eastAsia"/>
          <w:color w:val="000000"/>
        </w:rPr>
        <w:t>offspring connection status</w:t>
      </w:r>
      <w:r w:rsidR="00CB0D58" w:rsidRPr="008218B2">
        <w:rPr>
          <w:rFonts w:ascii="Times New Roman" w:hAnsi="Times New Roman"/>
          <w:color w:val="000000"/>
        </w:rPr>
        <w:t xml:space="preserve"> </w:t>
      </w:r>
      <w:r w:rsidRPr="00945176">
        <w:rPr>
          <w:rFonts w:ascii="Times New Roman" w:hAnsi="Times New Roman"/>
          <w:color w:val="000000"/>
        </w:rPr>
        <w:t>registers</w:t>
      </w:r>
      <w:r w:rsidR="00CB0D58">
        <w:rPr>
          <w:rFonts w:ascii="Times New Roman" w:hAnsi="Times New Roman" w:hint="eastAsia"/>
          <w:color w:val="000000"/>
        </w:rPr>
        <w:t>/variables</w:t>
      </w:r>
      <w:r>
        <w:rPr>
          <w:rFonts w:ascii="Times New Roman" w:hAnsi="Times New Roman"/>
          <w:color w:val="000000"/>
        </w:rPr>
        <w:t xml:space="preserve"> are 0</w:t>
      </w:r>
      <w:r w:rsidR="009E60F4">
        <w:rPr>
          <w:rFonts w:ascii="Times New Roman" w:hAnsi="Times New Roman" w:hint="eastAsia"/>
          <w:color w:val="000000"/>
        </w:rPr>
        <w:t>.</w:t>
      </w:r>
    </w:p>
    <w:p w:rsidR="009A2E68" w:rsidRDefault="009A2E68" w:rsidP="00593A5A">
      <w:pPr>
        <w:spacing w:after="0"/>
        <w:jc w:val="both"/>
        <w:rPr>
          <w:rFonts w:ascii="Times New Roman" w:hAnsi="Times New Roman"/>
          <w:color w:val="000000"/>
        </w:rPr>
      </w:pPr>
      <w:r>
        <w:rPr>
          <w:rFonts w:ascii="Times New Roman" w:hAnsi="Times New Roman"/>
          <w:color w:val="000000"/>
        </w:rPr>
        <w:t xml:space="preserve">* Note: </w:t>
      </w:r>
      <w:r w:rsidR="009B59E8">
        <w:rPr>
          <w:rFonts w:ascii="Times New Roman" w:hAnsi="Times New Roman"/>
          <w:color w:val="000000"/>
        </w:rPr>
        <w:t>We can detect how many analog channels are conn</w:t>
      </w:r>
      <w:r w:rsidR="00593A5A">
        <w:rPr>
          <w:rFonts w:ascii="Times New Roman" w:hAnsi="Times New Roman"/>
          <w:color w:val="000000"/>
        </w:rPr>
        <w:t>ected by counting the events from those channels. If there is no event coming in from a channel, we know that channel is not connected (or broken).</w:t>
      </w:r>
    </w:p>
    <w:p w:rsidR="00B778BC" w:rsidRDefault="00B778BC" w:rsidP="00B778BC">
      <w:pPr>
        <w:spacing w:after="0"/>
        <w:ind w:firstLine="360"/>
        <w:jc w:val="both"/>
        <w:rPr>
          <w:rFonts w:ascii="Times New Roman" w:hAnsi="Times New Roman"/>
          <w:color w:val="000000"/>
        </w:rPr>
      </w:pPr>
    </w:p>
    <w:p w:rsidR="00E75379" w:rsidRDefault="009B5CEE" w:rsidP="00E75379">
      <w:pPr>
        <w:spacing w:after="0"/>
        <w:ind w:firstLine="360"/>
        <w:jc w:val="both"/>
        <w:rPr>
          <w:rFonts w:ascii="Times New Roman" w:hAnsi="Times New Roman"/>
          <w:color w:val="000000"/>
        </w:rPr>
      </w:pPr>
      <w:r>
        <w:rPr>
          <w:rFonts w:ascii="Times New Roman" w:hAnsi="Times New Roman" w:hint="eastAsia"/>
          <w:color w:val="000000"/>
        </w:rPr>
        <w:t>T</w:t>
      </w:r>
      <w:r w:rsidR="00E75379">
        <w:rPr>
          <w:rFonts w:ascii="Times New Roman" w:hAnsi="Times New Roman"/>
          <w:color w:val="000000"/>
        </w:rPr>
        <w:t>he OpenPET system use</w:t>
      </w:r>
      <w:r w:rsidR="00CB3630">
        <w:rPr>
          <w:rFonts w:ascii="Times New Roman" w:hAnsi="Times New Roman" w:hint="eastAsia"/>
          <w:color w:val="000000"/>
        </w:rPr>
        <w:t>s</w:t>
      </w:r>
      <w:r w:rsidR="00E75379">
        <w:rPr>
          <w:rFonts w:ascii="Times New Roman" w:hAnsi="Times New Roman"/>
          <w:color w:val="000000"/>
        </w:rPr>
        <w:t xml:space="preserve"> </w:t>
      </w:r>
      <w:r w:rsidR="00BD7795" w:rsidRPr="002E4B88">
        <w:rPr>
          <w:rFonts w:ascii="Times New Roman" w:hAnsi="Times New Roman" w:hint="eastAsia"/>
          <w:color w:val="000000"/>
          <w:u w:val="single"/>
        </w:rPr>
        <w:t>offspring enable/disable status</w:t>
      </w:r>
      <w:r w:rsidR="00BD7795" w:rsidRPr="002E4B88">
        <w:rPr>
          <w:rFonts w:ascii="Times New Roman" w:hAnsi="Times New Roman"/>
          <w:color w:val="000000"/>
          <w:u w:val="single"/>
        </w:rPr>
        <w:t xml:space="preserve"> </w:t>
      </w:r>
      <w:r w:rsidR="00E75379" w:rsidRPr="002E4B88">
        <w:rPr>
          <w:rFonts w:ascii="Times New Roman" w:hAnsi="Times New Roman"/>
          <w:color w:val="000000"/>
          <w:u w:val="single"/>
        </w:rPr>
        <w:t>registers</w:t>
      </w:r>
      <w:r w:rsidR="00BD7795" w:rsidRPr="002E4B88">
        <w:rPr>
          <w:rFonts w:ascii="Times New Roman" w:hAnsi="Times New Roman" w:hint="eastAsia"/>
          <w:color w:val="000000"/>
          <w:u w:val="single"/>
        </w:rPr>
        <w:t>/</w:t>
      </w:r>
      <w:r w:rsidR="00BD7795" w:rsidRPr="002E4B88">
        <w:rPr>
          <w:rFonts w:ascii="Times New Roman" w:hAnsi="Times New Roman"/>
          <w:color w:val="000000"/>
          <w:u w:val="single"/>
        </w:rPr>
        <w:t>variables</w:t>
      </w:r>
      <w:r w:rsidR="00E75379">
        <w:rPr>
          <w:rFonts w:ascii="Times New Roman" w:hAnsi="Times New Roman"/>
          <w:color w:val="000000"/>
        </w:rPr>
        <w:t xml:space="preserve"> to enable or disable nodes in the system.</w:t>
      </w:r>
      <w:r>
        <w:rPr>
          <w:rFonts w:ascii="Times New Roman" w:hAnsi="Times New Roman" w:hint="eastAsia"/>
          <w:color w:val="000000"/>
        </w:rPr>
        <w:t xml:space="preserve"> When the value of a</w:t>
      </w:r>
      <w:r w:rsidR="00CB0D58">
        <w:rPr>
          <w:rFonts w:ascii="Times New Roman" w:hAnsi="Times New Roman" w:hint="eastAsia"/>
          <w:color w:val="000000"/>
        </w:rPr>
        <w:t>n</w:t>
      </w:r>
      <w:r>
        <w:rPr>
          <w:rFonts w:ascii="Times New Roman" w:hAnsi="Times New Roman" w:hint="eastAsia"/>
          <w:color w:val="000000"/>
        </w:rPr>
        <w:t xml:space="preserve"> </w:t>
      </w:r>
      <w:r w:rsidR="00CB0D58" w:rsidRPr="00CB0D58">
        <w:rPr>
          <w:rFonts w:ascii="Times New Roman" w:hAnsi="Times New Roman" w:hint="eastAsia"/>
          <w:color w:val="000000"/>
        </w:rPr>
        <w:t>offspring enable/disable status</w:t>
      </w:r>
      <w:r w:rsidR="00CB0D58" w:rsidRPr="00CB0D58">
        <w:rPr>
          <w:rFonts w:ascii="Times New Roman" w:hAnsi="Times New Roman"/>
          <w:color w:val="000000"/>
        </w:rPr>
        <w:t xml:space="preserve"> register</w:t>
      </w:r>
      <w:r w:rsidR="00CB0D58" w:rsidRPr="00CB0D58">
        <w:rPr>
          <w:rFonts w:ascii="Times New Roman" w:hAnsi="Times New Roman" w:hint="eastAsia"/>
          <w:color w:val="000000"/>
        </w:rPr>
        <w:t>/</w:t>
      </w:r>
      <w:r w:rsidR="00CB0D58">
        <w:rPr>
          <w:rFonts w:ascii="Times New Roman" w:hAnsi="Times New Roman"/>
          <w:color w:val="000000"/>
        </w:rPr>
        <w:t xml:space="preserve">variable </w:t>
      </w:r>
      <w:r>
        <w:rPr>
          <w:rFonts w:ascii="Times New Roman" w:hAnsi="Times New Roman" w:hint="eastAsia"/>
          <w:color w:val="000000"/>
        </w:rPr>
        <w:t>is</w:t>
      </w:r>
      <w:r>
        <w:rPr>
          <w:rFonts w:ascii="Times New Roman" w:hAnsi="Times New Roman"/>
          <w:color w:val="000000"/>
        </w:rPr>
        <w:t xml:space="preserve"> </w:t>
      </w:r>
      <w:r>
        <w:rPr>
          <w:rFonts w:ascii="Times New Roman" w:hAnsi="Times New Roman" w:hint="eastAsia"/>
          <w:color w:val="000000"/>
        </w:rPr>
        <w:t>0, the command, states and data stream from th</w:t>
      </w:r>
      <w:r w:rsidR="00CB0D58">
        <w:rPr>
          <w:rFonts w:ascii="Times New Roman" w:hAnsi="Times New Roman" w:hint="eastAsia"/>
          <w:color w:val="000000"/>
        </w:rPr>
        <w:t>at</w:t>
      </w:r>
      <w:r>
        <w:rPr>
          <w:rFonts w:ascii="Times New Roman" w:hAnsi="Times New Roman" w:hint="eastAsia"/>
          <w:color w:val="000000"/>
        </w:rPr>
        <w:t xml:space="preserve"> offspring node will be </w:t>
      </w:r>
      <w:proofErr w:type="gramStart"/>
      <w:r>
        <w:rPr>
          <w:rFonts w:ascii="Times New Roman" w:hAnsi="Times New Roman" w:hint="eastAsia"/>
          <w:color w:val="000000"/>
        </w:rPr>
        <w:t>ignored/disabled</w:t>
      </w:r>
      <w:proofErr w:type="gramEnd"/>
      <w:r>
        <w:rPr>
          <w:rFonts w:ascii="Times New Roman" w:hAnsi="Times New Roman" w:hint="eastAsia"/>
          <w:color w:val="000000"/>
        </w:rPr>
        <w:t>.</w:t>
      </w:r>
    </w:p>
    <w:p w:rsidR="00E75379" w:rsidRDefault="00E75379" w:rsidP="00A763CC">
      <w:pPr>
        <w:numPr>
          <w:ilvl w:val="0"/>
          <w:numId w:val="22"/>
        </w:numPr>
        <w:spacing w:after="0"/>
        <w:rPr>
          <w:rFonts w:ascii="Times New Roman" w:hAnsi="Times New Roman"/>
          <w:color w:val="000000"/>
        </w:rPr>
      </w:pPr>
      <w:r w:rsidRPr="001914FE">
        <w:rPr>
          <w:rFonts w:ascii="Times New Roman" w:hAnsi="Times New Roman"/>
          <w:color w:val="000000"/>
        </w:rPr>
        <w:t xml:space="preserve">The </w:t>
      </w:r>
      <w:r w:rsidR="0013389D">
        <w:rPr>
          <w:rFonts w:ascii="Times New Roman" w:hAnsi="Times New Roman"/>
          <w:color w:val="000000"/>
        </w:rPr>
        <w:t>CUC</w:t>
      </w:r>
      <w:r w:rsidRPr="001914FE">
        <w:rPr>
          <w:rFonts w:ascii="Times New Roman" w:hAnsi="Times New Roman"/>
          <w:color w:val="000000"/>
        </w:rPr>
        <w:t xml:space="preserve"> node uses a</w:t>
      </w:r>
      <w:r>
        <w:rPr>
          <w:rFonts w:ascii="Times New Roman" w:hAnsi="Times New Roman"/>
          <w:color w:val="000000"/>
        </w:rPr>
        <w:t>n</w:t>
      </w:r>
      <w:r w:rsidRPr="001914FE">
        <w:rPr>
          <w:rFonts w:ascii="Times New Roman" w:hAnsi="Times New Roman"/>
          <w:color w:val="000000"/>
        </w:rPr>
        <w:t xml:space="preserve"> 8-bit </w:t>
      </w:r>
      <w:r w:rsidR="00AA09E8" w:rsidRPr="00AA09E8">
        <w:rPr>
          <w:rFonts w:ascii="Times New Roman" w:hAnsi="Times New Roman" w:hint="eastAsia"/>
          <w:color w:val="000000"/>
        </w:rPr>
        <w:t>offspring enable/disable status</w:t>
      </w:r>
      <w:r w:rsidR="00AA09E8" w:rsidRPr="00AA09E8">
        <w:rPr>
          <w:rFonts w:ascii="Times New Roman" w:hAnsi="Times New Roman"/>
          <w:color w:val="000000"/>
        </w:rPr>
        <w:t xml:space="preserve"> registers</w:t>
      </w:r>
      <w:r w:rsidR="00AA09E8" w:rsidRPr="00AA09E8">
        <w:rPr>
          <w:rFonts w:ascii="Times New Roman" w:hAnsi="Times New Roman" w:hint="eastAsia"/>
          <w:color w:val="000000"/>
        </w:rPr>
        <w:t>/</w:t>
      </w:r>
      <w:r w:rsidR="00AA09E8" w:rsidRPr="00AA09E8">
        <w:rPr>
          <w:rFonts w:ascii="Times New Roman" w:hAnsi="Times New Roman"/>
          <w:color w:val="000000"/>
        </w:rPr>
        <w:t>variables</w:t>
      </w:r>
      <w:r w:rsidR="00AA09E8">
        <w:rPr>
          <w:rFonts w:ascii="Times New Roman" w:hAnsi="Times New Roman"/>
          <w:color w:val="000000"/>
        </w:rPr>
        <w:t xml:space="preserve"> </w:t>
      </w:r>
      <w:r w:rsidRPr="001914FE">
        <w:rPr>
          <w:rFonts w:ascii="Times New Roman" w:hAnsi="Times New Roman"/>
          <w:color w:val="000000"/>
        </w:rPr>
        <w:t xml:space="preserve">to </w:t>
      </w:r>
      <w:r>
        <w:rPr>
          <w:rFonts w:ascii="Times New Roman" w:hAnsi="Times New Roman"/>
          <w:color w:val="000000"/>
        </w:rPr>
        <w:t>enable/disable</w:t>
      </w:r>
      <w:r w:rsidRPr="001914FE">
        <w:rPr>
          <w:rFonts w:ascii="Times New Roman" w:hAnsi="Times New Roman"/>
          <w:color w:val="000000"/>
        </w:rPr>
        <w:t xml:space="preserve"> MB nodes</w:t>
      </w:r>
      <w:r>
        <w:rPr>
          <w:rFonts w:ascii="Times New Roman" w:hAnsi="Times New Roman"/>
          <w:color w:val="000000"/>
        </w:rPr>
        <w:t xml:space="preserve">. For example, there are 8 MBs plugged in slot 3 (Figure </w:t>
      </w:r>
      <w:r w:rsidR="00AA09E8">
        <w:rPr>
          <w:rFonts w:ascii="Times New Roman" w:hAnsi="Times New Roman" w:hint="eastAsia"/>
          <w:color w:val="000000"/>
        </w:rPr>
        <w:t>1</w:t>
      </w:r>
      <w:r>
        <w:rPr>
          <w:rFonts w:ascii="Times New Roman" w:hAnsi="Times New Roman"/>
          <w:color w:val="000000"/>
        </w:rPr>
        <w:t xml:space="preserve">). MB1 is disabled if the content of the </w:t>
      </w:r>
      <w:r w:rsidRPr="001914FE">
        <w:rPr>
          <w:rFonts w:ascii="Times New Roman" w:hAnsi="Times New Roman"/>
          <w:color w:val="000000"/>
        </w:rPr>
        <w:t xml:space="preserve">8-bit </w:t>
      </w:r>
      <w:r w:rsidR="00AA09E8" w:rsidRPr="00AA09E8">
        <w:rPr>
          <w:rFonts w:ascii="Times New Roman" w:hAnsi="Times New Roman" w:hint="eastAsia"/>
          <w:color w:val="000000"/>
        </w:rPr>
        <w:t>offspring enable/disable status</w:t>
      </w:r>
      <w:r w:rsidR="00AA09E8" w:rsidRPr="00AA09E8">
        <w:rPr>
          <w:rFonts w:ascii="Times New Roman" w:hAnsi="Times New Roman"/>
          <w:color w:val="000000"/>
        </w:rPr>
        <w:t xml:space="preserve"> registers</w:t>
      </w:r>
      <w:r w:rsidR="00AA09E8" w:rsidRPr="00AA09E8">
        <w:rPr>
          <w:rFonts w:ascii="Times New Roman" w:hAnsi="Times New Roman" w:hint="eastAsia"/>
          <w:color w:val="000000"/>
        </w:rPr>
        <w:t>/</w:t>
      </w:r>
      <w:r w:rsidR="00AA09E8" w:rsidRPr="00AA09E8">
        <w:rPr>
          <w:rFonts w:ascii="Times New Roman" w:hAnsi="Times New Roman"/>
          <w:color w:val="000000"/>
        </w:rPr>
        <w:t>variables</w:t>
      </w:r>
      <w:r w:rsidR="00AA09E8">
        <w:rPr>
          <w:rFonts w:ascii="Times New Roman" w:hAnsi="Times New Roman"/>
          <w:color w:val="000000"/>
        </w:rPr>
        <w:t xml:space="preserve"> </w:t>
      </w:r>
      <w:r>
        <w:rPr>
          <w:rFonts w:ascii="Times New Roman" w:hAnsi="Times New Roman"/>
          <w:color w:val="000000"/>
        </w:rPr>
        <w:t>is “11111101” ;</w:t>
      </w:r>
    </w:p>
    <w:p w:rsidR="00E75379" w:rsidRDefault="00E75379" w:rsidP="00A763CC">
      <w:pPr>
        <w:numPr>
          <w:ilvl w:val="0"/>
          <w:numId w:val="22"/>
        </w:numPr>
        <w:spacing w:after="0"/>
        <w:rPr>
          <w:rFonts w:ascii="Times New Roman" w:hAnsi="Times New Roman"/>
          <w:color w:val="000000"/>
        </w:rPr>
      </w:pPr>
      <w:r w:rsidRPr="00283C13">
        <w:rPr>
          <w:rFonts w:ascii="Times New Roman" w:hAnsi="Times New Roman"/>
          <w:color w:val="000000"/>
        </w:rPr>
        <w:t xml:space="preserve">The MB node uses an 8-bit </w:t>
      </w:r>
      <w:r w:rsidR="00AA09E8" w:rsidRPr="00AA09E8">
        <w:rPr>
          <w:rFonts w:ascii="Times New Roman" w:hAnsi="Times New Roman" w:hint="eastAsia"/>
          <w:color w:val="000000"/>
        </w:rPr>
        <w:t>offspring enable/disable status</w:t>
      </w:r>
      <w:r w:rsidR="00AA09E8" w:rsidRPr="00AA09E8">
        <w:rPr>
          <w:rFonts w:ascii="Times New Roman" w:hAnsi="Times New Roman"/>
          <w:color w:val="000000"/>
        </w:rPr>
        <w:t xml:space="preserve"> registers</w:t>
      </w:r>
      <w:r w:rsidR="00AA09E8" w:rsidRPr="00AA09E8">
        <w:rPr>
          <w:rFonts w:ascii="Times New Roman" w:hAnsi="Times New Roman" w:hint="eastAsia"/>
          <w:color w:val="000000"/>
        </w:rPr>
        <w:t>/</w:t>
      </w:r>
      <w:r w:rsidR="00AA09E8" w:rsidRPr="00AA09E8">
        <w:rPr>
          <w:rFonts w:ascii="Times New Roman" w:hAnsi="Times New Roman"/>
          <w:color w:val="000000"/>
        </w:rPr>
        <w:t>variables</w:t>
      </w:r>
      <w:r w:rsidR="00AA09E8">
        <w:rPr>
          <w:rFonts w:ascii="Times New Roman" w:hAnsi="Times New Roman"/>
          <w:color w:val="000000"/>
        </w:rPr>
        <w:t xml:space="preserve"> </w:t>
      </w:r>
      <w:r w:rsidRPr="00283C13">
        <w:rPr>
          <w:rFonts w:ascii="Times New Roman" w:hAnsi="Times New Roman"/>
          <w:color w:val="000000"/>
        </w:rPr>
        <w:t xml:space="preserve">to enable/disable </w:t>
      </w:r>
      <w:r w:rsidR="00E605EF">
        <w:rPr>
          <w:rFonts w:ascii="Times New Roman" w:hAnsi="Times New Roman"/>
          <w:color w:val="000000"/>
        </w:rPr>
        <w:t>DUC</w:t>
      </w:r>
      <w:r w:rsidRPr="00283C13">
        <w:rPr>
          <w:rFonts w:ascii="Times New Roman" w:hAnsi="Times New Roman"/>
          <w:color w:val="000000"/>
        </w:rPr>
        <w:t xml:space="preserve"> nodes</w:t>
      </w:r>
      <w:r>
        <w:rPr>
          <w:rFonts w:ascii="Times New Roman" w:hAnsi="Times New Roman"/>
          <w:color w:val="000000"/>
        </w:rPr>
        <w:t>;</w:t>
      </w:r>
    </w:p>
    <w:p w:rsidR="00E75379" w:rsidRPr="00283C13" w:rsidRDefault="00E75379" w:rsidP="00A763CC">
      <w:pPr>
        <w:numPr>
          <w:ilvl w:val="0"/>
          <w:numId w:val="22"/>
        </w:numPr>
        <w:spacing w:after="0"/>
        <w:rPr>
          <w:rFonts w:ascii="Times New Roman" w:hAnsi="Times New Roman"/>
          <w:color w:val="000000"/>
        </w:rPr>
      </w:pPr>
      <w:r w:rsidRPr="00283C13">
        <w:rPr>
          <w:rFonts w:ascii="Times New Roman" w:hAnsi="Times New Roman"/>
          <w:color w:val="000000"/>
        </w:rPr>
        <w:t xml:space="preserve">The </w:t>
      </w:r>
      <w:r w:rsidR="0013389D">
        <w:rPr>
          <w:rFonts w:ascii="Times New Roman" w:hAnsi="Times New Roman"/>
          <w:color w:val="000000"/>
        </w:rPr>
        <w:t>DUC</w:t>
      </w:r>
      <w:r w:rsidRPr="00283C13">
        <w:rPr>
          <w:rFonts w:ascii="Times New Roman" w:hAnsi="Times New Roman"/>
          <w:color w:val="000000"/>
        </w:rPr>
        <w:t xml:space="preserve"> node uses an 8-bit </w:t>
      </w:r>
      <w:r w:rsidR="0077672F" w:rsidRPr="00AA09E8">
        <w:rPr>
          <w:rFonts w:ascii="Times New Roman" w:hAnsi="Times New Roman" w:hint="eastAsia"/>
          <w:color w:val="000000"/>
        </w:rPr>
        <w:t>offspring enable/disable status</w:t>
      </w:r>
      <w:r w:rsidR="0077672F" w:rsidRPr="00AA09E8">
        <w:rPr>
          <w:rFonts w:ascii="Times New Roman" w:hAnsi="Times New Roman"/>
          <w:color w:val="000000"/>
        </w:rPr>
        <w:t xml:space="preserve"> registers</w:t>
      </w:r>
      <w:r w:rsidR="0077672F" w:rsidRPr="00AA09E8">
        <w:rPr>
          <w:rFonts w:ascii="Times New Roman" w:hAnsi="Times New Roman" w:hint="eastAsia"/>
          <w:color w:val="000000"/>
        </w:rPr>
        <w:t>/</w:t>
      </w:r>
      <w:r w:rsidR="0077672F" w:rsidRPr="00AA09E8">
        <w:rPr>
          <w:rFonts w:ascii="Times New Roman" w:hAnsi="Times New Roman"/>
          <w:color w:val="000000"/>
        </w:rPr>
        <w:t>variables</w:t>
      </w:r>
      <w:r w:rsidR="0077672F">
        <w:rPr>
          <w:rFonts w:ascii="Times New Roman" w:hAnsi="Times New Roman"/>
          <w:color w:val="000000"/>
        </w:rPr>
        <w:t xml:space="preserve"> </w:t>
      </w:r>
      <w:r w:rsidRPr="00283C13">
        <w:rPr>
          <w:rFonts w:ascii="Times New Roman" w:hAnsi="Times New Roman"/>
          <w:color w:val="000000"/>
        </w:rPr>
        <w:t>to enable/disable DB nodes;</w:t>
      </w:r>
    </w:p>
    <w:p w:rsidR="00E75379" w:rsidRDefault="00E75379" w:rsidP="00A763CC">
      <w:pPr>
        <w:numPr>
          <w:ilvl w:val="0"/>
          <w:numId w:val="22"/>
        </w:numPr>
        <w:spacing w:after="0"/>
        <w:rPr>
          <w:rFonts w:ascii="Times New Roman" w:hAnsi="Times New Roman"/>
          <w:color w:val="000000"/>
        </w:rPr>
      </w:pPr>
      <w:r w:rsidRPr="001914FE">
        <w:rPr>
          <w:rFonts w:ascii="Times New Roman" w:hAnsi="Times New Roman"/>
          <w:color w:val="000000"/>
        </w:rPr>
        <w:t xml:space="preserve">The </w:t>
      </w:r>
      <w:r>
        <w:rPr>
          <w:rFonts w:ascii="Times New Roman" w:hAnsi="Times New Roman"/>
          <w:color w:val="000000"/>
        </w:rPr>
        <w:t>D</w:t>
      </w:r>
      <w:r w:rsidRPr="001914FE">
        <w:rPr>
          <w:rFonts w:ascii="Times New Roman" w:hAnsi="Times New Roman"/>
          <w:color w:val="000000"/>
        </w:rPr>
        <w:t xml:space="preserve">B node uses a </w:t>
      </w:r>
      <w:r>
        <w:rPr>
          <w:rFonts w:ascii="Times New Roman" w:hAnsi="Times New Roman"/>
          <w:color w:val="000000"/>
        </w:rPr>
        <w:t>32</w:t>
      </w:r>
      <w:r w:rsidRPr="001914FE">
        <w:rPr>
          <w:rFonts w:ascii="Times New Roman" w:hAnsi="Times New Roman"/>
          <w:color w:val="000000"/>
        </w:rPr>
        <w:t xml:space="preserve">-bit </w:t>
      </w:r>
      <w:r w:rsidR="0077672F" w:rsidRPr="00AA09E8">
        <w:rPr>
          <w:rFonts w:ascii="Times New Roman" w:hAnsi="Times New Roman" w:hint="eastAsia"/>
          <w:color w:val="000000"/>
        </w:rPr>
        <w:t>offspring enable/disable status</w:t>
      </w:r>
      <w:r w:rsidR="0077672F" w:rsidRPr="00AA09E8">
        <w:rPr>
          <w:rFonts w:ascii="Times New Roman" w:hAnsi="Times New Roman"/>
          <w:color w:val="000000"/>
        </w:rPr>
        <w:t xml:space="preserve"> registers</w:t>
      </w:r>
      <w:r w:rsidR="0077672F" w:rsidRPr="00AA09E8">
        <w:rPr>
          <w:rFonts w:ascii="Times New Roman" w:hAnsi="Times New Roman" w:hint="eastAsia"/>
          <w:color w:val="000000"/>
        </w:rPr>
        <w:t>/</w:t>
      </w:r>
      <w:r w:rsidR="0077672F" w:rsidRPr="00AA09E8">
        <w:rPr>
          <w:rFonts w:ascii="Times New Roman" w:hAnsi="Times New Roman"/>
          <w:color w:val="000000"/>
        </w:rPr>
        <w:t>variables</w:t>
      </w:r>
      <w:r w:rsidR="0077672F">
        <w:rPr>
          <w:rFonts w:ascii="Times New Roman" w:hAnsi="Times New Roman"/>
          <w:color w:val="000000"/>
        </w:rPr>
        <w:t xml:space="preserve"> </w:t>
      </w:r>
      <w:r w:rsidRPr="001914FE">
        <w:rPr>
          <w:rFonts w:ascii="Times New Roman" w:hAnsi="Times New Roman"/>
          <w:color w:val="000000"/>
        </w:rPr>
        <w:t xml:space="preserve">to </w:t>
      </w:r>
      <w:r>
        <w:rPr>
          <w:rFonts w:ascii="Times New Roman" w:hAnsi="Times New Roman"/>
          <w:color w:val="000000"/>
        </w:rPr>
        <w:t xml:space="preserve">enable/disable analog channels. For example, if all 32 analog channels of DB2 are enabled (Figure </w:t>
      </w:r>
      <w:r w:rsidR="0077672F">
        <w:rPr>
          <w:rFonts w:ascii="Times New Roman" w:hAnsi="Times New Roman" w:hint="eastAsia"/>
          <w:color w:val="000000"/>
        </w:rPr>
        <w:t>1</w:t>
      </w:r>
      <w:r>
        <w:rPr>
          <w:rFonts w:ascii="Times New Roman" w:hAnsi="Times New Roman"/>
          <w:color w:val="000000"/>
        </w:rPr>
        <w:t>), the content of the 32</w:t>
      </w:r>
      <w:r w:rsidRPr="001914FE">
        <w:rPr>
          <w:rFonts w:ascii="Times New Roman" w:hAnsi="Times New Roman"/>
          <w:color w:val="000000"/>
        </w:rPr>
        <w:t xml:space="preserve">-bit </w:t>
      </w:r>
      <w:r w:rsidR="0077672F" w:rsidRPr="00AA09E8">
        <w:rPr>
          <w:rFonts w:ascii="Times New Roman" w:hAnsi="Times New Roman" w:hint="eastAsia"/>
          <w:color w:val="000000"/>
        </w:rPr>
        <w:t>offspring enable/disable status</w:t>
      </w:r>
      <w:r w:rsidR="0077672F" w:rsidRPr="00AA09E8">
        <w:rPr>
          <w:rFonts w:ascii="Times New Roman" w:hAnsi="Times New Roman"/>
          <w:color w:val="000000"/>
        </w:rPr>
        <w:t xml:space="preserve"> registers</w:t>
      </w:r>
      <w:r w:rsidR="0077672F" w:rsidRPr="00AA09E8">
        <w:rPr>
          <w:rFonts w:ascii="Times New Roman" w:hAnsi="Times New Roman" w:hint="eastAsia"/>
          <w:color w:val="000000"/>
        </w:rPr>
        <w:t>/</w:t>
      </w:r>
      <w:r w:rsidR="0077672F" w:rsidRPr="00AA09E8">
        <w:rPr>
          <w:rFonts w:ascii="Times New Roman" w:hAnsi="Times New Roman"/>
          <w:color w:val="000000"/>
        </w:rPr>
        <w:t>variables</w:t>
      </w:r>
      <w:r w:rsidR="0077672F">
        <w:rPr>
          <w:rFonts w:ascii="Times New Roman" w:hAnsi="Times New Roman"/>
          <w:color w:val="000000"/>
        </w:rPr>
        <w:t xml:space="preserve"> </w:t>
      </w:r>
      <w:r>
        <w:rPr>
          <w:rFonts w:ascii="Times New Roman" w:hAnsi="Times New Roman"/>
          <w:color w:val="000000"/>
        </w:rPr>
        <w:t xml:space="preserve">is “11111111111111111111111111111111” ; </w:t>
      </w:r>
    </w:p>
    <w:p w:rsidR="00E75379" w:rsidRDefault="00E75379" w:rsidP="0070585B">
      <w:pPr>
        <w:spacing w:after="0"/>
        <w:ind w:firstLine="360"/>
        <w:jc w:val="both"/>
        <w:rPr>
          <w:rFonts w:ascii="Times New Roman" w:hAnsi="Times New Roman"/>
          <w:color w:val="000000"/>
        </w:rPr>
      </w:pPr>
      <w:r>
        <w:rPr>
          <w:rFonts w:ascii="Times New Roman" w:hAnsi="Times New Roman"/>
          <w:color w:val="000000"/>
        </w:rPr>
        <w:t xml:space="preserve">The default value of the </w:t>
      </w:r>
      <w:r w:rsidR="0077672F" w:rsidRPr="00AA09E8">
        <w:rPr>
          <w:rFonts w:ascii="Times New Roman" w:hAnsi="Times New Roman" w:hint="eastAsia"/>
          <w:color w:val="000000"/>
        </w:rPr>
        <w:t>offspring enable/disable status</w:t>
      </w:r>
      <w:r w:rsidR="0077672F" w:rsidRPr="00AA09E8">
        <w:rPr>
          <w:rFonts w:ascii="Times New Roman" w:hAnsi="Times New Roman"/>
          <w:color w:val="000000"/>
        </w:rPr>
        <w:t xml:space="preserve"> registers</w:t>
      </w:r>
      <w:r w:rsidR="0077672F" w:rsidRPr="00AA09E8">
        <w:rPr>
          <w:rFonts w:ascii="Times New Roman" w:hAnsi="Times New Roman" w:hint="eastAsia"/>
          <w:color w:val="000000"/>
        </w:rPr>
        <w:t>/</w:t>
      </w:r>
      <w:r w:rsidR="0077672F" w:rsidRPr="00AA09E8">
        <w:rPr>
          <w:rFonts w:ascii="Times New Roman" w:hAnsi="Times New Roman"/>
          <w:color w:val="000000"/>
        </w:rPr>
        <w:t>variables</w:t>
      </w:r>
      <w:r w:rsidR="0077672F">
        <w:rPr>
          <w:rFonts w:ascii="Times New Roman" w:hAnsi="Times New Roman"/>
          <w:color w:val="000000"/>
        </w:rPr>
        <w:t xml:space="preserve"> </w:t>
      </w:r>
      <w:r>
        <w:rPr>
          <w:rFonts w:ascii="Times New Roman" w:hAnsi="Times New Roman"/>
          <w:color w:val="000000"/>
        </w:rPr>
        <w:t>are 1</w:t>
      </w:r>
      <w:r w:rsidR="009E60F4">
        <w:rPr>
          <w:rFonts w:ascii="Times New Roman" w:hAnsi="Times New Roman" w:hint="eastAsia"/>
          <w:color w:val="000000"/>
        </w:rPr>
        <w:t>.</w:t>
      </w:r>
      <w:r w:rsidR="0070585B">
        <w:rPr>
          <w:rFonts w:ascii="Times New Roman" w:hAnsi="Times New Roman" w:hint="eastAsia"/>
          <w:color w:val="000000"/>
        </w:rPr>
        <w:t xml:space="preserve"> </w:t>
      </w:r>
    </w:p>
    <w:p w:rsidR="00E80F2F" w:rsidRDefault="00E80F2F" w:rsidP="0070585B">
      <w:pPr>
        <w:spacing w:after="0"/>
        <w:ind w:firstLine="360"/>
        <w:jc w:val="both"/>
        <w:rPr>
          <w:rFonts w:ascii="Times New Roman" w:hAnsi="Times New Roman"/>
          <w:color w:val="000000"/>
        </w:rPr>
      </w:pPr>
    </w:p>
    <w:p w:rsidR="00E80F2F" w:rsidRDefault="003E0DE2" w:rsidP="0070585B">
      <w:pPr>
        <w:spacing w:after="0"/>
        <w:ind w:firstLine="360"/>
        <w:jc w:val="both"/>
        <w:rPr>
          <w:rFonts w:ascii="Times New Roman" w:hAnsi="Times New Roman"/>
          <w:color w:val="000000"/>
        </w:rPr>
      </w:pPr>
      <w:r w:rsidRPr="002E4B88">
        <w:rPr>
          <w:rFonts w:ascii="Times New Roman" w:hAnsi="Times New Roman"/>
          <w:color w:val="000000"/>
          <w:u w:val="single"/>
        </w:rPr>
        <w:t>Offspring’s node</w:t>
      </w:r>
      <w:r w:rsidR="00E80F2F" w:rsidRPr="002E4B88">
        <w:rPr>
          <w:rFonts w:ascii="Times New Roman" w:hAnsi="Times New Roman" w:hint="eastAsia"/>
          <w:color w:val="000000"/>
          <w:u w:val="single"/>
        </w:rPr>
        <w:t xml:space="preserve"> types and absolute addresses</w:t>
      </w:r>
      <w:r w:rsidR="00E80F2F">
        <w:rPr>
          <w:rFonts w:ascii="Times New Roman" w:hAnsi="Times New Roman" w:hint="eastAsia"/>
          <w:color w:val="000000"/>
        </w:rPr>
        <w:t xml:space="preserve"> are also recorded in the </w:t>
      </w:r>
      <w:r w:rsidR="00814838" w:rsidRPr="00814838">
        <w:rPr>
          <w:rFonts w:ascii="Times New Roman" w:hAnsi="Times New Roman"/>
          <w:color w:val="000000"/>
        </w:rPr>
        <w:t>offspring</w:t>
      </w:r>
      <w:r w:rsidR="00814838" w:rsidRPr="00814838">
        <w:rPr>
          <w:rFonts w:ascii="Times New Roman" w:hAnsi="Times New Roman" w:hint="eastAsia"/>
          <w:color w:val="000000"/>
        </w:rPr>
        <w:t xml:space="preserve"> </w:t>
      </w:r>
      <w:r w:rsidR="00814838" w:rsidRPr="00814838">
        <w:rPr>
          <w:rFonts w:ascii="Times New Roman" w:hAnsi="Times New Roman"/>
          <w:color w:val="000000"/>
        </w:rPr>
        <w:t>configuration profile</w:t>
      </w:r>
      <w:r w:rsidR="00814838">
        <w:rPr>
          <w:rFonts w:ascii="Times New Roman" w:hAnsi="Times New Roman" w:hint="eastAsia"/>
          <w:color w:val="000000"/>
        </w:rPr>
        <w:t>.</w:t>
      </w:r>
    </w:p>
    <w:p w:rsidR="003731E5" w:rsidRDefault="003731E5" w:rsidP="00AF55EC">
      <w:pPr>
        <w:spacing w:after="0"/>
        <w:jc w:val="both"/>
        <w:rPr>
          <w:rFonts w:ascii="Times New Roman" w:hAnsi="Times New Roman"/>
          <w:color w:val="000000"/>
        </w:rPr>
      </w:pPr>
    </w:p>
    <w:p w:rsidR="00AF55EC" w:rsidRPr="00191C10" w:rsidRDefault="00AF55EC" w:rsidP="00191C10">
      <w:pPr>
        <w:pStyle w:val="Heading3"/>
        <w:numPr>
          <w:ilvl w:val="2"/>
          <w:numId w:val="21"/>
        </w:numPr>
        <w:rPr>
          <w:rFonts w:ascii="Times New Roman" w:hAnsi="Times New Roman"/>
          <w:b w:val="0"/>
          <w:i/>
          <w:color w:val="000000"/>
        </w:rPr>
      </w:pPr>
      <w:bookmarkStart w:id="23" w:name="_Toc358368732"/>
      <w:r w:rsidRPr="00191C10">
        <w:rPr>
          <w:rFonts w:ascii="Times New Roman" w:hAnsi="Times New Roman" w:hint="eastAsia"/>
          <w:b w:val="0"/>
          <w:i/>
          <w:color w:val="000000"/>
        </w:rPr>
        <w:t>Firmware and software version control register</w:t>
      </w:r>
      <w:r w:rsidR="006B2884" w:rsidRPr="00191C10">
        <w:rPr>
          <w:rFonts w:ascii="Times New Roman" w:hAnsi="Times New Roman" w:hint="eastAsia"/>
          <w:b w:val="0"/>
          <w:i/>
          <w:color w:val="000000"/>
        </w:rPr>
        <w:t>s</w:t>
      </w:r>
      <w:bookmarkEnd w:id="23"/>
    </w:p>
    <w:p w:rsidR="004654AE" w:rsidRDefault="004654AE" w:rsidP="00AF55EC">
      <w:pPr>
        <w:spacing w:after="0"/>
        <w:ind w:firstLine="360"/>
        <w:jc w:val="both"/>
        <w:rPr>
          <w:rFonts w:ascii="Times New Roman" w:hAnsi="Times New Roman"/>
          <w:color w:val="000000"/>
        </w:rPr>
      </w:pPr>
    </w:p>
    <w:p w:rsidR="00AF55EC" w:rsidRPr="006579D5" w:rsidRDefault="006579D5" w:rsidP="00AF55EC">
      <w:pPr>
        <w:spacing w:after="0"/>
        <w:ind w:firstLine="360"/>
        <w:jc w:val="both"/>
        <w:rPr>
          <w:rFonts w:ascii="Times New Roman" w:hAnsi="Times New Roman"/>
          <w:color w:val="000000"/>
        </w:rPr>
      </w:pPr>
      <w:r>
        <w:rPr>
          <w:rFonts w:ascii="Times New Roman" w:hAnsi="Times New Roman" w:hint="eastAsia"/>
          <w:color w:val="000000"/>
        </w:rPr>
        <w:t xml:space="preserve">A 32 bits </w:t>
      </w:r>
      <w:r w:rsidR="00EE7E3B">
        <w:rPr>
          <w:rFonts w:ascii="Times New Roman" w:hAnsi="Times New Roman" w:hint="eastAsia"/>
          <w:color w:val="000000"/>
        </w:rPr>
        <w:t xml:space="preserve">read-only </w:t>
      </w:r>
      <w:r>
        <w:rPr>
          <w:rFonts w:ascii="Times New Roman" w:hAnsi="Times New Roman" w:hint="eastAsia"/>
          <w:color w:val="000000"/>
        </w:rPr>
        <w:t xml:space="preserve">register is used for firmware (16 bits) and software (16 bits) version control. The 16 bits firmware version register is hardwired by the node firmware. The 16 bits firmware version register is hardwired by the node firmware. </w:t>
      </w:r>
      <w:r w:rsidR="009B797F">
        <w:rPr>
          <w:rFonts w:ascii="Times New Roman" w:hAnsi="Times New Roman" w:hint="eastAsia"/>
          <w:color w:val="000000"/>
        </w:rPr>
        <w:t>The 16 bits software version register is a read-only constant value defined in the node software.</w:t>
      </w:r>
    </w:p>
    <w:p w:rsidR="00AF55EC" w:rsidRPr="003731E5" w:rsidRDefault="00AF55EC" w:rsidP="00AF55EC">
      <w:pPr>
        <w:spacing w:after="0"/>
        <w:ind w:firstLine="360"/>
        <w:jc w:val="both"/>
        <w:rPr>
          <w:rFonts w:ascii="Times New Roman" w:hAnsi="Times New Roman"/>
          <w:b/>
          <w:color w:val="000000"/>
        </w:rPr>
      </w:pPr>
    </w:p>
    <w:p w:rsidR="00AF55EC" w:rsidRPr="00191C10" w:rsidRDefault="00AF55EC" w:rsidP="00191C10">
      <w:pPr>
        <w:pStyle w:val="Heading3"/>
        <w:numPr>
          <w:ilvl w:val="2"/>
          <w:numId w:val="21"/>
        </w:numPr>
        <w:rPr>
          <w:rFonts w:ascii="Times New Roman" w:hAnsi="Times New Roman"/>
          <w:b w:val="0"/>
          <w:i/>
          <w:color w:val="000000"/>
        </w:rPr>
      </w:pPr>
      <w:bookmarkStart w:id="24" w:name="_Toc358368733"/>
      <w:r w:rsidRPr="00191C10">
        <w:rPr>
          <w:rFonts w:ascii="Times New Roman" w:hAnsi="Times New Roman" w:hint="eastAsia"/>
          <w:b w:val="0"/>
          <w:i/>
          <w:color w:val="000000"/>
        </w:rPr>
        <w:lastRenderedPageBreak/>
        <w:t>Absolute address assignment strategy</w:t>
      </w:r>
      <w:bookmarkEnd w:id="24"/>
    </w:p>
    <w:p w:rsidR="00B97EFA" w:rsidRDefault="00B97EFA" w:rsidP="00FE1489">
      <w:pPr>
        <w:spacing w:after="0"/>
        <w:ind w:firstLine="360"/>
        <w:jc w:val="both"/>
        <w:rPr>
          <w:rFonts w:ascii="Times New Roman" w:hAnsi="Times New Roman"/>
          <w:color w:val="000000"/>
        </w:rPr>
      </w:pPr>
    </w:p>
    <w:p w:rsidR="00FE1489" w:rsidRDefault="00FE1489" w:rsidP="00FE1489">
      <w:pPr>
        <w:spacing w:after="0"/>
        <w:ind w:firstLine="360"/>
        <w:jc w:val="both"/>
        <w:rPr>
          <w:rFonts w:ascii="Times New Roman" w:hAnsi="Times New Roman"/>
          <w:color w:val="000000"/>
        </w:rPr>
      </w:pPr>
      <w:r w:rsidRPr="00FE1489">
        <w:rPr>
          <w:rFonts w:ascii="Times New Roman" w:hAnsi="Times New Roman"/>
          <w:color w:val="000000"/>
        </w:rPr>
        <w:t xml:space="preserve">When the system is reconfigured (or restarted), the host computer is able to acquire the information of new system configuration automatically and update the system configuration profile by polling the </w:t>
      </w:r>
      <w:r w:rsidR="00103F87">
        <w:rPr>
          <w:rFonts w:ascii="Times New Roman" w:hAnsi="Times New Roman" w:hint="eastAsia"/>
          <w:color w:val="000000"/>
        </w:rPr>
        <w:t>nodes</w:t>
      </w:r>
      <w:r w:rsidRPr="00FE1489">
        <w:rPr>
          <w:rFonts w:ascii="Times New Roman" w:hAnsi="Times New Roman"/>
          <w:color w:val="000000"/>
        </w:rPr>
        <w:t xml:space="preserve"> one by one (Figure </w:t>
      </w:r>
      <w:r w:rsidR="004D0D33">
        <w:rPr>
          <w:rFonts w:ascii="Times New Roman" w:hAnsi="Times New Roman"/>
          <w:color w:val="000000"/>
        </w:rPr>
        <w:t>9</w:t>
      </w:r>
      <w:r w:rsidRPr="00FE1489">
        <w:rPr>
          <w:rFonts w:ascii="Times New Roman" w:hAnsi="Times New Roman"/>
          <w:color w:val="000000"/>
        </w:rPr>
        <w:t>).</w:t>
      </w:r>
    </w:p>
    <w:p w:rsidR="008E4EA2" w:rsidRDefault="008E4EA2" w:rsidP="00FE1489">
      <w:pPr>
        <w:spacing w:after="0"/>
        <w:ind w:firstLine="360"/>
        <w:jc w:val="both"/>
        <w:rPr>
          <w:rFonts w:ascii="Times New Roman" w:hAnsi="Times New Roman"/>
          <w:color w:val="000000"/>
        </w:rPr>
      </w:pPr>
    </w:p>
    <w:p w:rsidR="008E4EA2" w:rsidRDefault="008E4EA2" w:rsidP="008E4EA2">
      <w:pPr>
        <w:spacing w:after="0"/>
        <w:ind w:firstLine="360"/>
        <w:rPr>
          <w:rFonts w:ascii="Times New Roman" w:hAnsi="Times New Roman"/>
          <w:color w:val="000000"/>
          <w:u w:val="single"/>
        </w:rPr>
      </w:pPr>
      <w:r w:rsidRPr="001F3D59">
        <w:rPr>
          <w:rFonts w:ascii="Times New Roman" w:hAnsi="Times New Roman"/>
          <w:color w:val="000000"/>
          <w:u w:val="single"/>
        </w:rPr>
        <w:t xml:space="preserve">Step 1: </w:t>
      </w:r>
      <w:r w:rsidR="00A1464B">
        <w:rPr>
          <w:rFonts w:ascii="Times New Roman" w:hAnsi="Times New Roman" w:hint="eastAsia"/>
          <w:color w:val="000000"/>
          <w:u w:val="single"/>
        </w:rPr>
        <w:t>assign absolute addresses to all nodes connected to the system</w:t>
      </w:r>
      <w:r w:rsidRPr="001F3D59">
        <w:rPr>
          <w:rFonts w:ascii="Times New Roman" w:hAnsi="Times New Roman"/>
          <w:color w:val="000000"/>
          <w:u w:val="single"/>
        </w:rPr>
        <w:t xml:space="preserve"> </w:t>
      </w:r>
    </w:p>
    <w:p w:rsidR="008E4EA2" w:rsidRPr="00A1464B" w:rsidRDefault="00A1464B" w:rsidP="008E4EA2">
      <w:pPr>
        <w:spacing w:after="0"/>
        <w:ind w:firstLine="360"/>
        <w:rPr>
          <w:rFonts w:ascii="Times New Roman" w:hAnsi="Times New Roman"/>
          <w:color w:val="000000"/>
        </w:rPr>
      </w:pPr>
      <w:r w:rsidRPr="00A1464B">
        <w:rPr>
          <w:rFonts w:ascii="Times New Roman" w:hAnsi="Times New Roman" w:hint="eastAsia"/>
          <w:color w:val="000000"/>
        </w:rPr>
        <w:t>T</w:t>
      </w:r>
      <w:r w:rsidRPr="00A1464B">
        <w:rPr>
          <w:rFonts w:ascii="Times New Roman" w:hAnsi="Times New Roman"/>
          <w:color w:val="000000"/>
        </w:rPr>
        <w:t>h</w:t>
      </w:r>
      <w:r w:rsidRPr="00A1464B">
        <w:rPr>
          <w:rFonts w:ascii="Times New Roman" w:hAnsi="Times New Roman" w:hint="eastAsia"/>
          <w:color w:val="000000"/>
        </w:rPr>
        <w:t xml:space="preserve">e </w:t>
      </w:r>
      <w:r>
        <w:rPr>
          <w:rFonts w:ascii="Times New Roman" w:hAnsi="Times New Roman" w:hint="eastAsia"/>
          <w:color w:val="000000"/>
        </w:rPr>
        <w:t>procedure is as follows:</w:t>
      </w:r>
    </w:p>
    <w:p w:rsidR="00911EA1" w:rsidRDefault="00911EA1" w:rsidP="00A763CC">
      <w:pPr>
        <w:numPr>
          <w:ilvl w:val="0"/>
          <w:numId w:val="3"/>
        </w:numPr>
        <w:spacing w:after="0"/>
        <w:rPr>
          <w:rFonts w:ascii="Times New Roman" w:hAnsi="Times New Roman"/>
          <w:color w:val="000000"/>
        </w:rPr>
      </w:pPr>
      <w:r>
        <w:rPr>
          <w:rFonts w:ascii="Times New Roman" w:hAnsi="Times New Roman"/>
          <w:color w:val="000000"/>
        </w:rPr>
        <w:t>Host computer sends a</w:t>
      </w:r>
      <w:r>
        <w:rPr>
          <w:rFonts w:ascii="Times New Roman" w:hAnsi="Times New Roman" w:hint="eastAsia"/>
          <w:color w:val="000000"/>
        </w:rPr>
        <w:t xml:space="preserve">n </w:t>
      </w:r>
      <w:r>
        <w:rPr>
          <w:rFonts w:ascii="Times New Roman" w:hAnsi="Times New Roman"/>
          <w:color w:val="000000"/>
        </w:rPr>
        <w:t>“</w:t>
      </w:r>
      <w:r w:rsidR="00743395">
        <w:rPr>
          <w:rFonts w:ascii="Times New Roman" w:hAnsi="Times New Roman"/>
          <w:color w:val="000000"/>
        </w:rPr>
        <w:t>CUC/CDUC</w:t>
      </w:r>
      <w:r w:rsidR="007B3459">
        <w:rPr>
          <w:rFonts w:ascii="Times New Roman" w:hAnsi="Times New Roman" w:hint="eastAsia"/>
          <w:color w:val="000000"/>
        </w:rPr>
        <w:t xml:space="preserve"> </w:t>
      </w:r>
      <w:r>
        <w:rPr>
          <w:rFonts w:ascii="Times New Roman" w:hAnsi="Times New Roman" w:hint="eastAsia"/>
          <w:color w:val="000000"/>
        </w:rPr>
        <w:t>address assignment</w:t>
      </w:r>
      <w:r>
        <w:rPr>
          <w:rFonts w:ascii="Times New Roman" w:hAnsi="Times New Roman"/>
          <w:color w:val="000000"/>
        </w:rPr>
        <w:t xml:space="preserve"> command” to the </w:t>
      </w:r>
      <w:r w:rsidR="00743395">
        <w:rPr>
          <w:rFonts w:ascii="Times New Roman" w:hAnsi="Times New Roman"/>
          <w:color w:val="000000"/>
        </w:rPr>
        <w:t>CUC</w:t>
      </w:r>
      <w:r w:rsidR="007B3459">
        <w:rPr>
          <w:rFonts w:ascii="Times New Roman" w:hAnsi="Times New Roman" w:hint="eastAsia"/>
          <w:color w:val="000000"/>
        </w:rPr>
        <w:t xml:space="preserve"> or </w:t>
      </w:r>
      <w:r w:rsidR="00743395">
        <w:rPr>
          <w:rFonts w:ascii="Times New Roman" w:hAnsi="Times New Roman"/>
          <w:color w:val="000000"/>
        </w:rPr>
        <w:t>CDUC</w:t>
      </w:r>
      <w:r>
        <w:rPr>
          <w:rFonts w:ascii="Times New Roman" w:hAnsi="Times New Roman"/>
          <w:color w:val="000000"/>
        </w:rPr>
        <w:t>;</w:t>
      </w:r>
    </w:p>
    <w:p w:rsidR="008E4EA2" w:rsidRDefault="00743395" w:rsidP="00A763CC">
      <w:pPr>
        <w:numPr>
          <w:ilvl w:val="0"/>
          <w:numId w:val="3"/>
        </w:numPr>
        <w:spacing w:after="0"/>
        <w:rPr>
          <w:rFonts w:ascii="Times New Roman" w:hAnsi="Times New Roman"/>
          <w:color w:val="000000"/>
        </w:rPr>
      </w:pPr>
      <w:r>
        <w:rPr>
          <w:rFonts w:ascii="Times New Roman" w:hAnsi="Times New Roman"/>
          <w:color w:val="000000"/>
        </w:rPr>
        <w:t>CUC</w:t>
      </w:r>
      <w:r>
        <w:rPr>
          <w:rFonts w:ascii="Times New Roman" w:hAnsi="Times New Roman" w:hint="eastAsia"/>
          <w:color w:val="000000"/>
        </w:rPr>
        <w:t xml:space="preserve"> or </w:t>
      </w:r>
      <w:r>
        <w:rPr>
          <w:rFonts w:ascii="Times New Roman" w:hAnsi="Times New Roman"/>
          <w:color w:val="000000"/>
        </w:rPr>
        <w:t xml:space="preserve">CDUC </w:t>
      </w:r>
      <w:r w:rsidR="008E4EA2">
        <w:rPr>
          <w:rFonts w:ascii="Times New Roman" w:hAnsi="Times New Roman"/>
          <w:color w:val="000000"/>
        </w:rPr>
        <w:t>responses</w:t>
      </w:r>
      <w:r w:rsidR="006B08E0">
        <w:rPr>
          <w:rFonts w:ascii="Times New Roman" w:hAnsi="Times New Roman" w:hint="eastAsia"/>
          <w:color w:val="000000"/>
        </w:rPr>
        <w:t xml:space="preserve"> (after receiving commands from the </w:t>
      </w:r>
      <w:r>
        <w:rPr>
          <w:rFonts w:ascii="Times New Roman" w:hAnsi="Times New Roman"/>
          <w:color w:val="000000"/>
        </w:rPr>
        <w:t>host computer</w:t>
      </w:r>
      <w:r w:rsidR="006B08E0">
        <w:rPr>
          <w:rFonts w:ascii="Times New Roman" w:hAnsi="Times New Roman" w:hint="eastAsia"/>
          <w:color w:val="000000"/>
        </w:rPr>
        <w:t>)</w:t>
      </w:r>
      <w:r w:rsidR="008E4EA2">
        <w:rPr>
          <w:rFonts w:ascii="Times New Roman" w:hAnsi="Times New Roman"/>
          <w:color w:val="000000"/>
        </w:rPr>
        <w:t>:</w:t>
      </w:r>
    </w:p>
    <w:p w:rsidR="008E4EA2"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P</w:t>
      </w:r>
      <w:r w:rsidR="00D53E18">
        <w:rPr>
          <w:rFonts w:ascii="Times New Roman" w:hAnsi="Times New Roman" w:hint="eastAsia"/>
          <w:color w:val="000000"/>
        </w:rPr>
        <w:t>olls</w:t>
      </w:r>
      <w:r w:rsidR="008E4EA2" w:rsidRPr="00151D98">
        <w:rPr>
          <w:rFonts w:ascii="Times New Roman" w:hAnsi="Times New Roman"/>
          <w:color w:val="000000"/>
        </w:rPr>
        <w:t xml:space="preserve"> all slots</w:t>
      </w:r>
      <w:r w:rsidR="00D53E18">
        <w:rPr>
          <w:rFonts w:ascii="Times New Roman" w:hAnsi="Times New Roman" w:hint="eastAsia"/>
          <w:color w:val="000000"/>
        </w:rPr>
        <w:t xml:space="preserve"> one by one to identify if the slots are occupied and what types of nodes are plugged in or connected to those slots</w:t>
      </w:r>
      <w:r w:rsidR="008E4EA2" w:rsidRPr="00151D98">
        <w:rPr>
          <w:rFonts w:ascii="Times New Roman" w:hAnsi="Times New Roman"/>
          <w:color w:val="000000"/>
        </w:rPr>
        <w:t>;</w:t>
      </w:r>
    </w:p>
    <w:p w:rsidR="00D53E18"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A</w:t>
      </w:r>
      <w:r w:rsidR="00D53E18">
        <w:rPr>
          <w:rFonts w:ascii="Times New Roman" w:hAnsi="Times New Roman" w:hint="eastAsia"/>
          <w:color w:val="000000"/>
        </w:rPr>
        <w:t>ssigns and sends absolute addresses to all offspring</w:t>
      </w:r>
      <w:r>
        <w:rPr>
          <w:rFonts w:ascii="Times New Roman" w:hAnsi="Times New Roman" w:hint="eastAsia"/>
          <w:color w:val="000000"/>
        </w:rPr>
        <w:t xml:space="preserve"> </w:t>
      </w:r>
      <w:r w:rsidR="00D53E18">
        <w:rPr>
          <w:rFonts w:ascii="Times New Roman" w:hAnsi="Times New Roman" w:hint="eastAsia"/>
          <w:color w:val="000000"/>
        </w:rPr>
        <w:t xml:space="preserve">one by one. </w:t>
      </w:r>
    </w:p>
    <w:p w:rsidR="008E4EA2"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U</w:t>
      </w:r>
      <w:r w:rsidR="00D53E18">
        <w:rPr>
          <w:rFonts w:ascii="Times New Roman" w:hAnsi="Times New Roman" w:hint="eastAsia"/>
          <w:color w:val="000000"/>
        </w:rPr>
        <w:t>pdates its</w:t>
      </w:r>
      <w:r w:rsidR="00D53E18" w:rsidRPr="00151D98">
        <w:rPr>
          <w:rFonts w:ascii="Times New Roman" w:hAnsi="Times New Roman"/>
          <w:color w:val="000000"/>
        </w:rPr>
        <w:t xml:space="preserve"> </w:t>
      </w:r>
      <w:r w:rsidR="00D53E18" w:rsidRPr="00D53E18">
        <w:rPr>
          <w:rFonts w:ascii="Times New Roman" w:hAnsi="Times New Roman"/>
          <w:color w:val="000000"/>
        </w:rPr>
        <w:t>offspring</w:t>
      </w:r>
      <w:r w:rsidR="00D53E18" w:rsidRPr="00D53E18">
        <w:rPr>
          <w:rFonts w:ascii="Times New Roman" w:hAnsi="Times New Roman" w:hint="eastAsia"/>
          <w:color w:val="000000"/>
        </w:rPr>
        <w:t xml:space="preserve"> </w:t>
      </w:r>
      <w:r w:rsidR="00D53E18" w:rsidRPr="00D53E18">
        <w:rPr>
          <w:rFonts w:ascii="Times New Roman" w:hAnsi="Times New Roman"/>
          <w:color w:val="000000"/>
        </w:rPr>
        <w:t>configuration profile</w:t>
      </w:r>
      <w:r>
        <w:rPr>
          <w:rFonts w:ascii="Times New Roman" w:hAnsi="Times New Roman" w:hint="eastAsia"/>
          <w:color w:val="000000"/>
        </w:rPr>
        <w:t xml:space="preserve"> (after receiving responses from offspring)</w:t>
      </w:r>
      <w:r w:rsidR="008E4EA2">
        <w:rPr>
          <w:rFonts w:ascii="Times New Roman" w:hAnsi="Times New Roman"/>
          <w:color w:val="000000"/>
        </w:rPr>
        <w:t>;</w:t>
      </w:r>
    </w:p>
    <w:p w:rsidR="00D53E18"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S</w:t>
      </w:r>
      <w:r>
        <w:rPr>
          <w:rFonts w:ascii="Times New Roman" w:hAnsi="Times New Roman"/>
          <w:color w:val="000000"/>
        </w:rPr>
        <w:t>ends an acknowledge response</w:t>
      </w:r>
      <w:r w:rsidR="00D53E18">
        <w:rPr>
          <w:rFonts w:ascii="Times New Roman" w:hAnsi="Times New Roman" w:hint="eastAsia"/>
          <w:color w:val="000000"/>
        </w:rPr>
        <w:t xml:space="preserve"> </w:t>
      </w:r>
      <w:r w:rsidR="00D53E18">
        <w:rPr>
          <w:rFonts w:ascii="Times New Roman" w:hAnsi="Times New Roman"/>
          <w:color w:val="000000"/>
        </w:rPr>
        <w:t xml:space="preserve">to the host computer; </w:t>
      </w:r>
    </w:p>
    <w:p w:rsidR="008E4EA2" w:rsidRDefault="006B08E0" w:rsidP="00A763CC">
      <w:pPr>
        <w:numPr>
          <w:ilvl w:val="0"/>
          <w:numId w:val="3"/>
        </w:numPr>
        <w:spacing w:after="0"/>
        <w:rPr>
          <w:rFonts w:ascii="Times New Roman" w:hAnsi="Times New Roman"/>
          <w:color w:val="000000"/>
        </w:rPr>
      </w:pPr>
      <w:r>
        <w:rPr>
          <w:rFonts w:ascii="Times New Roman" w:hAnsi="Times New Roman" w:hint="eastAsia"/>
          <w:color w:val="000000"/>
        </w:rPr>
        <w:t>R</w:t>
      </w:r>
      <w:r>
        <w:rPr>
          <w:rFonts w:ascii="Times New Roman" w:hAnsi="Times New Roman"/>
          <w:color w:val="000000"/>
        </w:rPr>
        <w:t>esponses</w:t>
      </w:r>
      <w:r>
        <w:rPr>
          <w:rFonts w:ascii="Times New Roman" w:hAnsi="Times New Roman" w:hint="eastAsia"/>
          <w:color w:val="000000"/>
        </w:rPr>
        <w:t xml:space="preserve"> from the offspring of </w:t>
      </w:r>
      <w:r w:rsidR="00523658">
        <w:rPr>
          <w:rFonts w:ascii="Times New Roman" w:hAnsi="Times New Roman"/>
          <w:color w:val="000000"/>
        </w:rPr>
        <w:t>CUC</w:t>
      </w:r>
      <w:r w:rsidR="00523658">
        <w:rPr>
          <w:rFonts w:ascii="Times New Roman" w:hAnsi="Times New Roman" w:hint="eastAsia"/>
          <w:color w:val="000000"/>
        </w:rPr>
        <w:t xml:space="preserve"> or </w:t>
      </w:r>
      <w:r w:rsidR="00523658">
        <w:rPr>
          <w:rFonts w:ascii="Times New Roman" w:hAnsi="Times New Roman"/>
          <w:color w:val="000000"/>
        </w:rPr>
        <w:t xml:space="preserve">CDUC </w:t>
      </w:r>
      <w:r>
        <w:rPr>
          <w:rFonts w:ascii="Times New Roman" w:hAnsi="Times New Roman" w:hint="eastAsia"/>
          <w:color w:val="000000"/>
        </w:rPr>
        <w:t xml:space="preserve">(after accepting new absolute addresses from the </w:t>
      </w:r>
      <w:r w:rsidR="00523658">
        <w:rPr>
          <w:rFonts w:ascii="Times New Roman" w:hAnsi="Times New Roman"/>
          <w:color w:val="000000"/>
        </w:rPr>
        <w:t>CUC</w:t>
      </w:r>
      <w:r w:rsidR="00523658">
        <w:rPr>
          <w:rFonts w:ascii="Times New Roman" w:hAnsi="Times New Roman" w:hint="eastAsia"/>
          <w:color w:val="000000"/>
        </w:rPr>
        <w:t xml:space="preserve"> or </w:t>
      </w:r>
      <w:r w:rsidR="00523658">
        <w:rPr>
          <w:rFonts w:ascii="Times New Roman" w:hAnsi="Times New Roman"/>
          <w:color w:val="000000"/>
        </w:rPr>
        <w:t>CDUC</w:t>
      </w:r>
      <w:r>
        <w:rPr>
          <w:rFonts w:ascii="Times New Roman" w:hAnsi="Times New Roman" w:hint="eastAsia"/>
          <w:color w:val="000000"/>
        </w:rPr>
        <w:t>)</w:t>
      </w:r>
      <w:r w:rsidR="008E4EA2">
        <w:rPr>
          <w:rFonts w:ascii="Times New Roman" w:hAnsi="Times New Roman"/>
          <w:color w:val="000000"/>
        </w:rPr>
        <w:t>:</w:t>
      </w:r>
    </w:p>
    <w:p w:rsidR="006B08E0"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Updates its absolute address register.</w:t>
      </w:r>
    </w:p>
    <w:p w:rsidR="008E4EA2"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S</w:t>
      </w:r>
      <w:r w:rsidR="008E4EA2">
        <w:rPr>
          <w:rFonts w:ascii="Times New Roman" w:hAnsi="Times New Roman"/>
          <w:color w:val="000000"/>
        </w:rPr>
        <w:t xml:space="preserve">ends an acknowledge response to </w:t>
      </w:r>
      <w:r w:rsidR="003A1C0C">
        <w:rPr>
          <w:rFonts w:ascii="Times New Roman" w:hAnsi="Times New Roman" w:hint="eastAsia"/>
          <w:color w:val="000000"/>
        </w:rPr>
        <w:t>its parent</w:t>
      </w:r>
      <w:r w:rsidR="008E4EA2">
        <w:rPr>
          <w:rFonts w:ascii="Times New Roman" w:hAnsi="Times New Roman"/>
          <w:color w:val="000000"/>
        </w:rPr>
        <w:t xml:space="preserve">; </w:t>
      </w:r>
    </w:p>
    <w:p w:rsidR="008E4EA2" w:rsidRPr="006B08E0"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Polls</w:t>
      </w:r>
      <w:r w:rsidRPr="00151D98">
        <w:rPr>
          <w:rFonts w:ascii="Times New Roman" w:hAnsi="Times New Roman"/>
          <w:color w:val="000000"/>
        </w:rPr>
        <w:t xml:space="preserve"> all slots</w:t>
      </w:r>
      <w:r>
        <w:rPr>
          <w:rFonts w:ascii="Times New Roman" w:hAnsi="Times New Roman" w:hint="eastAsia"/>
          <w:color w:val="000000"/>
        </w:rPr>
        <w:t xml:space="preserve"> one by one to identify if the slots are occupied and what types of nodes are plugged in or connected to those slots</w:t>
      </w:r>
      <w:r w:rsidR="008E4EA2" w:rsidRPr="006B08E0">
        <w:rPr>
          <w:rFonts w:ascii="Times New Roman" w:hAnsi="Times New Roman"/>
          <w:color w:val="000000"/>
        </w:rPr>
        <w:t>;</w:t>
      </w:r>
    </w:p>
    <w:p w:rsidR="008E4EA2"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Assigns and sends absolute addresses to all offspring one by one.</w:t>
      </w:r>
    </w:p>
    <w:p w:rsidR="006B08E0" w:rsidRPr="006B08E0" w:rsidRDefault="006B08E0" w:rsidP="00A763CC">
      <w:pPr>
        <w:numPr>
          <w:ilvl w:val="0"/>
          <w:numId w:val="4"/>
        </w:numPr>
        <w:spacing w:after="0"/>
        <w:rPr>
          <w:rFonts w:ascii="Times New Roman" w:hAnsi="Times New Roman"/>
          <w:color w:val="000000"/>
        </w:rPr>
      </w:pPr>
      <w:r>
        <w:rPr>
          <w:rFonts w:ascii="Times New Roman" w:hAnsi="Times New Roman" w:hint="eastAsia"/>
          <w:color w:val="000000"/>
        </w:rPr>
        <w:t>Updates its</w:t>
      </w:r>
      <w:r w:rsidRPr="00151D98">
        <w:rPr>
          <w:rFonts w:ascii="Times New Roman" w:hAnsi="Times New Roman"/>
          <w:color w:val="000000"/>
        </w:rPr>
        <w:t xml:space="preserve"> </w:t>
      </w:r>
      <w:r w:rsidRPr="00D53E18">
        <w:rPr>
          <w:rFonts w:ascii="Times New Roman" w:hAnsi="Times New Roman"/>
          <w:color w:val="000000"/>
        </w:rPr>
        <w:t>offspring</w:t>
      </w:r>
      <w:r w:rsidRPr="00D53E18">
        <w:rPr>
          <w:rFonts w:ascii="Times New Roman" w:hAnsi="Times New Roman" w:hint="eastAsia"/>
          <w:color w:val="000000"/>
        </w:rPr>
        <w:t xml:space="preserve"> </w:t>
      </w:r>
      <w:r w:rsidRPr="00D53E18">
        <w:rPr>
          <w:rFonts w:ascii="Times New Roman" w:hAnsi="Times New Roman"/>
          <w:color w:val="000000"/>
        </w:rPr>
        <w:t>configuration profile</w:t>
      </w:r>
      <w:r>
        <w:rPr>
          <w:rFonts w:ascii="Times New Roman" w:hAnsi="Times New Roman" w:hint="eastAsia"/>
          <w:color w:val="000000"/>
        </w:rPr>
        <w:t xml:space="preserve"> (after receiving responses from offspring).</w:t>
      </w:r>
    </w:p>
    <w:p w:rsidR="008E4EA2" w:rsidRPr="003A1C0C" w:rsidRDefault="00ED37E2" w:rsidP="00A763CC">
      <w:pPr>
        <w:numPr>
          <w:ilvl w:val="0"/>
          <w:numId w:val="3"/>
        </w:numPr>
        <w:spacing w:after="0"/>
        <w:jc w:val="both"/>
        <w:rPr>
          <w:rFonts w:ascii="Times New Roman" w:hAnsi="Times New Roman"/>
          <w:color w:val="000000"/>
        </w:rPr>
      </w:pPr>
      <w:r>
        <w:rPr>
          <w:rFonts w:ascii="Times New Roman" w:hAnsi="Times New Roman" w:hint="eastAsia"/>
          <w:color w:val="000000"/>
        </w:rPr>
        <w:t xml:space="preserve">The offspring of the offspring of </w:t>
      </w:r>
      <w:r w:rsidR="00815F35">
        <w:rPr>
          <w:rFonts w:ascii="Times New Roman" w:hAnsi="Times New Roman"/>
          <w:color w:val="000000"/>
        </w:rPr>
        <w:t>CUC</w:t>
      </w:r>
      <w:r w:rsidR="00815F35">
        <w:rPr>
          <w:rFonts w:ascii="Times New Roman" w:hAnsi="Times New Roman" w:hint="eastAsia"/>
          <w:color w:val="000000"/>
        </w:rPr>
        <w:t xml:space="preserve"> or </w:t>
      </w:r>
      <w:r w:rsidR="00815F35">
        <w:rPr>
          <w:rFonts w:ascii="Times New Roman" w:hAnsi="Times New Roman"/>
          <w:color w:val="000000"/>
        </w:rPr>
        <w:t>CDUC</w:t>
      </w:r>
      <w:r>
        <w:rPr>
          <w:rFonts w:ascii="Times New Roman" w:hAnsi="Times New Roman"/>
          <w:color w:val="000000"/>
        </w:rPr>
        <w:t xml:space="preserve"> </w:t>
      </w:r>
      <w:r>
        <w:rPr>
          <w:rFonts w:ascii="Times New Roman" w:hAnsi="Times New Roman" w:hint="eastAsia"/>
          <w:color w:val="000000"/>
        </w:rPr>
        <w:t xml:space="preserve">repeat </w:t>
      </w:r>
      <w:r>
        <w:rPr>
          <w:rFonts w:ascii="Times New Roman" w:hAnsi="Times New Roman"/>
          <w:color w:val="000000"/>
        </w:rPr>
        <w:t>procedure</w:t>
      </w:r>
      <w:r>
        <w:rPr>
          <w:rFonts w:ascii="Times New Roman" w:hAnsi="Times New Roman" w:hint="eastAsia"/>
          <w:color w:val="000000"/>
        </w:rPr>
        <w:t xml:space="preserve"> (3) after accepting new absolute addresses from the offspring of </w:t>
      </w:r>
      <w:r w:rsidR="00815F35">
        <w:rPr>
          <w:rFonts w:ascii="Times New Roman" w:hAnsi="Times New Roman"/>
          <w:color w:val="000000"/>
        </w:rPr>
        <w:t>CUC</w:t>
      </w:r>
      <w:r w:rsidR="00815F35">
        <w:rPr>
          <w:rFonts w:ascii="Times New Roman" w:hAnsi="Times New Roman" w:hint="eastAsia"/>
          <w:color w:val="000000"/>
        </w:rPr>
        <w:t xml:space="preserve"> or </w:t>
      </w:r>
      <w:r w:rsidR="00815F35">
        <w:rPr>
          <w:rFonts w:ascii="Times New Roman" w:hAnsi="Times New Roman"/>
          <w:color w:val="000000"/>
        </w:rPr>
        <w:t>CDUC</w:t>
      </w:r>
      <w:r>
        <w:rPr>
          <w:rFonts w:ascii="Times New Roman" w:hAnsi="Times New Roman" w:hint="eastAsia"/>
          <w:color w:val="000000"/>
        </w:rPr>
        <w:t xml:space="preserve">, until the </w:t>
      </w:r>
      <w:r w:rsidRPr="00D53E18">
        <w:rPr>
          <w:rFonts w:ascii="Times New Roman" w:hAnsi="Times New Roman"/>
          <w:color w:val="000000"/>
        </w:rPr>
        <w:t>offspring</w:t>
      </w:r>
      <w:r w:rsidRPr="00D53E18">
        <w:rPr>
          <w:rFonts w:ascii="Times New Roman" w:hAnsi="Times New Roman" w:hint="eastAsia"/>
          <w:color w:val="000000"/>
        </w:rPr>
        <w:t xml:space="preserve"> </w:t>
      </w:r>
      <w:r w:rsidRPr="00D53E18">
        <w:rPr>
          <w:rFonts w:ascii="Times New Roman" w:hAnsi="Times New Roman"/>
          <w:color w:val="000000"/>
        </w:rPr>
        <w:t>configuration profile</w:t>
      </w:r>
      <w:r>
        <w:rPr>
          <w:rFonts w:ascii="Times New Roman" w:hAnsi="Times New Roman" w:hint="eastAsia"/>
          <w:color w:val="000000"/>
        </w:rPr>
        <w:t xml:space="preserve"> in all nodes are updated.</w:t>
      </w:r>
      <w:r w:rsidR="003A1C0C">
        <w:rPr>
          <w:rFonts w:ascii="Times New Roman" w:hAnsi="Times New Roman" w:hint="eastAsia"/>
          <w:color w:val="000000"/>
        </w:rPr>
        <w:t xml:space="preserve"> Note that</w:t>
      </w:r>
      <w:r w:rsidRPr="003A1C0C">
        <w:rPr>
          <w:rFonts w:ascii="Times New Roman" w:hAnsi="Times New Roman" w:hint="eastAsia"/>
          <w:color w:val="000000"/>
        </w:rPr>
        <w:t xml:space="preserve"> </w:t>
      </w:r>
      <w:r w:rsidR="003A1C0C" w:rsidRPr="003A1C0C">
        <w:rPr>
          <w:rFonts w:ascii="Times New Roman" w:hAnsi="Times New Roman" w:hint="eastAsia"/>
          <w:color w:val="000000"/>
        </w:rPr>
        <w:t xml:space="preserve">when a DB node receives a new absolute address from its parent, it </w:t>
      </w:r>
      <w:r w:rsidR="003A1C0C">
        <w:rPr>
          <w:rFonts w:ascii="Times New Roman" w:hAnsi="Times New Roman" w:hint="eastAsia"/>
          <w:color w:val="000000"/>
        </w:rPr>
        <w:t xml:space="preserve">only </w:t>
      </w:r>
      <w:r w:rsidR="005B093A">
        <w:rPr>
          <w:rFonts w:ascii="Times New Roman" w:hAnsi="Times New Roman" w:hint="eastAsia"/>
          <w:color w:val="000000"/>
        </w:rPr>
        <w:t xml:space="preserve">needs to </w:t>
      </w:r>
      <w:r w:rsidR="003A1C0C">
        <w:rPr>
          <w:rFonts w:ascii="Times New Roman" w:hAnsi="Times New Roman" w:hint="eastAsia"/>
          <w:color w:val="000000"/>
        </w:rPr>
        <w:t>update its absolute address register and s</w:t>
      </w:r>
      <w:r w:rsidR="005B093A">
        <w:rPr>
          <w:rFonts w:ascii="Times New Roman" w:hAnsi="Times New Roman"/>
          <w:color w:val="000000"/>
        </w:rPr>
        <w:t>end</w:t>
      </w:r>
      <w:r w:rsidR="003A1C0C">
        <w:rPr>
          <w:rFonts w:ascii="Times New Roman" w:hAnsi="Times New Roman"/>
          <w:color w:val="000000"/>
        </w:rPr>
        <w:t xml:space="preserve"> an acknowledge response to</w:t>
      </w:r>
      <w:r w:rsidR="003A1C0C">
        <w:rPr>
          <w:rFonts w:ascii="Times New Roman" w:hAnsi="Times New Roman" w:hint="eastAsia"/>
          <w:color w:val="000000"/>
        </w:rPr>
        <w:t xml:space="preserve"> its parent. </w:t>
      </w:r>
      <w:r w:rsidR="00911EA1" w:rsidRPr="003A1C0C">
        <w:rPr>
          <w:rFonts w:ascii="Times New Roman" w:hAnsi="Times New Roman" w:hint="eastAsia"/>
          <w:color w:val="000000"/>
        </w:rPr>
        <w:t xml:space="preserve"> </w:t>
      </w:r>
    </w:p>
    <w:p w:rsidR="00ED37E2" w:rsidRDefault="00ED37E2" w:rsidP="008E4EA2">
      <w:pPr>
        <w:spacing w:after="0"/>
        <w:ind w:firstLine="360"/>
        <w:rPr>
          <w:rFonts w:ascii="Times New Roman" w:hAnsi="Times New Roman"/>
          <w:color w:val="000000"/>
        </w:rPr>
      </w:pPr>
    </w:p>
    <w:p w:rsidR="00DD7FD8" w:rsidRDefault="00DD7FD8" w:rsidP="00DD7FD8">
      <w:pPr>
        <w:spacing w:after="0"/>
        <w:ind w:firstLine="360"/>
        <w:jc w:val="both"/>
        <w:rPr>
          <w:rFonts w:ascii="Times New Roman" w:hAnsi="Times New Roman"/>
          <w:color w:val="000000"/>
          <w:u w:val="single"/>
        </w:rPr>
      </w:pPr>
      <w:r w:rsidRPr="001F3D59">
        <w:rPr>
          <w:rFonts w:ascii="Times New Roman" w:hAnsi="Times New Roman"/>
          <w:color w:val="000000"/>
          <w:u w:val="single"/>
        </w:rPr>
        <w:t xml:space="preserve">Step </w:t>
      </w:r>
      <w:r>
        <w:rPr>
          <w:rFonts w:ascii="Times New Roman" w:hAnsi="Times New Roman" w:hint="eastAsia"/>
          <w:color w:val="000000"/>
          <w:u w:val="single"/>
        </w:rPr>
        <w:t>2</w:t>
      </w:r>
      <w:r w:rsidRPr="001F3D59">
        <w:rPr>
          <w:rFonts w:ascii="Times New Roman" w:hAnsi="Times New Roman"/>
          <w:color w:val="000000"/>
          <w:u w:val="single"/>
        </w:rPr>
        <w:t xml:space="preserve">: </w:t>
      </w:r>
      <w:r>
        <w:rPr>
          <w:rFonts w:ascii="Times New Roman" w:hAnsi="Times New Roman" w:hint="eastAsia"/>
          <w:color w:val="000000"/>
          <w:u w:val="single"/>
        </w:rPr>
        <w:t xml:space="preserve">Host PC read </w:t>
      </w:r>
      <w:r w:rsidRPr="00DD7FD8">
        <w:rPr>
          <w:rFonts w:ascii="Times New Roman" w:hAnsi="Times New Roman"/>
          <w:color w:val="000000"/>
          <w:u w:val="single"/>
        </w:rPr>
        <w:t>offspring</w:t>
      </w:r>
      <w:r w:rsidRPr="00DD7FD8">
        <w:rPr>
          <w:rFonts w:ascii="Times New Roman" w:hAnsi="Times New Roman" w:hint="eastAsia"/>
          <w:color w:val="000000"/>
          <w:u w:val="single"/>
        </w:rPr>
        <w:t xml:space="preserve"> </w:t>
      </w:r>
      <w:r w:rsidRPr="00DD7FD8">
        <w:rPr>
          <w:rFonts w:ascii="Times New Roman" w:hAnsi="Times New Roman"/>
          <w:color w:val="000000"/>
          <w:u w:val="single"/>
        </w:rPr>
        <w:t>configuration profile</w:t>
      </w:r>
      <w:r>
        <w:rPr>
          <w:rFonts w:ascii="Times New Roman" w:hAnsi="Times New Roman" w:hint="eastAsia"/>
          <w:color w:val="000000"/>
          <w:u w:val="single"/>
        </w:rPr>
        <w:t xml:space="preserve"> from all nodes and establish </w:t>
      </w:r>
      <w:r w:rsidRPr="00DD7FD8">
        <w:rPr>
          <w:rFonts w:ascii="Times New Roman" w:hAnsi="Times New Roman" w:hint="eastAsia"/>
          <w:color w:val="000000"/>
          <w:u w:val="single"/>
        </w:rPr>
        <w:t>s</w:t>
      </w:r>
      <w:r w:rsidRPr="00DD7FD8">
        <w:rPr>
          <w:rFonts w:ascii="Times New Roman" w:hAnsi="Times New Roman"/>
          <w:color w:val="000000"/>
          <w:u w:val="single"/>
        </w:rPr>
        <w:t>ystem configuration profile</w:t>
      </w:r>
      <w:r>
        <w:rPr>
          <w:rFonts w:ascii="Times New Roman" w:hAnsi="Times New Roman" w:hint="eastAsia"/>
          <w:color w:val="000000"/>
          <w:u w:val="single"/>
        </w:rPr>
        <w:t xml:space="preserve"> </w:t>
      </w:r>
      <w:r w:rsidRPr="001F3D59">
        <w:rPr>
          <w:rFonts w:ascii="Times New Roman" w:hAnsi="Times New Roman"/>
          <w:color w:val="000000"/>
          <w:u w:val="single"/>
        </w:rPr>
        <w:t xml:space="preserve"> </w:t>
      </w:r>
    </w:p>
    <w:p w:rsidR="00FE1489" w:rsidRDefault="008E4EA2" w:rsidP="00BF5DC8">
      <w:pPr>
        <w:spacing w:after="0"/>
        <w:ind w:firstLine="360"/>
        <w:jc w:val="both"/>
        <w:rPr>
          <w:rFonts w:ascii="Times New Roman" w:hAnsi="Times New Roman"/>
          <w:color w:val="000000"/>
        </w:rPr>
      </w:pPr>
      <w:r>
        <w:rPr>
          <w:rFonts w:ascii="Times New Roman" w:hAnsi="Times New Roman"/>
          <w:color w:val="000000"/>
        </w:rPr>
        <w:t xml:space="preserve">After step 1, the </w:t>
      </w:r>
      <w:r w:rsidR="007B6270">
        <w:rPr>
          <w:rFonts w:ascii="Times New Roman" w:hAnsi="Times New Roman" w:hint="eastAsia"/>
          <w:color w:val="000000"/>
        </w:rPr>
        <w:t>host PC sends</w:t>
      </w:r>
      <w:r w:rsidRPr="00A14A42">
        <w:rPr>
          <w:rFonts w:ascii="Times New Roman" w:hAnsi="Times New Roman"/>
          <w:color w:val="000000"/>
        </w:rPr>
        <w:t xml:space="preserve"> </w:t>
      </w:r>
      <w:r>
        <w:rPr>
          <w:rFonts w:ascii="Times New Roman" w:hAnsi="Times New Roman"/>
          <w:color w:val="000000"/>
        </w:rPr>
        <w:t>command</w:t>
      </w:r>
      <w:r w:rsidR="007B6270">
        <w:rPr>
          <w:rFonts w:ascii="Times New Roman" w:hAnsi="Times New Roman" w:hint="eastAsia"/>
          <w:color w:val="000000"/>
        </w:rPr>
        <w:t>s</w:t>
      </w:r>
      <w:r>
        <w:rPr>
          <w:rFonts w:ascii="Times New Roman" w:hAnsi="Times New Roman"/>
          <w:color w:val="000000"/>
        </w:rPr>
        <w:t xml:space="preserve"> </w:t>
      </w:r>
      <w:r w:rsidR="007B6270">
        <w:rPr>
          <w:rFonts w:ascii="Times New Roman" w:hAnsi="Times New Roman" w:hint="eastAsia"/>
          <w:color w:val="000000"/>
        </w:rPr>
        <w:t xml:space="preserve">to </w:t>
      </w:r>
      <w:r w:rsidR="007B6270" w:rsidRPr="007B6270">
        <w:rPr>
          <w:rFonts w:ascii="Times New Roman" w:hAnsi="Times New Roman" w:hint="eastAsia"/>
          <w:color w:val="000000"/>
        </w:rPr>
        <w:t xml:space="preserve">read </w:t>
      </w:r>
      <w:r w:rsidR="007B6270" w:rsidRPr="007B6270">
        <w:rPr>
          <w:rFonts w:ascii="Times New Roman" w:hAnsi="Times New Roman"/>
          <w:color w:val="000000"/>
        </w:rPr>
        <w:t>offspring</w:t>
      </w:r>
      <w:r w:rsidR="007B6270" w:rsidRPr="007B6270">
        <w:rPr>
          <w:rFonts w:ascii="Times New Roman" w:hAnsi="Times New Roman" w:hint="eastAsia"/>
          <w:color w:val="000000"/>
        </w:rPr>
        <w:t xml:space="preserve"> </w:t>
      </w:r>
      <w:r w:rsidR="007B6270" w:rsidRPr="007B6270">
        <w:rPr>
          <w:rFonts w:ascii="Times New Roman" w:hAnsi="Times New Roman"/>
          <w:color w:val="000000"/>
        </w:rPr>
        <w:t>configuration profile</w:t>
      </w:r>
      <w:r w:rsidR="007B6270" w:rsidRPr="007B6270">
        <w:rPr>
          <w:rFonts w:ascii="Times New Roman" w:hAnsi="Times New Roman" w:hint="eastAsia"/>
          <w:color w:val="000000"/>
        </w:rPr>
        <w:t>s from</w:t>
      </w:r>
      <w:r>
        <w:rPr>
          <w:rFonts w:ascii="Times New Roman" w:hAnsi="Times New Roman"/>
          <w:color w:val="000000"/>
        </w:rPr>
        <w:t xml:space="preserve"> all the nodes </w:t>
      </w:r>
      <w:r w:rsidR="007B6270">
        <w:rPr>
          <w:rFonts w:ascii="Times New Roman" w:hAnsi="Times New Roman" w:hint="eastAsia"/>
          <w:color w:val="000000"/>
        </w:rPr>
        <w:t>one by one</w:t>
      </w:r>
      <w:r w:rsidR="00857EEC">
        <w:rPr>
          <w:rFonts w:ascii="Times New Roman" w:hAnsi="Times New Roman" w:hint="eastAsia"/>
          <w:color w:val="000000"/>
        </w:rPr>
        <w:t xml:space="preserve">, and </w:t>
      </w:r>
      <w:r w:rsidR="00857EEC" w:rsidRPr="00857EEC">
        <w:rPr>
          <w:rFonts w:ascii="Times New Roman" w:hAnsi="Times New Roman" w:hint="eastAsia"/>
          <w:color w:val="000000"/>
        </w:rPr>
        <w:t>establish s</w:t>
      </w:r>
      <w:r w:rsidR="00857EEC" w:rsidRPr="00857EEC">
        <w:rPr>
          <w:rFonts w:ascii="Times New Roman" w:hAnsi="Times New Roman"/>
          <w:color w:val="000000"/>
        </w:rPr>
        <w:t>ystem configuration profile</w:t>
      </w:r>
      <w:r w:rsidR="00762245">
        <w:rPr>
          <w:rFonts w:ascii="Times New Roman" w:hAnsi="Times New Roman" w:hint="eastAsia"/>
          <w:color w:val="000000"/>
        </w:rPr>
        <w:t xml:space="preserve"> (Figure </w:t>
      </w:r>
      <w:r w:rsidR="00B759AA">
        <w:rPr>
          <w:rFonts w:ascii="Times New Roman" w:hAnsi="Times New Roman"/>
          <w:color w:val="000000"/>
        </w:rPr>
        <w:t>9</w:t>
      </w:r>
      <w:r w:rsidR="00762245">
        <w:rPr>
          <w:rFonts w:ascii="Times New Roman" w:hAnsi="Times New Roman" w:hint="eastAsia"/>
          <w:color w:val="000000"/>
        </w:rPr>
        <w:t>)</w:t>
      </w:r>
      <w:r w:rsidR="00857EEC" w:rsidRPr="00857EEC">
        <w:rPr>
          <w:rFonts w:ascii="Times New Roman" w:hAnsi="Times New Roman" w:hint="eastAsia"/>
          <w:color w:val="000000"/>
        </w:rPr>
        <w:t>.</w:t>
      </w:r>
      <w:r w:rsidR="00857EEC">
        <w:rPr>
          <w:rFonts w:ascii="Times New Roman" w:hAnsi="Times New Roman" w:hint="eastAsia"/>
          <w:color w:val="000000"/>
        </w:rPr>
        <w:t xml:space="preserve"> If required, the host PC can also </w:t>
      </w:r>
      <w:r w:rsidR="00BF5DC8">
        <w:rPr>
          <w:rFonts w:ascii="Times New Roman" w:hAnsi="Times New Roman" w:hint="eastAsia"/>
          <w:color w:val="000000"/>
        </w:rPr>
        <w:t>disable</w:t>
      </w:r>
      <w:r w:rsidR="00857EEC">
        <w:rPr>
          <w:rFonts w:ascii="Times New Roman" w:hAnsi="Times New Roman" w:hint="eastAsia"/>
          <w:color w:val="000000"/>
        </w:rPr>
        <w:t xml:space="preserve"> nodes from the system by setting zeros to </w:t>
      </w:r>
      <w:r w:rsidR="00857EEC" w:rsidRPr="00857EEC">
        <w:rPr>
          <w:rFonts w:ascii="Times New Roman" w:hAnsi="Times New Roman" w:hint="eastAsia"/>
          <w:color w:val="000000"/>
        </w:rPr>
        <w:t>offspring enable/disable status</w:t>
      </w:r>
      <w:r w:rsidR="00857EEC" w:rsidRPr="00857EEC">
        <w:rPr>
          <w:rFonts w:ascii="Times New Roman" w:hAnsi="Times New Roman"/>
          <w:color w:val="000000"/>
        </w:rPr>
        <w:t xml:space="preserve"> registers</w:t>
      </w:r>
      <w:r w:rsidR="00857EEC" w:rsidRPr="00857EEC">
        <w:rPr>
          <w:rFonts w:ascii="Times New Roman" w:hAnsi="Times New Roman" w:hint="eastAsia"/>
          <w:color w:val="000000"/>
        </w:rPr>
        <w:t>/</w:t>
      </w:r>
      <w:r w:rsidR="00857EEC" w:rsidRPr="00857EEC">
        <w:rPr>
          <w:rFonts w:ascii="Times New Roman" w:hAnsi="Times New Roman"/>
          <w:color w:val="000000"/>
        </w:rPr>
        <w:t>variables</w:t>
      </w:r>
      <w:r w:rsidR="00857EEC">
        <w:rPr>
          <w:rFonts w:ascii="Times New Roman" w:hAnsi="Times New Roman" w:hint="eastAsia"/>
          <w:color w:val="000000"/>
        </w:rPr>
        <w:t>.</w:t>
      </w:r>
      <w:r w:rsidR="00BF5DC8">
        <w:rPr>
          <w:rFonts w:ascii="Times New Roman" w:hAnsi="Times New Roman" w:hint="eastAsia"/>
          <w:color w:val="000000"/>
        </w:rPr>
        <w:t xml:space="preserve"> </w:t>
      </w:r>
      <w:r w:rsidR="00BF5DC8">
        <w:rPr>
          <w:rFonts w:ascii="Times New Roman" w:hAnsi="Times New Roman"/>
          <w:color w:val="000000"/>
        </w:rPr>
        <w:t xml:space="preserve">As described </w:t>
      </w:r>
      <w:r w:rsidR="00BF5DC8">
        <w:rPr>
          <w:rFonts w:ascii="Times New Roman" w:hAnsi="Times New Roman" w:hint="eastAsia"/>
          <w:color w:val="000000"/>
        </w:rPr>
        <w:t>before</w:t>
      </w:r>
      <w:r w:rsidR="00BF5DC8">
        <w:rPr>
          <w:rFonts w:ascii="Times New Roman" w:hAnsi="Times New Roman"/>
          <w:color w:val="000000"/>
        </w:rPr>
        <w:t xml:space="preserve">, the </w:t>
      </w:r>
      <w:r w:rsidR="00BF5DC8" w:rsidRPr="00857EEC">
        <w:rPr>
          <w:rFonts w:ascii="Times New Roman" w:hAnsi="Times New Roman" w:hint="eastAsia"/>
          <w:color w:val="000000"/>
        </w:rPr>
        <w:t>offspring enable/disable status</w:t>
      </w:r>
      <w:r w:rsidR="00BF5DC8" w:rsidRPr="00857EEC">
        <w:rPr>
          <w:rFonts w:ascii="Times New Roman" w:hAnsi="Times New Roman"/>
          <w:color w:val="000000"/>
        </w:rPr>
        <w:t xml:space="preserve"> registers</w:t>
      </w:r>
      <w:r w:rsidR="00BF5DC8" w:rsidRPr="00857EEC">
        <w:rPr>
          <w:rFonts w:ascii="Times New Roman" w:hAnsi="Times New Roman" w:hint="eastAsia"/>
          <w:color w:val="000000"/>
        </w:rPr>
        <w:t>/</w:t>
      </w:r>
      <w:r w:rsidR="00BF5DC8" w:rsidRPr="00857EEC">
        <w:rPr>
          <w:rFonts w:ascii="Times New Roman" w:hAnsi="Times New Roman"/>
          <w:color w:val="000000"/>
        </w:rPr>
        <w:t>variables</w:t>
      </w:r>
      <w:r w:rsidR="00BF5DC8">
        <w:rPr>
          <w:rFonts w:ascii="Times New Roman" w:hAnsi="Times New Roman"/>
          <w:color w:val="000000"/>
        </w:rPr>
        <w:t xml:space="preserve"> are used to disable nodes without physically removing them from the OpenPET system. When a bit of a</w:t>
      </w:r>
      <w:r w:rsidR="00BF5DC8">
        <w:rPr>
          <w:rFonts w:ascii="Times New Roman" w:hAnsi="Times New Roman" w:hint="eastAsia"/>
          <w:color w:val="000000"/>
        </w:rPr>
        <w:t>n</w:t>
      </w:r>
      <w:r w:rsidR="00BF5DC8">
        <w:rPr>
          <w:rFonts w:ascii="Times New Roman" w:hAnsi="Times New Roman"/>
          <w:color w:val="000000"/>
        </w:rPr>
        <w:t xml:space="preserve"> </w:t>
      </w:r>
      <w:r w:rsidR="00BF5DC8" w:rsidRPr="00857EEC">
        <w:rPr>
          <w:rFonts w:ascii="Times New Roman" w:hAnsi="Times New Roman" w:hint="eastAsia"/>
          <w:color w:val="000000"/>
        </w:rPr>
        <w:t>offspring enable/disable status</w:t>
      </w:r>
      <w:r w:rsidR="00BF5DC8" w:rsidRPr="00857EEC">
        <w:rPr>
          <w:rFonts w:ascii="Times New Roman" w:hAnsi="Times New Roman"/>
          <w:color w:val="000000"/>
        </w:rPr>
        <w:t xml:space="preserve"> reg</w:t>
      </w:r>
      <w:r w:rsidR="00BF5DC8">
        <w:rPr>
          <w:rFonts w:ascii="Times New Roman" w:hAnsi="Times New Roman"/>
          <w:color w:val="000000"/>
        </w:rPr>
        <w:t>ister</w:t>
      </w:r>
      <w:r w:rsidR="00BF5DC8" w:rsidRPr="00857EEC">
        <w:rPr>
          <w:rFonts w:ascii="Times New Roman" w:hAnsi="Times New Roman" w:hint="eastAsia"/>
          <w:color w:val="000000"/>
        </w:rPr>
        <w:t>/</w:t>
      </w:r>
      <w:r w:rsidR="00BF5DC8">
        <w:rPr>
          <w:rFonts w:ascii="Times New Roman" w:hAnsi="Times New Roman"/>
          <w:color w:val="000000"/>
        </w:rPr>
        <w:t xml:space="preserve">variable is set to zero, the node represented by that bit will be isolated from the OpenPET tree. All event data from that node will be dropped. However, the host computer will still have access to non-event data (such as registers, RAM and etc.). The </w:t>
      </w:r>
      <w:r w:rsidR="00BF5DC8" w:rsidRPr="00857EEC">
        <w:rPr>
          <w:rFonts w:ascii="Times New Roman" w:hAnsi="Times New Roman" w:hint="eastAsia"/>
          <w:color w:val="000000"/>
        </w:rPr>
        <w:t>offspring enable/disable status</w:t>
      </w:r>
      <w:r w:rsidR="00BF5DC8" w:rsidRPr="00857EEC">
        <w:rPr>
          <w:rFonts w:ascii="Times New Roman" w:hAnsi="Times New Roman"/>
          <w:color w:val="000000"/>
        </w:rPr>
        <w:t xml:space="preserve"> registers</w:t>
      </w:r>
      <w:r w:rsidR="00BF5DC8" w:rsidRPr="00857EEC">
        <w:rPr>
          <w:rFonts w:ascii="Times New Roman" w:hAnsi="Times New Roman" w:hint="eastAsia"/>
          <w:color w:val="000000"/>
        </w:rPr>
        <w:t>/</w:t>
      </w:r>
      <w:r w:rsidR="00BF5DC8" w:rsidRPr="00857EEC">
        <w:rPr>
          <w:rFonts w:ascii="Times New Roman" w:hAnsi="Times New Roman"/>
          <w:color w:val="000000"/>
        </w:rPr>
        <w:t>variables</w:t>
      </w:r>
      <w:r w:rsidR="00BF5DC8">
        <w:rPr>
          <w:rFonts w:ascii="Times New Roman" w:hAnsi="Times New Roman"/>
          <w:color w:val="000000"/>
        </w:rPr>
        <w:t xml:space="preserve"> make it possible to selectively read</w:t>
      </w:r>
      <w:r w:rsidR="00BF5DC8">
        <w:rPr>
          <w:rFonts w:ascii="Times New Roman" w:hAnsi="Times New Roman" w:hint="eastAsia"/>
          <w:color w:val="000000"/>
        </w:rPr>
        <w:t>/disable</w:t>
      </w:r>
      <w:r w:rsidR="00BF5DC8">
        <w:rPr>
          <w:rFonts w:ascii="Times New Roman" w:hAnsi="Times New Roman"/>
          <w:color w:val="000000"/>
        </w:rPr>
        <w:t xml:space="preserve"> event data from a certain analog channel (or channels) for debugging.  </w:t>
      </w:r>
    </w:p>
    <w:p w:rsidR="00FE1489" w:rsidRDefault="00B759AA" w:rsidP="00FE1489">
      <w:pPr>
        <w:spacing w:after="0"/>
        <w:ind w:firstLine="360"/>
        <w:jc w:val="center"/>
        <w:rPr>
          <w:rFonts w:ascii="Times New Roman" w:hAnsi="Times New Roman"/>
          <w:color w:val="000000"/>
        </w:rPr>
      </w:pPr>
      <w:r>
        <w:object w:dxaOrig="8405" w:dyaOrig="12646">
          <v:shape id="_x0000_i1036" type="#_x0000_t75" style="width:366.75pt;height:552.75pt" o:ole="">
            <v:imagedata r:id="rId33" o:title=""/>
          </v:shape>
          <o:OLEObject Type="Embed" ProgID="Visio.Drawing.11" ShapeID="_x0000_i1036" DrawAspect="Content" ObjectID="_1432112058" r:id="rId34"/>
        </w:object>
      </w:r>
    </w:p>
    <w:p w:rsidR="00762245" w:rsidRDefault="00647EB4" w:rsidP="00762245">
      <w:pPr>
        <w:spacing w:after="0"/>
        <w:jc w:val="both"/>
        <w:rPr>
          <w:rFonts w:ascii="Times New Roman" w:hAnsi="Times New Roman"/>
          <w:color w:val="000000"/>
        </w:rPr>
      </w:pPr>
      <w:bookmarkStart w:id="25" w:name="_Toc358368921"/>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9</w:t>
      </w:r>
      <w:r w:rsidRPr="00647EB4">
        <w:rPr>
          <w:rFonts w:ascii="Times New Roman" w:hAnsi="Times New Roman"/>
          <w:b/>
        </w:rPr>
        <w:fldChar w:fldCharType="end"/>
      </w:r>
      <w:r w:rsidR="00762245">
        <w:rPr>
          <w:rFonts w:ascii="Times New Roman" w:hAnsi="Times New Roman" w:hint="eastAsia"/>
          <w:b/>
          <w:color w:val="000000"/>
        </w:rPr>
        <w:t xml:space="preserve"> </w:t>
      </w:r>
      <w:r w:rsidR="00762245" w:rsidRPr="00762245">
        <w:rPr>
          <w:rFonts w:ascii="Times New Roman" w:hAnsi="Times New Roman" w:hint="eastAsia"/>
          <w:color w:val="000000"/>
        </w:rPr>
        <w:t>The</w:t>
      </w:r>
      <w:r w:rsidR="00762245">
        <w:rPr>
          <w:rFonts w:ascii="Times New Roman" w:hAnsi="Times New Roman" w:hint="eastAsia"/>
          <w:b/>
          <w:color w:val="000000"/>
        </w:rPr>
        <w:t xml:space="preserve"> </w:t>
      </w:r>
      <w:r w:rsidR="00762245">
        <w:rPr>
          <w:rFonts w:ascii="Times New Roman" w:hAnsi="Times New Roman" w:hint="eastAsia"/>
          <w:color w:val="000000"/>
        </w:rPr>
        <w:t>host PC poll</w:t>
      </w:r>
      <w:r w:rsidR="00F06270">
        <w:rPr>
          <w:rFonts w:ascii="Times New Roman" w:hAnsi="Times New Roman" w:hint="eastAsia"/>
          <w:color w:val="000000"/>
        </w:rPr>
        <w:t>s</w:t>
      </w:r>
      <w:r w:rsidR="00762245">
        <w:rPr>
          <w:rFonts w:ascii="Times New Roman" w:hAnsi="Times New Roman" w:hint="eastAsia"/>
          <w:color w:val="000000"/>
        </w:rPr>
        <w:t xml:space="preserve"> the nodes one by one</w:t>
      </w:r>
      <w:r w:rsidR="00762245">
        <w:rPr>
          <w:rFonts w:ascii="Times New Roman" w:hAnsi="Times New Roman"/>
          <w:color w:val="000000"/>
        </w:rPr>
        <w:t xml:space="preserve"> </w:t>
      </w:r>
      <w:r w:rsidR="00762245">
        <w:rPr>
          <w:rFonts w:ascii="Times New Roman" w:hAnsi="Times New Roman" w:hint="eastAsia"/>
          <w:color w:val="000000"/>
        </w:rPr>
        <w:t xml:space="preserve">to </w:t>
      </w:r>
      <w:r w:rsidR="00762245" w:rsidRPr="007B6270">
        <w:rPr>
          <w:rFonts w:ascii="Times New Roman" w:hAnsi="Times New Roman" w:hint="eastAsia"/>
          <w:color w:val="000000"/>
        </w:rPr>
        <w:t xml:space="preserve">read </w:t>
      </w:r>
      <w:r w:rsidR="00762245" w:rsidRPr="007B6270">
        <w:rPr>
          <w:rFonts w:ascii="Times New Roman" w:hAnsi="Times New Roman"/>
          <w:color w:val="000000"/>
        </w:rPr>
        <w:t>offspring</w:t>
      </w:r>
      <w:r w:rsidR="00762245" w:rsidRPr="007B6270">
        <w:rPr>
          <w:rFonts w:ascii="Times New Roman" w:hAnsi="Times New Roman" w:hint="eastAsia"/>
          <w:color w:val="000000"/>
        </w:rPr>
        <w:t xml:space="preserve"> </w:t>
      </w:r>
      <w:r w:rsidR="00762245" w:rsidRPr="007B6270">
        <w:rPr>
          <w:rFonts w:ascii="Times New Roman" w:hAnsi="Times New Roman"/>
          <w:color w:val="000000"/>
        </w:rPr>
        <w:t>configuration profile</w:t>
      </w:r>
      <w:r w:rsidR="00762245" w:rsidRPr="007B6270">
        <w:rPr>
          <w:rFonts w:ascii="Times New Roman" w:hAnsi="Times New Roman" w:hint="eastAsia"/>
          <w:color w:val="000000"/>
        </w:rPr>
        <w:t xml:space="preserve">s </w:t>
      </w:r>
      <w:r w:rsidR="00762245">
        <w:rPr>
          <w:rFonts w:ascii="Times New Roman" w:hAnsi="Times New Roman" w:hint="eastAsia"/>
          <w:color w:val="000000"/>
        </w:rPr>
        <w:t xml:space="preserve">and </w:t>
      </w:r>
      <w:r w:rsidR="00762245" w:rsidRPr="00857EEC">
        <w:rPr>
          <w:rFonts w:ascii="Times New Roman" w:hAnsi="Times New Roman" w:hint="eastAsia"/>
          <w:color w:val="000000"/>
        </w:rPr>
        <w:t>establish s</w:t>
      </w:r>
      <w:r w:rsidR="00762245" w:rsidRPr="00857EEC">
        <w:rPr>
          <w:rFonts w:ascii="Times New Roman" w:hAnsi="Times New Roman"/>
          <w:color w:val="000000"/>
        </w:rPr>
        <w:t>ystem configuration profile</w:t>
      </w:r>
      <w:r w:rsidR="00762245">
        <w:rPr>
          <w:rFonts w:ascii="Times New Roman" w:hAnsi="Times New Roman" w:hint="eastAsia"/>
          <w:color w:val="000000"/>
        </w:rPr>
        <w:t xml:space="preserve">. </w:t>
      </w:r>
      <w:r w:rsidR="00BA6224">
        <w:rPr>
          <w:rFonts w:ascii="Times New Roman" w:hAnsi="Times New Roman" w:hint="eastAsia"/>
          <w:color w:val="000000"/>
        </w:rPr>
        <w:t xml:space="preserve">Note that the host PC </w:t>
      </w:r>
      <w:r w:rsidR="00BA6224">
        <w:rPr>
          <w:rFonts w:ascii="Times New Roman" w:hAnsi="Times New Roman"/>
          <w:color w:val="000000"/>
        </w:rPr>
        <w:t>acquire</w:t>
      </w:r>
      <w:r w:rsidR="00BA6224">
        <w:rPr>
          <w:rFonts w:ascii="Times New Roman" w:hAnsi="Times New Roman" w:hint="eastAsia"/>
          <w:color w:val="000000"/>
        </w:rPr>
        <w:t xml:space="preserve">s the absolute addresses of all offspring nodes of a parent node through its </w:t>
      </w:r>
      <w:r w:rsidR="00BA6224">
        <w:rPr>
          <w:rFonts w:ascii="Times New Roman" w:hAnsi="Times New Roman"/>
          <w:color w:val="000000"/>
        </w:rPr>
        <w:t>“</w:t>
      </w:r>
      <w:r w:rsidR="00BA6224" w:rsidRPr="007B6270">
        <w:rPr>
          <w:rFonts w:ascii="Times New Roman" w:hAnsi="Times New Roman"/>
          <w:color w:val="000000"/>
        </w:rPr>
        <w:t>offspring</w:t>
      </w:r>
      <w:r w:rsidR="00BA6224" w:rsidRPr="007B6270">
        <w:rPr>
          <w:rFonts w:ascii="Times New Roman" w:hAnsi="Times New Roman" w:hint="eastAsia"/>
          <w:color w:val="000000"/>
        </w:rPr>
        <w:t xml:space="preserve"> </w:t>
      </w:r>
      <w:r w:rsidR="00BA6224" w:rsidRPr="007B6270">
        <w:rPr>
          <w:rFonts w:ascii="Times New Roman" w:hAnsi="Times New Roman"/>
          <w:color w:val="000000"/>
        </w:rPr>
        <w:t>configuration profile</w:t>
      </w:r>
      <w:r w:rsidR="00BA6224">
        <w:rPr>
          <w:rFonts w:ascii="Times New Roman" w:hAnsi="Times New Roman"/>
          <w:color w:val="000000"/>
        </w:rPr>
        <w:t>”</w:t>
      </w:r>
      <w:r w:rsidR="00BA6224">
        <w:rPr>
          <w:rFonts w:ascii="Times New Roman" w:hAnsi="Times New Roman" w:hint="eastAsia"/>
          <w:color w:val="000000"/>
        </w:rPr>
        <w:t xml:space="preserve">. </w:t>
      </w:r>
      <w:r w:rsidR="00CC56E0">
        <w:rPr>
          <w:rFonts w:ascii="Times New Roman" w:hAnsi="Times New Roman" w:hint="eastAsia"/>
          <w:color w:val="000000"/>
        </w:rPr>
        <w:t xml:space="preserve">So the </w:t>
      </w:r>
      <w:r w:rsidR="00BF5DC8">
        <w:rPr>
          <w:rFonts w:ascii="Times New Roman" w:hAnsi="Times New Roman" w:hint="eastAsia"/>
          <w:color w:val="000000"/>
        </w:rPr>
        <w:t>all the commands sent here are point-to-point commands with absolute addresses.</w:t>
      </w:r>
      <w:bookmarkEnd w:id="25"/>
    </w:p>
    <w:p w:rsidR="00AA2DC3" w:rsidRDefault="00AA2DC3" w:rsidP="00762245">
      <w:pPr>
        <w:spacing w:after="0"/>
        <w:jc w:val="both"/>
        <w:rPr>
          <w:rFonts w:ascii="Times New Roman" w:hAnsi="Times New Roman"/>
          <w:color w:val="000000"/>
        </w:rPr>
      </w:pPr>
    </w:p>
    <w:p w:rsidR="00AA2DC3" w:rsidRPr="00852E71" w:rsidRDefault="00AA2DC3" w:rsidP="00852E71">
      <w:pPr>
        <w:pStyle w:val="Heading1"/>
        <w:numPr>
          <w:ilvl w:val="0"/>
          <w:numId w:val="21"/>
        </w:numPr>
        <w:ind w:left="360"/>
        <w:rPr>
          <w:color w:val="000000" w:themeColor="text1"/>
        </w:rPr>
      </w:pPr>
      <w:bookmarkStart w:id="26" w:name="_Toc358368734"/>
      <w:r w:rsidRPr="00852E71">
        <w:rPr>
          <w:color w:val="000000" w:themeColor="text1"/>
        </w:rPr>
        <w:lastRenderedPageBreak/>
        <w:t>System command</w:t>
      </w:r>
      <w:r w:rsidR="00BA262C" w:rsidRPr="00852E71">
        <w:rPr>
          <w:color w:val="000000" w:themeColor="text1"/>
        </w:rPr>
        <w:t>s and responses</w:t>
      </w:r>
      <w:bookmarkEnd w:id="26"/>
    </w:p>
    <w:p w:rsidR="00AA2DC3" w:rsidRDefault="00AA2DC3" w:rsidP="00AA2DC3">
      <w:pPr>
        <w:spacing w:after="0"/>
        <w:jc w:val="center"/>
      </w:pPr>
    </w:p>
    <w:p w:rsidR="00BA0974" w:rsidRDefault="00BA262C" w:rsidP="00BA0974">
      <w:pPr>
        <w:spacing w:after="0"/>
        <w:ind w:firstLine="360"/>
        <w:jc w:val="both"/>
        <w:rPr>
          <w:rFonts w:ascii="Times New Roman" w:hAnsi="Times New Roman"/>
          <w:color w:val="000000"/>
        </w:rPr>
      </w:pPr>
      <w:r>
        <w:rPr>
          <w:rFonts w:ascii="Times New Roman" w:hAnsi="Times New Roman"/>
          <w:color w:val="000000"/>
        </w:rPr>
        <w:t>There are two types of bit flows in the system. One is upstream list mode data flow, which is always from offspring nodes to the parent nodes. One is bi-directional system commands and responses flow</w:t>
      </w:r>
      <w:r w:rsidR="00BA0974">
        <w:rPr>
          <w:rFonts w:ascii="Times New Roman" w:hAnsi="Times New Roman" w:hint="eastAsia"/>
          <w:color w:val="000000"/>
        </w:rPr>
        <w:t>.</w:t>
      </w:r>
      <w:r>
        <w:rPr>
          <w:rFonts w:ascii="Times New Roman" w:hAnsi="Times New Roman"/>
          <w:color w:val="000000"/>
        </w:rPr>
        <w:t xml:space="preserve"> </w:t>
      </w:r>
    </w:p>
    <w:p w:rsidR="003E2634" w:rsidRPr="00191C10" w:rsidRDefault="003E2634" w:rsidP="00191C10">
      <w:pPr>
        <w:pStyle w:val="Heading2"/>
        <w:numPr>
          <w:ilvl w:val="1"/>
          <w:numId w:val="21"/>
        </w:numPr>
        <w:rPr>
          <w:i/>
          <w:color w:val="000000" w:themeColor="text1"/>
          <w:sz w:val="24"/>
        </w:rPr>
      </w:pPr>
      <w:bookmarkStart w:id="27" w:name="_Toc358368735"/>
      <w:r w:rsidRPr="00191C10">
        <w:rPr>
          <w:i/>
          <w:color w:val="000000" w:themeColor="text1"/>
          <w:sz w:val="24"/>
        </w:rPr>
        <w:t>System commands and responses</w:t>
      </w:r>
      <w:bookmarkEnd w:id="27"/>
    </w:p>
    <w:p w:rsidR="003E2634" w:rsidRDefault="003E2634" w:rsidP="003E2634"/>
    <w:p w:rsidR="003E2634" w:rsidRPr="003E2634" w:rsidRDefault="003E2634" w:rsidP="003E2634"/>
    <w:p w:rsidR="003E2634" w:rsidRPr="006E6482" w:rsidRDefault="003E2634" w:rsidP="006E6482">
      <w:pPr>
        <w:pStyle w:val="Heading2"/>
        <w:numPr>
          <w:ilvl w:val="1"/>
          <w:numId w:val="21"/>
        </w:numPr>
        <w:rPr>
          <w:i/>
          <w:color w:val="000000" w:themeColor="text1"/>
          <w:sz w:val="24"/>
        </w:rPr>
      </w:pPr>
      <w:bookmarkStart w:id="28" w:name="_Toc358368736"/>
      <w:r w:rsidRPr="006E6482">
        <w:rPr>
          <w:i/>
          <w:color w:val="000000" w:themeColor="text1"/>
          <w:sz w:val="24"/>
        </w:rPr>
        <w:t>Format of system commands and responses</w:t>
      </w:r>
      <w:bookmarkEnd w:id="28"/>
    </w:p>
    <w:p w:rsidR="00BA262C" w:rsidRDefault="00BA262C" w:rsidP="00BA0974">
      <w:pPr>
        <w:spacing w:after="0"/>
        <w:ind w:firstLine="360"/>
        <w:jc w:val="both"/>
        <w:rPr>
          <w:rFonts w:ascii="Times New Roman" w:hAnsi="Times New Roman"/>
          <w:color w:val="000000"/>
        </w:rPr>
      </w:pPr>
    </w:p>
    <w:p w:rsidR="00AA2DC3" w:rsidRDefault="00BA262C" w:rsidP="00BA262C">
      <w:pPr>
        <w:spacing w:after="0"/>
        <w:ind w:firstLine="360"/>
        <w:jc w:val="both"/>
        <w:rPr>
          <w:rFonts w:ascii="Times New Roman" w:hAnsi="Times New Roman"/>
          <w:color w:val="000000"/>
        </w:rPr>
      </w:pPr>
      <w:r>
        <w:rPr>
          <w:rFonts w:ascii="Times New Roman" w:hAnsi="Times New Roman"/>
          <w:color w:val="000000"/>
        </w:rPr>
        <w:t>The length of the system commands and responses varies from 8 bytes to 261 bytes, depended on the functions of specific commands/responses. The format is shown as follows:</w:t>
      </w:r>
    </w:p>
    <w:p w:rsidR="00647EB4" w:rsidRDefault="00647EB4" w:rsidP="00BA262C">
      <w:pPr>
        <w:spacing w:after="0"/>
        <w:ind w:firstLine="360"/>
        <w:jc w:val="both"/>
      </w:pPr>
    </w:p>
    <w:p w:rsidR="00DD08FB" w:rsidRDefault="00BA0974" w:rsidP="00647EB4">
      <w:pPr>
        <w:spacing w:after="0"/>
        <w:jc w:val="center"/>
        <w:rPr>
          <w:rFonts w:ascii="Times New Roman" w:hAnsi="Times New Roman"/>
          <w:b/>
        </w:rPr>
      </w:pPr>
      <w:r>
        <w:object w:dxaOrig="11215" w:dyaOrig="775">
          <v:shape id="_x0000_i1037" type="#_x0000_t75" style="width:468pt;height:32.25pt" o:ole="">
            <v:imagedata r:id="rId35" o:title=""/>
          </v:shape>
          <o:OLEObject Type="Embed" ProgID="Visio.Drawing.11" ShapeID="_x0000_i1037" DrawAspect="Content" ObjectID="_1432112059" r:id="rId36"/>
        </w:object>
      </w:r>
      <w:r w:rsidR="00647EB4" w:rsidRPr="00647EB4">
        <w:rPr>
          <w:rFonts w:ascii="Times New Roman" w:hAnsi="Times New Roman"/>
          <w:b/>
        </w:rPr>
        <w:t xml:space="preserve"> </w:t>
      </w:r>
    </w:p>
    <w:p w:rsidR="00AA2DC3" w:rsidRDefault="00647EB4" w:rsidP="00647EB4">
      <w:pPr>
        <w:spacing w:after="0"/>
        <w:jc w:val="center"/>
      </w:pPr>
      <w:bookmarkStart w:id="29" w:name="_Toc358368922"/>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10</w:t>
      </w:r>
      <w:r w:rsidRPr="00647EB4">
        <w:rPr>
          <w:rFonts w:ascii="Times New Roman" w:hAnsi="Times New Roman"/>
          <w:b/>
        </w:rPr>
        <w:fldChar w:fldCharType="end"/>
      </w:r>
      <w:r>
        <w:rPr>
          <w:rFonts w:ascii="Times New Roman" w:hAnsi="Times New Roman"/>
          <w:b/>
        </w:rPr>
        <w:t xml:space="preserve"> </w:t>
      </w:r>
      <w:r w:rsidRPr="00647EB4">
        <w:rPr>
          <w:rFonts w:ascii="Times New Roman" w:hAnsi="Times New Roman"/>
          <w:color w:val="000000"/>
        </w:rPr>
        <w:t>Format of system commands and responses</w:t>
      </w:r>
      <w:bookmarkEnd w:id="29"/>
    </w:p>
    <w:p w:rsidR="00647EB4" w:rsidRDefault="00647EB4" w:rsidP="00762245">
      <w:pPr>
        <w:spacing w:after="0"/>
        <w:jc w:val="both"/>
      </w:pPr>
    </w:p>
    <w:p w:rsidR="00BA262C" w:rsidRDefault="00BA262C" w:rsidP="00BA262C">
      <w:pPr>
        <w:spacing w:after="0"/>
        <w:ind w:firstLine="360"/>
        <w:jc w:val="both"/>
        <w:rPr>
          <w:rFonts w:ascii="Times New Roman" w:hAnsi="Times New Roman"/>
          <w:color w:val="000000"/>
        </w:rPr>
      </w:pPr>
      <w:r>
        <w:rPr>
          <w:rFonts w:ascii="Times New Roman" w:hAnsi="Times New Roman"/>
          <w:color w:val="000000"/>
        </w:rPr>
        <w:t>A command/response comprises of five parts:</w:t>
      </w:r>
    </w:p>
    <w:p w:rsidR="00BA262C" w:rsidRDefault="00BA262C" w:rsidP="00A763CC">
      <w:pPr>
        <w:pStyle w:val="ListParagraph"/>
        <w:numPr>
          <w:ilvl w:val="0"/>
          <w:numId w:val="24"/>
        </w:numPr>
        <w:spacing w:after="0"/>
        <w:jc w:val="both"/>
        <w:rPr>
          <w:rFonts w:ascii="Times New Roman" w:hAnsi="Times New Roman"/>
          <w:color w:val="000000"/>
        </w:rPr>
      </w:pPr>
      <w:r w:rsidRPr="00BA262C">
        <w:rPr>
          <w:rFonts w:ascii="Times New Roman" w:hAnsi="Times New Roman"/>
          <w:color w:val="000000"/>
        </w:rPr>
        <w:t>Command/response ID (16 bits)</w:t>
      </w:r>
      <w:r w:rsidR="00806D7B">
        <w:rPr>
          <w:rFonts w:ascii="Times New Roman" w:hAnsi="Times New Roman"/>
          <w:color w:val="000000"/>
        </w:rPr>
        <w:t xml:space="preserve"> – what kind of command/response. </w:t>
      </w:r>
      <w:r w:rsidRPr="00BA262C">
        <w:rPr>
          <w:rFonts w:ascii="Times New Roman" w:hAnsi="Times New Roman"/>
          <w:color w:val="000000"/>
        </w:rPr>
        <w:t>The definition of Command/response ID will be described in more details later.</w:t>
      </w:r>
    </w:p>
    <w:p w:rsidR="00BA262C" w:rsidRDefault="00BA262C" w:rsidP="00A763CC">
      <w:pPr>
        <w:pStyle w:val="ListParagraph"/>
        <w:numPr>
          <w:ilvl w:val="0"/>
          <w:numId w:val="24"/>
        </w:numPr>
        <w:spacing w:after="0"/>
        <w:jc w:val="both"/>
        <w:rPr>
          <w:rFonts w:ascii="Times New Roman" w:hAnsi="Times New Roman"/>
          <w:color w:val="000000"/>
        </w:rPr>
      </w:pPr>
      <w:r w:rsidRPr="00806D7B">
        <w:rPr>
          <w:rFonts w:ascii="Times New Roman" w:hAnsi="Times New Roman"/>
          <w:color w:val="000000"/>
        </w:rPr>
        <w:t>Source address (16 bits)</w:t>
      </w:r>
      <w:r w:rsidR="00806D7B">
        <w:rPr>
          <w:rFonts w:ascii="Times New Roman" w:hAnsi="Times New Roman"/>
          <w:color w:val="000000"/>
        </w:rPr>
        <w:t xml:space="preserve"> – where the command/response from. </w:t>
      </w:r>
      <w:r w:rsidR="00806D7B" w:rsidRPr="00806D7B">
        <w:rPr>
          <w:rFonts w:ascii="Times New Roman" w:hAnsi="Times New Roman"/>
          <w:color w:val="000000"/>
        </w:rPr>
        <w:t>Source address</w:t>
      </w:r>
      <w:r w:rsidR="00806D7B">
        <w:rPr>
          <w:rFonts w:ascii="Times New Roman" w:hAnsi="Times New Roman"/>
          <w:color w:val="000000"/>
        </w:rPr>
        <w:t xml:space="preserve"> includes the n</w:t>
      </w:r>
      <w:r w:rsidR="00806D7B" w:rsidRPr="00806D7B">
        <w:rPr>
          <w:rFonts w:ascii="Times New Roman" w:hAnsi="Times New Roman" w:hint="eastAsia"/>
          <w:color w:val="000000"/>
        </w:rPr>
        <w:t xml:space="preserve">ode type </w:t>
      </w:r>
      <w:r w:rsidR="00806D7B">
        <w:rPr>
          <w:rFonts w:ascii="Times New Roman" w:hAnsi="Times New Roman"/>
          <w:color w:val="000000"/>
        </w:rPr>
        <w:t>code (4 bits)</w:t>
      </w:r>
      <w:r w:rsidR="00806D7B" w:rsidRPr="00806D7B">
        <w:rPr>
          <w:rFonts w:ascii="Times New Roman" w:hAnsi="Times New Roman" w:hint="eastAsia"/>
          <w:color w:val="000000"/>
        </w:rPr>
        <w:t xml:space="preserve"> and absolute address </w:t>
      </w:r>
      <w:r w:rsidR="00806D7B">
        <w:rPr>
          <w:rFonts w:ascii="Times New Roman" w:hAnsi="Times New Roman"/>
          <w:color w:val="000000"/>
        </w:rPr>
        <w:t xml:space="preserve">(12 bits) defined before. Note that the node type code of the host computer is “1111” and the host computer has no </w:t>
      </w:r>
      <w:r w:rsidR="00806D7B" w:rsidRPr="00806D7B">
        <w:rPr>
          <w:rFonts w:ascii="Times New Roman" w:hAnsi="Times New Roman" w:hint="eastAsia"/>
          <w:color w:val="000000"/>
        </w:rPr>
        <w:t>absolute address</w:t>
      </w:r>
      <w:r w:rsidR="00806D7B">
        <w:rPr>
          <w:rFonts w:ascii="Times New Roman" w:hAnsi="Times New Roman"/>
          <w:color w:val="000000"/>
        </w:rPr>
        <w:t>.</w:t>
      </w:r>
    </w:p>
    <w:p w:rsidR="00806D7B" w:rsidRDefault="00806D7B"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Target</w:t>
      </w:r>
      <w:r w:rsidRPr="00806D7B">
        <w:rPr>
          <w:rFonts w:ascii="Times New Roman" w:hAnsi="Times New Roman"/>
          <w:color w:val="000000"/>
        </w:rPr>
        <w:t xml:space="preserve"> address (16 bits) </w:t>
      </w:r>
      <w:r>
        <w:rPr>
          <w:rFonts w:ascii="Times New Roman" w:hAnsi="Times New Roman"/>
          <w:color w:val="000000"/>
        </w:rPr>
        <w:t>– where the command/response to</w:t>
      </w:r>
      <w:r w:rsidRPr="00806D7B">
        <w:rPr>
          <w:rFonts w:ascii="Times New Roman" w:hAnsi="Times New Roman"/>
          <w:color w:val="000000"/>
        </w:rPr>
        <w:t>.</w:t>
      </w:r>
      <w:r>
        <w:rPr>
          <w:rFonts w:ascii="Times New Roman" w:hAnsi="Times New Roman"/>
          <w:color w:val="000000"/>
        </w:rPr>
        <w:t xml:space="preserve"> The definition is the same as the 16-bit source address. </w:t>
      </w:r>
    </w:p>
    <w:p w:rsidR="00806D7B" w:rsidRDefault="00806D7B"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Data payload. The length of the data payload depend</w:t>
      </w:r>
      <w:r w:rsidR="005131A0">
        <w:rPr>
          <w:rFonts w:ascii="Times New Roman" w:hAnsi="Times New Roman"/>
          <w:color w:val="000000"/>
        </w:rPr>
        <w:t>s</w:t>
      </w:r>
      <w:r>
        <w:rPr>
          <w:rFonts w:ascii="Times New Roman" w:hAnsi="Times New Roman"/>
          <w:color w:val="000000"/>
        </w:rPr>
        <w:t xml:space="preserve"> on the functions of specific commands/responses</w:t>
      </w:r>
      <w:r w:rsidR="005131A0">
        <w:rPr>
          <w:rFonts w:ascii="Times New Roman" w:hAnsi="Times New Roman"/>
          <w:color w:val="000000"/>
        </w:rPr>
        <w:t>.</w:t>
      </w:r>
    </w:p>
    <w:p w:rsidR="005131A0" w:rsidRDefault="005131A0"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CRC: Cyclic redundancy check</w:t>
      </w:r>
    </w:p>
    <w:p w:rsidR="003C61A4" w:rsidRPr="006E6482" w:rsidRDefault="003C61A4" w:rsidP="006E6482">
      <w:pPr>
        <w:pStyle w:val="Heading2"/>
        <w:numPr>
          <w:ilvl w:val="1"/>
          <w:numId w:val="21"/>
        </w:numPr>
        <w:rPr>
          <w:i/>
          <w:color w:val="000000" w:themeColor="text1"/>
          <w:sz w:val="24"/>
        </w:rPr>
      </w:pPr>
      <w:bookmarkStart w:id="30" w:name="_Toc358368737"/>
      <w:r w:rsidRPr="006E6482">
        <w:rPr>
          <w:i/>
          <w:color w:val="000000" w:themeColor="text1"/>
          <w:sz w:val="24"/>
        </w:rPr>
        <w:t xml:space="preserve">Definition of </w:t>
      </w:r>
      <w:r w:rsidR="003E11D9" w:rsidRPr="006E6482">
        <w:rPr>
          <w:i/>
          <w:color w:val="000000" w:themeColor="text1"/>
          <w:sz w:val="24"/>
        </w:rPr>
        <w:t xml:space="preserve">16-bit </w:t>
      </w:r>
      <w:r w:rsidRPr="006E6482">
        <w:rPr>
          <w:i/>
          <w:color w:val="000000" w:themeColor="text1"/>
          <w:sz w:val="24"/>
        </w:rPr>
        <w:t>command/response ID</w:t>
      </w:r>
      <w:r w:rsidR="003E11D9" w:rsidRPr="006E6482">
        <w:rPr>
          <w:i/>
          <w:color w:val="000000" w:themeColor="text1"/>
          <w:sz w:val="24"/>
        </w:rPr>
        <w:t xml:space="preserve"> word</w:t>
      </w:r>
      <w:bookmarkEnd w:id="30"/>
    </w:p>
    <w:p w:rsidR="005131A0" w:rsidRDefault="005131A0" w:rsidP="005131A0">
      <w:pPr>
        <w:pStyle w:val="ListParagraph"/>
        <w:spacing w:after="0"/>
        <w:ind w:left="1080"/>
        <w:jc w:val="both"/>
        <w:rPr>
          <w:rFonts w:ascii="Times New Roman" w:hAnsi="Times New Roman"/>
          <w:color w:val="000000"/>
        </w:rPr>
      </w:pPr>
    </w:p>
    <w:p w:rsidR="008C4D78" w:rsidRPr="008C4D78" w:rsidRDefault="008C4D78" w:rsidP="008C4D78">
      <w:pPr>
        <w:spacing w:after="0"/>
        <w:ind w:firstLine="360"/>
        <w:jc w:val="both"/>
      </w:pPr>
      <w:r>
        <w:rPr>
          <w:rFonts w:ascii="Times New Roman" w:hAnsi="Times New Roman"/>
          <w:color w:val="000000"/>
        </w:rPr>
        <w:t>The definition of the 16-bit c</w:t>
      </w:r>
      <w:r w:rsidRPr="00BA262C">
        <w:rPr>
          <w:rFonts w:ascii="Times New Roman" w:hAnsi="Times New Roman"/>
          <w:color w:val="000000"/>
        </w:rPr>
        <w:t>ommand/response ID</w:t>
      </w:r>
      <w:r>
        <w:rPr>
          <w:rFonts w:ascii="Times New Roman" w:hAnsi="Times New Roman"/>
          <w:color w:val="000000"/>
        </w:rPr>
        <w:t xml:space="preserve"> word is shown as follows:</w:t>
      </w:r>
    </w:p>
    <w:p w:rsidR="008C4D78" w:rsidRDefault="008C4D78" w:rsidP="005131A0">
      <w:pPr>
        <w:pStyle w:val="ListParagraph"/>
        <w:spacing w:after="0"/>
        <w:ind w:left="1080"/>
        <w:jc w:val="both"/>
      </w:pPr>
      <w:r>
        <w:object w:dxaOrig="6392" w:dyaOrig="2795">
          <v:shape id="_x0000_i1038" type="#_x0000_t75" style="width:320.25pt;height:139.5pt" o:ole="">
            <v:imagedata r:id="rId37" o:title=""/>
          </v:shape>
          <o:OLEObject Type="Embed" ProgID="Visio.Drawing.11" ShapeID="_x0000_i1038" DrawAspect="Content" ObjectID="_1432112060" r:id="rId38"/>
        </w:object>
      </w:r>
    </w:p>
    <w:p w:rsidR="00A46D95" w:rsidRDefault="00A46D95" w:rsidP="00A46D95">
      <w:pPr>
        <w:pStyle w:val="ListParagraph"/>
        <w:spacing w:after="0"/>
        <w:ind w:left="0"/>
        <w:jc w:val="center"/>
        <w:rPr>
          <w:rFonts w:ascii="Times New Roman" w:hAnsi="Times New Roman"/>
          <w:color w:val="000000"/>
        </w:rPr>
      </w:pPr>
      <w:bookmarkStart w:id="31" w:name="_Toc358368923"/>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11</w:t>
      </w:r>
      <w:r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The definition of the 16-bit c</w:t>
      </w:r>
      <w:r w:rsidRPr="00BA262C">
        <w:rPr>
          <w:rFonts w:ascii="Times New Roman" w:hAnsi="Times New Roman"/>
          <w:color w:val="000000"/>
        </w:rPr>
        <w:t>ommand/response ID</w:t>
      </w:r>
      <w:r>
        <w:rPr>
          <w:rFonts w:ascii="Times New Roman" w:hAnsi="Times New Roman"/>
          <w:color w:val="000000"/>
        </w:rPr>
        <w:t xml:space="preserve"> word</w:t>
      </w:r>
      <w:bookmarkEnd w:id="31"/>
    </w:p>
    <w:p w:rsidR="00A46D95" w:rsidRDefault="00A46D95" w:rsidP="005131A0">
      <w:pPr>
        <w:pStyle w:val="ListParagraph"/>
        <w:spacing w:after="0"/>
        <w:ind w:left="1080"/>
        <w:jc w:val="both"/>
      </w:pPr>
    </w:p>
    <w:p w:rsidR="008C4D78" w:rsidRDefault="008C4D78"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Bit 15:  C</w:t>
      </w:r>
      <w:r w:rsidRPr="00BA262C">
        <w:rPr>
          <w:rFonts w:ascii="Times New Roman" w:hAnsi="Times New Roman"/>
          <w:color w:val="000000"/>
        </w:rPr>
        <w:t>ommand/response</w:t>
      </w:r>
      <w:r>
        <w:rPr>
          <w:rFonts w:ascii="Times New Roman" w:hAnsi="Times New Roman"/>
          <w:color w:val="000000"/>
        </w:rPr>
        <w:t xml:space="preserve"> flag. </w:t>
      </w:r>
    </w:p>
    <w:p w:rsidR="008C4D78" w:rsidRDefault="008C4D78" w:rsidP="008C4D78">
      <w:pPr>
        <w:pStyle w:val="ListParagraph"/>
        <w:spacing w:after="0"/>
        <w:ind w:left="1080"/>
        <w:jc w:val="both"/>
        <w:rPr>
          <w:rFonts w:ascii="Times New Roman" w:hAnsi="Times New Roman"/>
          <w:color w:val="000000"/>
        </w:rPr>
      </w:pPr>
      <w:r>
        <w:rPr>
          <w:rFonts w:ascii="Times New Roman" w:hAnsi="Times New Roman"/>
          <w:color w:val="000000"/>
        </w:rPr>
        <w:t>“0”: command (downstream from parent nodes to offspring nodes);</w:t>
      </w:r>
    </w:p>
    <w:p w:rsidR="008C4D78" w:rsidRDefault="008C4D78" w:rsidP="008C4D78">
      <w:pPr>
        <w:pStyle w:val="ListParagraph"/>
        <w:spacing w:after="0"/>
        <w:ind w:left="1080"/>
        <w:jc w:val="both"/>
        <w:rPr>
          <w:rFonts w:ascii="Times New Roman" w:hAnsi="Times New Roman"/>
          <w:color w:val="000000"/>
        </w:rPr>
      </w:pPr>
      <w:r>
        <w:rPr>
          <w:rFonts w:ascii="Times New Roman" w:hAnsi="Times New Roman"/>
          <w:color w:val="000000"/>
        </w:rPr>
        <w:t>“1”: response (upstream from offspring nodes to parent nodes).</w:t>
      </w:r>
    </w:p>
    <w:p w:rsidR="008C4D78" w:rsidRDefault="008C4D78"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Bit 14 to 11:  C</w:t>
      </w:r>
      <w:r w:rsidRPr="00BA262C">
        <w:rPr>
          <w:rFonts w:ascii="Times New Roman" w:hAnsi="Times New Roman"/>
          <w:color w:val="000000"/>
        </w:rPr>
        <w:t>ommand/response</w:t>
      </w:r>
      <w:r>
        <w:rPr>
          <w:rFonts w:ascii="Times New Roman" w:hAnsi="Times New Roman"/>
          <w:color w:val="000000"/>
        </w:rPr>
        <w:t xml:space="preserve"> node type. </w:t>
      </w:r>
      <w:r w:rsidR="00A078FB">
        <w:rPr>
          <w:rFonts w:ascii="Times New Roman" w:hAnsi="Times New Roman"/>
          <w:color w:val="000000"/>
        </w:rPr>
        <w:t>We will have four sets of commands/responses for four types of nodes.</w:t>
      </w:r>
    </w:p>
    <w:p w:rsidR="00A078FB" w:rsidRPr="00A078FB" w:rsidRDefault="00A078FB" w:rsidP="00A078FB">
      <w:pPr>
        <w:pStyle w:val="ListParagraph"/>
        <w:spacing w:after="0"/>
        <w:ind w:left="1080"/>
        <w:jc w:val="both"/>
        <w:rPr>
          <w:rFonts w:ascii="Times New Roman" w:hAnsi="Times New Roman"/>
          <w:color w:val="000000"/>
        </w:rPr>
      </w:pPr>
      <w:r w:rsidRPr="00A078FB">
        <w:rPr>
          <w:rFonts w:ascii="Times New Roman" w:hAnsi="Times New Roman" w:hint="eastAsia"/>
          <w:color w:val="000000"/>
        </w:rPr>
        <w:t xml:space="preserve">0000: </w:t>
      </w:r>
      <w:r>
        <w:rPr>
          <w:rFonts w:ascii="Times New Roman" w:hAnsi="Times New Roman"/>
          <w:color w:val="000000"/>
        </w:rPr>
        <w:t>C</w:t>
      </w:r>
      <w:r w:rsidRPr="00BA262C">
        <w:rPr>
          <w:rFonts w:ascii="Times New Roman" w:hAnsi="Times New Roman"/>
          <w:color w:val="000000"/>
        </w:rPr>
        <w:t>ommand/response</w:t>
      </w:r>
      <w:r>
        <w:rPr>
          <w:rFonts w:ascii="Times New Roman" w:hAnsi="Times New Roman"/>
          <w:color w:val="000000"/>
        </w:rPr>
        <w:t xml:space="preserve"> for </w:t>
      </w:r>
      <w:r w:rsidRPr="00A078FB">
        <w:rPr>
          <w:rFonts w:ascii="Times New Roman" w:hAnsi="Times New Roman" w:hint="eastAsia"/>
          <w:color w:val="000000"/>
        </w:rPr>
        <w:t>C</w:t>
      </w:r>
      <w:r w:rsidRPr="00A078FB">
        <w:rPr>
          <w:rFonts w:ascii="Times New Roman" w:hAnsi="Times New Roman"/>
          <w:color w:val="000000"/>
        </w:rPr>
        <w:t>UC</w:t>
      </w:r>
      <w:r w:rsidRPr="00A078FB">
        <w:rPr>
          <w:rFonts w:ascii="Times New Roman" w:hAnsi="Times New Roman" w:hint="eastAsia"/>
          <w:color w:val="000000"/>
        </w:rPr>
        <w:t xml:space="preserve"> node</w:t>
      </w:r>
    </w:p>
    <w:p w:rsidR="00A078FB" w:rsidRPr="00A078FB" w:rsidRDefault="00A078FB" w:rsidP="00A078FB">
      <w:pPr>
        <w:pStyle w:val="ListParagraph"/>
        <w:spacing w:after="0"/>
        <w:ind w:left="1080"/>
        <w:jc w:val="both"/>
        <w:rPr>
          <w:rFonts w:ascii="Times New Roman" w:hAnsi="Times New Roman"/>
          <w:color w:val="000000"/>
        </w:rPr>
      </w:pPr>
      <w:r w:rsidRPr="00A078FB">
        <w:rPr>
          <w:rFonts w:ascii="Times New Roman" w:hAnsi="Times New Roman" w:hint="eastAsia"/>
          <w:color w:val="000000"/>
        </w:rPr>
        <w:t xml:space="preserve">0001: </w:t>
      </w:r>
      <w:r>
        <w:rPr>
          <w:rFonts w:ascii="Times New Roman" w:hAnsi="Times New Roman"/>
          <w:color w:val="000000"/>
        </w:rPr>
        <w:t>C</w:t>
      </w:r>
      <w:r w:rsidRPr="00BA262C">
        <w:rPr>
          <w:rFonts w:ascii="Times New Roman" w:hAnsi="Times New Roman"/>
          <w:color w:val="000000"/>
        </w:rPr>
        <w:t>ommand/response</w:t>
      </w:r>
      <w:r>
        <w:rPr>
          <w:rFonts w:ascii="Times New Roman" w:hAnsi="Times New Roman"/>
          <w:color w:val="000000"/>
        </w:rPr>
        <w:t xml:space="preserve"> for </w:t>
      </w:r>
      <w:r w:rsidRPr="00A078FB">
        <w:rPr>
          <w:rFonts w:ascii="Times New Roman" w:hAnsi="Times New Roman" w:hint="eastAsia"/>
          <w:color w:val="000000"/>
        </w:rPr>
        <w:t>MB node</w:t>
      </w:r>
    </w:p>
    <w:p w:rsidR="00A078FB" w:rsidRPr="00A078FB" w:rsidRDefault="00A078FB" w:rsidP="00A078FB">
      <w:pPr>
        <w:pStyle w:val="ListParagraph"/>
        <w:spacing w:after="0"/>
        <w:ind w:left="1080"/>
        <w:jc w:val="both"/>
        <w:rPr>
          <w:rFonts w:ascii="Times New Roman" w:hAnsi="Times New Roman"/>
          <w:color w:val="000000"/>
        </w:rPr>
      </w:pPr>
      <w:r w:rsidRPr="00A078FB">
        <w:rPr>
          <w:rFonts w:ascii="Times New Roman" w:hAnsi="Times New Roman" w:hint="eastAsia"/>
          <w:color w:val="000000"/>
        </w:rPr>
        <w:t xml:space="preserve">0010: </w:t>
      </w:r>
      <w:r>
        <w:rPr>
          <w:rFonts w:ascii="Times New Roman" w:hAnsi="Times New Roman"/>
          <w:color w:val="000000"/>
        </w:rPr>
        <w:t>C</w:t>
      </w:r>
      <w:r w:rsidRPr="00BA262C">
        <w:rPr>
          <w:rFonts w:ascii="Times New Roman" w:hAnsi="Times New Roman"/>
          <w:color w:val="000000"/>
        </w:rPr>
        <w:t>ommand/response</w:t>
      </w:r>
      <w:r>
        <w:rPr>
          <w:rFonts w:ascii="Times New Roman" w:hAnsi="Times New Roman"/>
          <w:color w:val="000000"/>
        </w:rPr>
        <w:t xml:space="preserve"> for </w:t>
      </w:r>
      <w:r w:rsidRPr="00A078FB">
        <w:rPr>
          <w:rFonts w:ascii="Times New Roman" w:hAnsi="Times New Roman"/>
          <w:color w:val="000000"/>
        </w:rPr>
        <w:t>DUC</w:t>
      </w:r>
      <w:r w:rsidRPr="00A078FB">
        <w:rPr>
          <w:rFonts w:ascii="Times New Roman" w:hAnsi="Times New Roman" w:hint="eastAsia"/>
          <w:color w:val="000000"/>
        </w:rPr>
        <w:t xml:space="preserve"> node</w:t>
      </w:r>
    </w:p>
    <w:p w:rsidR="00A078FB" w:rsidRPr="00A078FB" w:rsidRDefault="00A078FB" w:rsidP="00A078FB">
      <w:pPr>
        <w:pStyle w:val="ListParagraph"/>
        <w:spacing w:after="0"/>
        <w:ind w:left="1080"/>
        <w:jc w:val="both"/>
        <w:rPr>
          <w:rFonts w:ascii="Times New Roman" w:hAnsi="Times New Roman"/>
          <w:color w:val="000000"/>
        </w:rPr>
      </w:pPr>
      <w:r w:rsidRPr="00A078FB">
        <w:rPr>
          <w:rFonts w:ascii="Times New Roman" w:hAnsi="Times New Roman" w:hint="eastAsia"/>
          <w:color w:val="000000"/>
        </w:rPr>
        <w:t xml:space="preserve">0011: </w:t>
      </w:r>
      <w:r>
        <w:rPr>
          <w:rFonts w:ascii="Times New Roman" w:hAnsi="Times New Roman"/>
          <w:color w:val="000000"/>
        </w:rPr>
        <w:t>C</w:t>
      </w:r>
      <w:r w:rsidRPr="00BA262C">
        <w:rPr>
          <w:rFonts w:ascii="Times New Roman" w:hAnsi="Times New Roman"/>
          <w:color w:val="000000"/>
        </w:rPr>
        <w:t>ommand/response</w:t>
      </w:r>
      <w:r>
        <w:rPr>
          <w:rFonts w:ascii="Times New Roman" w:hAnsi="Times New Roman"/>
          <w:color w:val="000000"/>
        </w:rPr>
        <w:t xml:space="preserve"> for </w:t>
      </w:r>
      <w:r w:rsidRPr="00A078FB">
        <w:rPr>
          <w:rFonts w:ascii="Times New Roman" w:hAnsi="Times New Roman" w:hint="eastAsia"/>
          <w:color w:val="000000"/>
        </w:rPr>
        <w:t>DB node</w:t>
      </w:r>
    </w:p>
    <w:p w:rsidR="00A078FB" w:rsidRPr="00A078FB" w:rsidRDefault="00A078FB" w:rsidP="00A078FB">
      <w:pPr>
        <w:pStyle w:val="ListParagraph"/>
        <w:spacing w:after="0"/>
        <w:ind w:left="1080"/>
        <w:jc w:val="both"/>
        <w:rPr>
          <w:rFonts w:ascii="Times New Roman" w:hAnsi="Times New Roman"/>
          <w:color w:val="000000"/>
        </w:rPr>
      </w:pPr>
      <w:r w:rsidRPr="00A078FB">
        <w:rPr>
          <w:rFonts w:ascii="Times New Roman" w:hAnsi="Times New Roman" w:hint="eastAsia"/>
          <w:color w:val="000000"/>
        </w:rPr>
        <w:t xml:space="preserve">0100: </w:t>
      </w:r>
      <w:r>
        <w:rPr>
          <w:rFonts w:ascii="Times New Roman" w:hAnsi="Times New Roman"/>
          <w:color w:val="000000"/>
        </w:rPr>
        <w:t>C</w:t>
      </w:r>
      <w:r w:rsidRPr="00BA262C">
        <w:rPr>
          <w:rFonts w:ascii="Times New Roman" w:hAnsi="Times New Roman"/>
          <w:color w:val="000000"/>
        </w:rPr>
        <w:t>ommand/response</w:t>
      </w:r>
      <w:r>
        <w:rPr>
          <w:rFonts w:ascii="Times New Roman" w:hAnsi="Times New Roman"/>
          <w:color w:val="000000"/>
        </w:rPr>
        <w:t xml:space="preserve"> for </w:t>
      </w:r>
      <w:r w:rsidRPr="00A078FB">
        <w:rPr>
          <w:rFonts w:ascii="Times New Roman" w:hAnsi="Times New Roman"/>
          <w:color w:val="000000"/>
        </w:rPr>
        <w:t>CDUC</w:t>
      </w:r>
      <w:r w:rsidRPr="00A078FB">
        <w:rPr>
          <w:rFonts w:ascii="Times New Roman" w:hAnsi="Times New Roman" w:hint="eastAsia"/>
          <w:color w:val="000000"/>
        </w:rPr>
        <w:t xml:space="preserve"> node (for small size system configuration)</w:t>
      </w:r>
    </w:p>
    <w:p w:rsidR="00A078FB" w:rsidRPr="00A078FB" w:rsidRDefault="00A078FB" w:rsidP="00A078FB">
      <w:pPr>
        <w:pStyle w:val="ListParagraph"/>
        <w:spacing w:after="0"/>
        <w:ind w:left="1080"/>
        <w:jc w:val="both"/>
        <w:rPr>
          <w:rFonts w:ascii="Times New Roman" w:hAnsi="Times New Roman"/>
          <w:color w:val="000000"/>
        </w:rPr>
      </w:pPr>
      <w:r w:rsidRPr="00A078FB">
        <w:rPr>
          <w:rFonts w:ascii="Times New Roman" w:hAnsi="Times New Roman" w:hint="eastAsia"/>
          <w:color w:val="000000"/>
        </w:rPr>
        <w:t>0101~111</w:t>
      </w:r>
      <w:r w:rsidRPr="00A078FB">
        <w:rPr>
          <w:rFonts w:ascii="Times New Roman" w:hAnsi="Times New Roman"/>
          <w:color w:val="000000"/>
        </w:rPr>
        <w:t>0</w:t>
      </w:r>
      <w:r w:rsidRPr="00A078FB">
        <w:rPr>
          <w:rFonts w:ascii="Times New Roman" w:hAnsi="Times New Roman" w:hint="eastAsia"/>
          <w:color w:val="000000"/>
        </w:rPr>
        <w:t>: unused</w:t>
      </w:r>
      <w:r>
        <w:rPr>
          <w:rFonts w:ascii="Times New Roman" w:hAnsi="Times New Roman"/>
          <w:color w:val="000000"/>
        </w:rPr>
        <w:t xml:space="preserve"> (users can define c</w:t>
      </w:r>
      <w:r w:rsidRPr="00BA262C">
        <w:rPr>
          <w:rFonts w:ascii="Times New Roman" w:hAnsi="Times New Roman"/>
          <w:color w:val="000000"/>
        </w:rPr>
        <w:t>ommand/response</w:t>
      </w:r>
      <w:r>
        <w:rPr>
          <w:rFonts w:ascii="Times New Roman" w:hAnsi="Times New Roman"/>
          <w:color w:val="000000"/>
        </w:rPr>
        <w:t xml:space="preserve"> by themselves).</w:t>
      </w:r>
    </w:p>
    <w:p w:rsidR="00A078FB" w:rsidRPr="00A078FB" w:rsidRDefault="00A078FB" w:rsidP="00A078FB">
      <w:pPr>
        <w:pStyle w:val="ListParagraph"/>
        <w:spacing w:after="0"/>
        <w:ind w:left="1080"/>
        <w:jc w:val="both"/>
        <w:rPr>
          <w:rFonts w:ascii="Times New Roman" w:hAnsi="Times New Roman"/>
          <w:color w:val="000000"/>
        </w:rPr>
      </w:pPr>
      <w:r w:rsidRPr="00A078FB">
        <w:rPr>
          <w:rFonts w:ascii="Times New Roman" w:hAnsi="Times New Roman" w:hint="eastAsia"/>
          <w:color w:val="000000"/>
        </w:rPr>
        <w:t>111</w:t>
      </w:r>
      <w:r w:rsidRPr="00A078FB">
        <w:rPr>
          <w:rFonts w:ascii="Times New Roman" w:hAnsi="Times New Roman"/>
          <w:color w:val="000000"/>
        </w:rPr>
        <w:t>1</w:t>
      </w:r>
      <w:r w:rsidRPr="00A078FB">
        <w:rPr>
          <w:rFonts w:ascii="Times New Roman" w:hAnsi="Times New Roman" w:hint="eastAsia"/>
          <w:color w:val="000000"/>
        </w:rPr>
        <w:t xml:space="preserve">: </w:t>
      </w:r>
      <w:r w:rsidRPr="00A078FB">
        <w:rPr>
          <w:rFonts w:ascii="Times New Roman" w:hAnsi="Times New Roman"/>
          <w:color w:val="000000"/>
        </w:rPr>
        <w:t>reserved for host computer</w:t>
      </w:r>
    </w:p>
    <w:p w:rsidR="00A078FB" w:rsidRDefault="00A078FB"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Bit 10: Standard/user-defined command/response flag</w:t>
      </w:r>
    </w:p>
    <w:p w:rsidR="00A078FB" w:rsidRDefault="00A078FB" w:rsidP="00A078FB">
      <w:pPr>
        <w:pStyle w:val="ListParagraph"/>
        <w:spacing w:after="0"/>
        <w:ind w:left="1080"/>
        <w:jc w:val="both"/>
        <w:rPr>
          <w:rFonts w:ascii="Times New Roman" w:hAnsi="Times New Roman"/>
          <w:color w:val="000000"/>
        </w:rPr>
      </w:pPr>
      <w:r>
        <w:rPr>
          <w:rFonts w:ascii="Times New Roman" w:hAnsi="Times New Roman"/>
          <w:color w:val="000000"/>
        </w:rPr>
        <w:t>“0”: Standard command/response;</w:t>
      </w:r>
    </w:p>
    <w:p w:rsidR="00A078FB" w:rsidRDefault="00A078FB" w:rsidP="00A078FB">
      <w:pPr>
        <w:pStyle w:val="ListParagraph"/>
        <w:spacing w:after="0"/>
        <w:ind w:left="1080"/>
        <w:jc w:val="both"/>
        <w:rPr>
          <w:rFonts w:ascii="Times New Roman" w:hAnsi="Times New Roman"/>
          <w:color w:val="000000"/>
        </w:rPr>
      </w:pPr>
      <w:r>
        <w:rPr>
          <w:rFonts w:ascii="Times New Roman" w:hAnsi="Times New Roman"/>
          <w:color w:val="000000"/>
        </w:rPr>
        <w:t>“1”: User-defined command/response.</w:t>
      </w:r>
    </w:p>
    <w:p w:rsidR="00A078FB" w:rsidRDefault="000A3B84"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Bit 9 to 0:  detailed c</w:t>
      </w:r>
      <w:r w:rsidRPr="00BA262C">
        <w:rPr>
          <w:rFonts w:ascii="Times New Roman" w:hAnsi="Times New Roman"/>
          <w:color w:val="000000"/>
        </w:rPr>
        <w:t>ommand/response</w:t>
      </w:r>
      <w:r>
        <w:rPr>
          <w:rFonts w:ascii="Times New Roman" w:hAnsi="Times New Roman"/>
          <w:color w:val="000000"/>
        </w:rPr>
        <w:t xml:space="preserve"> ID</w:t>
      </w:r>
    </w:p>
    <w:p w:rsidR="00041E0A" w:rsidRPr="006E6482" w:rsidRDefault="00EC290A" w:rsidP="006E6482">
      <w:pPr>
        <w:pStyle w:val="Heading2"/>
        <w:numPr>
          <w:ilvl w:val="1"/>
          <w:numId w:val="21"/>
        </w:numPr>
        <w:rPr>
          <w:i/>
          <w:color w:val="000000" w:themeColor="text1"/>
          <w:sz w:val="24"/>
        </w:rPr>
      </w:pPr>
      <w:bookmarkStart w:id="32" w:name="_Toc358368738"/>
      <w:r w:rsidRPr="006E6482">
        <w:rPr>
          <w:i/>
          <w:color w:val="000000" w:themeColor="text1"/>
          <w:sz w:val="24"/>
        </w:rPr>
        <w:t>C</w:t>
      </w:r>
      <w:r w:rsidR="001B4B3B" w:rsidRPr="006E6482">
        <w:rPr>
          <w:i/>
          <w:color w:val="000000" w:themeColor="text1"/>
          <w:sz w:val="24"/>
        </w:rPr>
        <w:t>ommand</w:t>
      </w:r>
      <w:r w:rsidR="003E1619" w:rsidRPr="006E6482">
        <w:rPr>
          <w:i/>
          <w:color w:val="000000" w:themeColor="text1"/>
          <w:sz w:val="24"/>
        </w:rPr>
        <w:t>s</w:t>
      </w:r>
      <w:r w:rsidR="001B4B3B" w:rsidRPr="006E6482">
        <w:rPr>
          <w:i/>
          <w:color w:val="000000" w:themeColor="text1"/>
          <w:sz w:val="24"/>
        </w:rPr>
        <w:t>/response</w:t>
      </w:r>
      <w:r w:rsidR="003E1619" w:rsidRPr="006E6482">
        <w:rPr>
          <w:i/>
          <w:color w:val="000000" w:themeColor="text1"/>
          <w:sz w:val="24"/>
        </w:rPr>
        <w:t>s</w:t>
      </w:r>
      <w:r w:rsidR="001B4B3B" w:rsidRPr="006E6482">
        <w:rPr>
          <w:i/>
          <w:color w:val="000000" w:themeColor="text1"/>
          <w:sz w:val="24"/>
        </w:rPr>
        <w:t xml:space="preserve"> for CUC, MB, DB, CDUC node</w:t>
      </w:r>
      <w:r w:rsidR="00041E0A" w:rsidRPr="006E6482">
        <w:rPr>
          <w:i/>
          <w:color w:val="000000" w:themeColor="text1"/>
          <w:sz w:val="24"/>
        </w:rPr>
        <w:t>s</w:t>
      </w:r>
      <w:bookmarkEnd w:id="32"/>
    </w:p>
    <w:p w:rsidR="008C4D78" w:rsidRDefault="008C4D78" w:rsidP="008C4D78">
      <w:pPr>
        <w:pStyle w:val="ListParagraph"/>
        <w:spacing w:after="0"/>
        <w:ind w:left="1080"/>
        <w:jc w:val="both"/>
        <w:rPr>
          <w:rFonts w:ascii="Times New Roman" w:hAnsi="Times New Roman"/>
          <w:color w:val="000000"/>
        </w:rPr>
      </w:pPr>
    </w:p>
    <w:p w:rsidR="009F59D0" w:rsidRDefault="009F59D0" w:rsidP="009F59D0">
      <w:pPr>
        <w:spacing w:after="0"/>
        <w:ind w:firstLine="360"/>
        <w:jc w:val="both"/>
        <w:rPr>
          <w:rFonts w:ascii="Times New Roman" w:hAnsi="Times New Roman"/>
          <w:color w:val="000000"/>
        </w:rPr>
      </w:pPr>
      <w:r>
        <w:rPr>
          <w:rFonts w:ascii="Times New Roman" w:hAnsi="Times New Roman"/>
          <w:color w:val="000000"/>
        </w:rPr>
        <w:t>The c</w:t>
      </w:r>
      <w:r w:rsidRPr="009F59D0">
        <w:rPr>
          <w:rFonts w:ascii="Times New Roman" w:hAnsi="Times New Roman"/>
          <w:color w:val="000000"/>
        </w:rPr>
        <w:t xml:space="preserve">ommands/responses for CUC, MB, DB, </w:t>
      </w:r>
      <w:proofErr w:type="gramStart"/>
      <w:r w:rsidRPr="009F59D0">
        <w:rPr>
          <w:rFonts w:ascii="Times New Roman" w:hAnsi="Times New Roman"/>
          <w:color w:val="000000"/>
        </w:rPr>
        <w:t>CDUC</w:t>
      </w:r>
      <w:proofErr w:type="gramEnd"/>
      <w:r w:rsidRPr="009F59D0">
        <w:rPr>
          <w:rFonts w:ascii="Times New Roman" w:hAnsi="Times New Roman"/>
          <w:color w:val="000000"/>
        </w:rPr>
        <w:t xml:space="preserve"> nodes</w:t>
      </w:r>
      <w:r>
        <w:rPr>
          <w:rFonts w:ascii="Times New Roman" w:hAnsi="Times New Roman"/>
          <w:color w:val="000000"/>
        </w:rPr>
        <w:t xml:space="preserve"> can be divided into three types:</w:t>
      </w:r>
      <w:r w:rsidR="005717F2">
        <w:rPr>
          <w:rFonts w:ascii="Times New Roman" w:hAnsi="Times New Roman"/>
          <w:color w:val="000000"/>
        </w:rPr>
        <w:t xml:space="preserve"> (1) Low level hardware devices control commands; (2) System configuration commands and High-level application-specified commands.</w:t>
      </w:r>
    </w:p>
    <w:p w:rsidR="0014778B" w:rsidRPr="006E6482" w:rsidRDefault="0014778B" w:rsidP="006E6482">
      <w:pPr>
        <w:pStyle w:val="Heading3"/>
        <w:numPr>
          <w:ilvl w:val="2"/>
          <w:numId w:val="21"/>
        </w:numPr>
        <w:rPr>
          <w:rFonts w:ascii="Times New Roman" w:hAnsi="Times New Roman"/>
          <w:b w:val="0"/>
          <w:i/>
          <w:color w:val="000000"/>
        </w:rPr>
      </w:pPr>
      <w:bookmarkStart w:id="33" w:name="_Toc358368739"/>
      <w:r w:rsidRPr="006E6482">
        <w:rPr>
          <w:rFonts w:ascii="Times New Roman" w:hAnsi="Times New Roman"/>
          <w:b w:val="0"/>
          <w:i/>
          <w:color w:val="000000"/>
        </w:rPr>
        <w:t>Low level hardware devices control commands</w:t>
      </w:r>
      <w:bookmarkEnd w:id="33"/>
    </w:p>
    <w:p w:rsidR="0014778B" w:rsidRDefault="0014778B" w:rsidP="00412C0B">
      <w:pPr>
        <w:spacing w:after="0"/>
        <w:ind w:firstLine="360"/>
        <w:jc w:val="both"/>
        <w:rPr>
          <w:rFonts w:ascii="Times New Roman" w:hAnsi="Times New Roman"/>
          <w:color w:val="000000"/>
        </w:rPr>
      </w:pP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Register read command</w:t>
      </w:r>
      <w:r w:rsidR="00FF1F64">
        <w:rPr>
          <w:rFonts w:ascii="Times New Roman" w:hAnsi="Times New Roman"/>
          <w:color w:val="000000"/>
        </w:rPr>
        <w:t xml:space="preserve"> set</w:t>
      </w:r>
      <w:r>
        <w:rPr>
          <w:rFonts w:ascii="Times New Roman" w:hAnsi="Times New Roman"/>
          <w:color w:val="000000"/>
        </w:rPr>
        <w:t xml:space="preserve">, </w:t>
      </w: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Register write command</w:t>
      </w:r>
      <w:r w:rsidR="00FF1F64">
        <w:rPr>
          <w:rFonts w:ascii="Times New Roman" w:hAnsi="Times New Roman"/>
          <w:color w:val="000000"/>
        </w:rPr>
        <w:t xml:space="preserve"> set</w:t>
      </w:r>
      <w:r>
        <w:rPr>
          <w:rFonts w:ascii="Times New Roman" w:hAnsi="Times New Roman"/>
          <w:color w:val="000000"/>
        </w:rPr>
        <w:t xml:space="preserve">, </w:t>
      </w:r>
    </w:p>
    <w:p w:rsidR="00412C0B" w:rsidRDefault="00FF1F64" w:rsidP="00FF1F64">
      <w:pPr>
        <w:spacing w:after="0"/>
        <w:ind w:left="900" w:hanging="180"/>
        <w:jc w:val="both"/>
        <w:rPr>
          <w:rFonts w:ascii="Times New Roman" w:hAnsi="Times New Roman"/>
          <w:color w:val="000000"/>
        </w:rPr>
      </w:pPr>
      <w:r>
        <w:rPr>
          <w:rFonts w:ascii="Times New Roman" w:hAnsi="Times New Roman"/>
          <w:color w:val="000000"/>
        </w:rPr>
        <w:t xml:space="preserve">* </w:t>
      </w:r>
      <w:r w:rsidR="00412C0B">
        <w:rPr>
          <w:rFonts w:ascii="Times New Roman" w:hAnsi="Times New Roman"/>
          <w:color w:val="000000"/>
        </w:rPr>
        <w:t xml:space="preserve">Note that some hardware devices </w:t>
      </w:r>
      <w:r>
        <w:rPr>
          <w:rFonts w:ascii="Times New Roman" w:hAnsi="Times New Roman"/>
          <w:color w:val="000000"/>
        </w:rPr>
        <w:t xml:space="preserve">(such as </w:t>
      </w:r>
      <w:r w:rsidR="003A29B8">
        <w:rPr>
          <w:rFonts w:ascii="Times New Roman" w:hAnsi="Times New Roman"/>
          <w:color w:val="000000"/>
        </w:rPr>
        <w:t xml:space="preserve">ADCs, </w:t>
      </w:r>
      <w:r>
        <w:rPr>
          <w:rFonts w:ascii="Times New Roman" w:hAnsi="Times New Roman"/>
          <w:color w:val="000000"/>
        </w:rPr>
        <w:t xml:space="preserve">LEDs, temperature sensors, voltage monitors, current monitors) </w:t>
      </w:r>
      <w:r w:rsidR="00412C0B">
        <w:rPr>
          <w:rFonts w:ascii="Times New Roman" w:hAnsi="Times New Roman"/>
          <w:color w:val="000000"/>
        </w:rPr>
        <w:t xml:space="preserve">are mapped to the registers. So they can be controlled conveniently by </w:t>
      </w:r>
      <w:r>
        <w:rPr>
          <w:rFonts w:ascii="Times New Roman" w:hAnsi="Times New Roman"/>
          <w:color w:val="000000"/>
        </w:rPr>
        <w:t>read</w:t>
      </w:r>
      <w:r w:rsidR="001056C7">
        <w:rPr>
          <w:rFonts w:ascii="Times New Roman" w:hAnsi="Times New Roman"/>
          <w:color w:val="000000"/>
        </w:rPr>
        <w:t>ing/writing</w:t>
      </w:r>
      <w:r w:rsidR="00412C0B">
        <w:rPr>
          <w:rFonts w:ascii="Times New Roman" w:hAnsi="Times New Roman"/>
          <w:color w:val="000000"/>
        </w:rPr>
        <w:t xml:space="preserve"> the registers</w:t>
      </w:r>
      <w:r>
        <w:rPr>
          <w:rFonts w:ascii="Times New Roman" w:hAnsi="Times New Roman"/>
          <w:color w:val="000000"/>
        </w:rPr>
        <w:t>.</w:t>
      </w:r>
    </w:p>
    <w:p w:rsidR="00412C0B" w:rsidRDefault="00412C0B" w:rsidP="00412C0B">
      <w:pPr>
        <w:spacing w:after="0"/>
        <w:ind w:firstLine="720"/>
        <w:jc w:val="both"/>
        <w:rPr>
          <w:rFonts w:ascii="Times New Roman" w:hAnsi="Times New Roman"/>
          <w:color w:val="000000"/>
        </w:rPr>
      </w:pP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 xml:space="preserve">RAM read command, </w:t>
      </w: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lastRenderedPageBreak/>
        <w:t xml:space="preserve">RAM </w:t>
      </w:r>
      <w:proofErr w:type="gramStart"/>
      <w:r>
        <w:rPr>
          <w:rFonts w:ascii="Times New Roman" w:hAnsi="Times New Roman"/>
          <w:color w:val="000000"/>
        </w:rPr>
        <w:t>write</w:t>
      </w:r>
      <w:proofErr w:type="gramEnd"/>
      <w:r>
        <w:rPr>
          <w:rFonts w:ascii="Times New Roman" w:hAnsi="Times New Roman"/>
          <w:color w:val="000000"/>
        </w:rPr>
        <w:t xml:space="preserve"> command, </w:t>
      </w:r>
    </w:p>
    <w:p w:rsidR="00412C0B" w:rsidRDefault="00412C0B" w:rsidP="00412C0B">
      <w:pPr>
        <w:spacing w:after="0"/>
        <w:ind w:firstLine="720"/>
        <w:jc w:val="both"/>
        <w:rPr>
          <w:rFonts w:ascii="Times New Roman" w:hAnsi="Times New Roman"/>
          <w:color w:val="000000"/>
        </w:rPr>
      </w:pP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 xml:space="preserve">Flash memory read command, </w:t>
      </w: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 xml:space="preserve">Flash memory command, </w:t>
      </w:r>
    </w:p>
    <w:p w:rsidR="00412C0B" w:rsidRDefault="00412C0B" w:rsidP="00412C0B">
      <w:pPr>
        <w:spacing w:after="0"/>
        <w:ind w:firstLine="720"/>
        <w:jc w:val="both"/>
        <w:rPr>
          <w:rFonts w:ascii="Times New Roman" w:hAnsi="Times New Roman"/>
          <w:color w:val="000000"/>
        </w:rPr>
      </w:pP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 xml:space="preserve">SD read command, </w:t>
      </w: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 xml:space="preserve">SD </w:t>
      </w:r>
      <w:proofErr w:type="gramStart"/>
      <w:r>
        <w:rPr>
          <w:rFonts w:ascii="Times New Roman" w:hAnsi="Times New Roman"/>
          <w:color w:val="000000"/>
        </w:rPr>
        <w:t>write</w:t>
      </w:r>
      <w:proofErr w:type="gramEnd"/>
      <w:r>
        <w:rPr>
          <w:rFonts w:ascii="Times New Roman" w:hAnsi="Times New Roman"/>
          <w:color w:val="000000"/>
        </w:rPr>
        <w:t xml:space="preserve"> command, </w:t>
      </w:r>
    </w:p>
    <w:p w:rsidR="003A29B8" w:rsidRDefault="003A29B8" w:rsidP="00412C0B">
      <w:pPr>
        <w:spacing w:after="0"/>
        <w:ind w:firstLine="720"/>
        <w:jc w:val="both"/>
        <w:rPr>
          <w:rFonts w:ascii="Times New Roman" w:hAnsi="Times New Roman"/>
          <w:color w:val="000000"/>
        </w:rPr>
      </w:pPr>
    </w:p>
    <w:p w:rsidR="00412C0B" w:rsidRDefault="00412C0B" w:rsidP="00412C0B">
      <w:pPr>
        <w:spacing w:after="0"/>
        <w:ind w:firstLine="720"/>
        <w:jc w:val="both"/>
        <w:rPr>
          <w:rFonts w:ascii="Times New Roman" w:hAnsi="Times New Roman"/>
          <w:color w:val="000000"/>
        </w:rPr>
      </w:pPr>
      <w:r>
        <w:rPr>
          <w:rFonts w:ascii="Times New Roman" w:hAnsi="Times New Roman"/>
          <w:color w:val="000000"/>
        </w:rPr>
        <w:t>&lt;</w:t>
      </w:r>
      <w:proofErr w:type="gramStart"/>
      <w:r w:rsidRPr="009F59D0">
        <w:rPr>
          <w:rFonts w:ascii="Times New Roman" w:hAnsi="Times New Roman"/>
          <w:color w:val="000000"/>
          <w:highlight w:val="yellow"/>
        </w:rPr>
        <w:t>more</w:t>
      </w:r>
      <w:proofErr w:type="gramEnd"/>
      <w:r w:rsidRPr="009F59D0">
        <w:rPr>
          <w:rFonts w:ascii="Times New Roman" w:hAnsi="Times New Roman"/>
          <w:color w:val="000000"/>
          <w:highlight w:val="yellow"/>
        </w:rPr>
        <w:t xml:space="preserve"> commands will be added to this list</w:t>
      </w:r>
      <w:r>
        <w:rPr>
          <w:rFonts w:ascii="Times New Roman" w:hAnsi="Times New Roman"/>
          <w:color w:val="000000"/>
        </w:rPr>
        <w:t>&gt;</w:t>
      </w:r>
    </w:p>
    <w:p w:rsidR="009F59D0" w:rsidRPr="006E6482" w:rsidRDefault="0014778B" w:rsidP="006E6482">
      <w:pPr>
        <w:pStyle w:val="Heading3"/>
        <w:numPr>
          <w:ilvl w:val="2"/>
          <w:numId w:val="21"/>
        </w:numPr>
        <w:rPr>
          <w:rFonts w:ascii="Times New Roman" w:hAnsi="Times New Roman"/>
          <w:b w:val="0"/>
          <w:i/>
          <w:color w:val="000000"/>
        </w:rPr>
      </w:pPr>
      <w:r w:rsidRPr="006E6482">
        <w:rPr>
          <w:rFonts w:ascii="Times New Roman" w:hAnsi="Times New Roman"/>
          <w:b w:val="0"/>
          <w:i/>
          <w:color w:val="000000"/>
        </w:rPr>
        <w:t xml:space="preserve"> </w:t>
      </w:r>
      <w:bookmarkStart w:id="34" w:name="_Toc358368740"/>
      <w:r w:rsidR="009F59D0" w:rsidRPr="006E6482">
        <w:rPr>
          <w:rFonts w:ascii="Times New Roman" w:hAnsi="Times New Roman"/>
          <w:b w:val="0"/>
          <w:i/>
          <w:color w:val="000000"/>
        </w:rPr>
        <w:t xml:space="preserve">System </w:t>
      </w:r>
      <w:r w:rsidR="006F5BAE" w:rsidRPr="006E6482">
        <w:rPr>
          <w:rFonts w:ascii="Times New Roman" w:hAnsi="Times New Roman"/>
          <w:b w:val="0"/>
          <w:i/>
          <w:color w:val="000000"/>
        </w:rPr>
        <w:t xml:space="preserve">configuration </w:t>
      </w:r>
      <w:r w:rsidR="009F59D0" w:rsidRPr="006E6482">
        <w:rPr>
          <w:rFonts w:ascii="Times New Roman" w:hAnsi="Times New Roman"/>
          <w:b w:val="0"/>
          <w:i/>
          <w:color w:val="000000"/>
        </w:rPr>
        <w:t>commands.</w:t>
      </w:r>
      <w:bookmarkEnd w:id="34"/>
    </w:p>
    <w:p w:rsidR="00FF1F64" w:rsidRDefault="00FF1F64" w:rsidP="009F59D0">
      <w:pPr>
        <w:spacing w:after="0"/>
        <w:ind w:firstLine="720"/>
        <w:jc w:val="both"/>
        <w:rPr>
          <w:rFonts w:ascii="Times New Roman" w:hAnsi="Times New Roman"/>
          <w:color w:val="000000"/>
        </w:rPr>
      </w:pPr>
    </w:p>
    <w:p w:rsidR="009F59D0" w:rsidRDefault="009F59D0" w:rsidP="009F59D0">
      <w:pPr>
        <w:spacing w:after="0"/>
        <w:ind w:firstLine="720"/>
        <w:jc w:val="both"/>
        <w:rPr>
          <w:rFonts w:ascii="Times New Roman" w:hAnsi="Times New Roman"/>
          <w:color w:val="000000"/>
        </w:rPr>
      </w:pPr>
      <w:r>
        <w:rPr>
          <w:rFonts w:ascii="Times New Roman" w:hAnsi="Times New Roman"/>
          <w:color w:val="000000"/>
        </w:rPr>
        <w:t xml:space="preserve">System reset command, </w:t>
      </w:r>
    </w:p>
    <w:p w:rsidR="00FD32A3" w:rsidRDefault="00FD32A3" w:rsidP="00FD32A3">
      <w:pPr>
        <w:spacing w:after="0"/>
        <w:ind w:firstLine="720"/>
        <w:jc w:val="both"/>
        <w:rPr>
          <w:rFonts w:ascii="Times New Roman" w:hAnsi="Times New Roman"/>
          <w:color w:val="000000"/>
        </w:rPr>
      </w:pPr>
      <w:r>
        <w:rPr>
          <w:rFonts w:ascii="Times New Roman" w:hAnsi="Times New Roman"/>
          <w:color w:val="000000"/>
        </w:rPr>
        <w:t>Load/run firmware command,</w:t>
      </w:r>
    </w:p>
    <w:p w:rsidR="00FD32A3" w:rsidRDefault="00FD32A3" w:rsidP="00FD32A3">
      <w:pPr>
        <w:spacing w:after="0"/>
        <w:ind w:firstLine="720"/>
        <w:jc w:val="both"/>
        <w:rPr>
          <w:rFonts w:ascii="Times New Roman" w:hAnsi="Times New Roman"/>
          <w:color w:val="000000"/>
        </w:rPr>
      </w:pPr>
      <w:r>
        <w:rPr>
          <w:rFonts w:ascii="Times New Roman" w:hAnsi="Times New Roman"/>
          <w:color w:val="000000"/>
        </w:rPr>
        <w:t>Load/run software command,</w:t>
      </w:r>
    </w:p>
    <w:p w:rsidR="00FD32A3" w:rsidRDefault="00FD32A3" w:rsidP="009F59D0">
      <w:pPr>
        <w:spacing w:after="0"/>
        <w:ind w:firstLine="720"/>
        <w:jc w:val="both"/>
        <w:rPr>
          <w:rFonts w:ascii="Times New Roman" w:hAnsi="Times New Roman"/>
          <w:color w:val="000000"/>
        </w:rPr>
      </w:pPr>
    </w:p>
    <w:p w:rsidR="00FD32A3" w:rsidRDefault="00FD32A3" w:rsidP="00FD32A3">
      <w:pPr>
        <w:spacing w:after="0"/>
        <w:ind w:firstLine="720"/>
        <w:jc w:val="both"/>
        <w:rPr>
          <w:rFonts w:ascii="Times New Roman" w:hAnsi="Times New Roman"/>
          <w:color w:val="000000"/>
        </w:rPr>
      </w:pPr>
      <w:r>
        <w:rPr>
          <w:rFonts w:ascii="Times New Roman" w:hAnsi="Times New Roman"/>
          <w:color w:val="000000"/>
        </w:rPr>
        <w:t>System hardware version report command,</w:t>
      </w:r>
    </w:p>
    <w:p w:rsidR="00FD32A3" w:rsidRDefault="00FD32A3" w:rsidP="00FD32A3">
      <w:pPr>
        <w:spacing w:after="0"/>
        <w:ind w:firstLine="720"/>
        <w:jc w:val="both"/>
        <w:rPr>
          <w:rFonts w:ascii="Times New Roman" w:hAnsi="Times New Roman"/>
          <w:color w:val="000000"/>
        </w:rPr>
      </w:pPr>
      <w:r>
        <w:rPr>
          <w:rFonts w:ascii="Times New Roman" w:hAnsi="Times New Roman"/>
          <w:color w:val="000000"/>
        </w:rPr>
        <w:t>System firmware version report command,</w:t>
      </w:r>
    </w:p>
    <w:p w:rsidR="00FD32A3" w:rsidRDefault="00FD32A3" w:rsidP="00FD32A3">
      <w:pPr>
        <w:spacing w:after="0"/>
        <w:ind w:firstLine="720"/>
        <w:jc w:val="both"/>
        <w:rPr>
          <w:rFonts w:ascii="Times New Roman" w:hAnsi="Times New Roman"/>
          <w:color w:val="000000"/>
        </w:rPr>
      </w:pPr>
      <w:r>
        <w:rPr>
          <w:rFonts w:ascii="Times New Roman" w:hAnsi="Times New Roman"/>
          <w:color w:val="000000"/>
        </w:rPr>
        <w:t>System software version report command,</w:t>
      </w:r>
    </w:p>
    <w:p w:rsidR="00FD32A3" w:rsidRDefault="00FD32A3" w:rsidP="009F59D0">
      <w:pPr>
        <w:spacing w:after="0"/>
        <w:ind w:firstLine="720"/>
        <w:jc w:val="both"/>
        <w:rPr>
          <w:rFonts w:ascii="Times New Roman" w:hAnsi="Times New Roman"/>
          <w:color w:val="000000"/>
        </w:rPr>
      </w:pPr>
    </w:p>
    <w:p w:rsidR="008C4D78" w:rsidRDefault="009F59D0" w:rsidP="009F59D0">
      <w:pPr>
        <w:spacing w:after="0"/>
        <w:ind w:firstLine="720"/>
        <w:jc w:val="both"/>
        <w:rPr>
          <w:rFonts w:ascii="Times New Roman" w:hAnsi="Times New Roman"/>
          <w:color w:val="000000"/>
        </w:rPr>
      </w:pPr>
      <w:r>
        <w:rPr>
          <w:rFonts w:ascii="Times New Roman" w:hAnsi="Times New Roman"/>
          <w:color w:val="000000"/>
        </w:rPr>
        <w:t>Address</w:t>
      </w:r>
      <w:r>
        <w:rPr>
          <w:rFonts w:ascii="Times New Roman" w:hAnsi="Times New Roman" w:hint="eastAsia"/>
          <w:color w:val="000000"/>
        </w:rPr>
        <w:t xml:space="preserve"> assignment</w:t>
      </w:r>
      <w:r>
        <w:rPr>
          <w:rFonts w:ascii="Times New Roman" w:hAnsi="Times New Roman"/>
          <w:color w:val="000000"/>
        </w:rPr>
        <w:t xml:space="preserve"> command, </w:t>
      </w:r>
    </w:p>
    <w:p w:rsidR="009F59D0" w:rsidRDefault="009F59D0" w:rsidP="009F59D0">
      <w:pPr>
        <w:spacing w:after="0"/>
        <w:ind w:firstLine="720"/>
        <w:jc w:val="both"/>
        <w:rPr>
          <w:rFonts w:ascii="Times New Roman" w:hAnsi="Times New Roman"/>
          <w:color w:val="000000"/>
        </w:rPr>
      </w:pPr>
      <w:r>
        <w:rPr>
          <w:rFonts w:ascii="Times New Roman" w:hAnsi="Times New Roman"/>
          <w:color w:val="000000"/>
        </w:rPr>
        <w:t>Node enable/disable command</w:t>
      </w:r>
      <w:r w:rsidR="00312EE8">
        <w:rPr>
          <w:rFonts w:ascii="Times New Roman" w:hAnsi="Times New Roman"/>
          <w:color w:val="000000"/>
        </w:rPr>
        <w:t>,</w:t>
      </w:r>
    </w:p>
    <w:p w:rsidR="00FD32A3" w:rsidRDefault="00FD32A3" w:rsidP="00FD32A3">
      <w:pPr>
        <w:spacing w:after="0"/>
        <w:ind w:firstLine="720"/>
        <w:jc w:val="both"/>
        <w:rPr>
          <w:rFonts w:ascii="Times New Roman" w:hAnsi="Times New Roman"/>
          <w:color w:val="000000"/>
        </w:rPr>
      </w:pPr>
    </w:p>
    <w:p w:rsidR="001A7D23" w:rsidRDefault="00412C0B" w:rsidP="00FD32A3">
      <w:pPr>
        <w:spacing w:after="0"/>
        <w:ind w:firstLine="720"/>
        <w:jc w:val="both"/>
        <w:rPr>
          <w:rFonts w:ascii="Times New Roman" w:hAnsi="Times New Roman"/>
        </w:rPr>
      </w:pPr>
      <w:r>
        <w:rPr>
          <w:rFonts w:ascii="Times New Roman" w:hAnsi="Times New Roman"/>
          <w:color w:val="000000"/>
        </w:rPr>
        <w:t>Hardware device i</w:t>
      </w:r>
      <w:r w:rsidRPr="00E63A75">
        <w:rPr>
          <w:rFonts w:ascii="Times New Roman" w:hAnsi="Times New Roman"/>
        </w:rPr>
        <w:t>ntegrity</w:t>
      </w:r>
      <w:r>
        <w:rPr>
          <w:rFonts w:ascii="Times New Roman" w:hAnsi="Times New Roman"/>
        </w:rPr>
        <w:t xml:space="preserve"> test</w:t>
      </w:r>
      <w:r w:rsidR="008A3429">
        <w:rPr>
          <w:rFonts w:ascii="Times New Roman" w:hAnsi="Times New Roman"/>
        </w:rPr>
        <w:t xml:space="preserve"> command</w:t>
      </w:r>
      <w:r w:rsidR="001A7D23">
        <w:rPr>
          <w:rFonts w:ascii="Times New Roman" w:hAnsi="Times New Roman"/>
        </w:rPr>
        <w:t xml:space="preserve"> set </w:t>
      </w:r>
    </w:p>
    <w:p w:rsidR="00412C0B" w:rsidRDefault="001A7D23" w:rsidP="00FD32A3">
      <w:pPr>
        <w:spacing w:after="0"/>
        <w:ind w:firstLine="720"/>
        <w:jc w:val="both"/>
        <w:rPr>
          <w:rFonts w:ascii="Times New Roman" w:hAnsi="Times New Roman"/>
          <w:color w:val="000000"/>
        </w:rPr>
      </w:pPr>
      <w:r>
        <w:rPr>
          <w:rFonts w:ascii="Times New Roman" w:hAnsi="Times New Roman"/>
        </w:rPr>
        <w:t>(</w:t>
      </w:r>
      <w:r w:rsidR="001056C7">
        <w:rPr>
          <w:rFonts w:ascii="Times New Roman" w:hAnsi="Times New Roman"/>
        </w:rPr>
        <w:t>A</w:t>
      </w:r>
      <w:r>
        <w:rPr>
          <w:rFonts w:ascii="Times New Roman" w:hAnsi="Times New Roman"/>
        </w:rPr>
        <w:t xml:space="preserve"> set of commands for all the hardware devices on the node)</w:t>
      </w:r>
    </w:p>
    <w:p w:rsidR="00412C0B" w:rsidRDefault="00412C0B" w:rsidP="00FD32A3">
      <w:pPr>
        <w:spacing w:after="0"/>
        <w:ind w:firstLine="720"/>
        <w:jc w:val="both"/>
        <w:rPr>
          <w:rFonts w:ascii="Times New Roman" w:hAnsi="Times New Roman"/>
          <w:color w:val="000000"/>
        </w:rPr>
      </w:pPr>
    </w:p>
    <w:p w:rsidR="009F59D0" w:rsidRDefault="009F59D0" w:rsidP="009F59D0">
      <w:pPr>
        <w:spacing w:after="0"/>
        <w:ind w:firstLine="720"/>
        <w:jc w:val="both"/>
        <w:rPr>
          <w:rFonts w:ascii="Times New Roman" w:hAnsi="Times New Roman"/>
          <w:color w:val="000000"/>
        </w:rPr>
      </w:pPr>
      <w:r>
        <w:rPr>
          <w:rFonts w:ascii="Times New Roman" w:hAnsi="Times New Roman"/>
          <w:color w:val="000000"/>
        </w:rPr>
        <w:t>&lt;</w:t>
      </w:r>
      <w:proofErr w:type="gramStart"/>
      <w:r w:rsidRPr="009F59D0">
        <w:rPr>
          <w:rFonts w:ascii="Times New Roman" w:hAnsi="Times New Roman"/>
          <w:color w:val="000000"/>
          <w:highlight w:val="yellow"/>
        </w:rPr>
        <w:t>more</w:t>
      </w:r>
      <w:proofErr w:type="gramEnd"/>
      <w:r w:rsidRPr="009F59D0">
        <w:rPr>
          <w:rFonts w:ascii="Times New Roman" w:hAnsi="Times New Roman"/>
          <w:color w:val="000000"/>
          <w:highlight w:val="yellow"/>
        </w:rPr>
        <w:t xml:space="preserve"> commands will be added to this list</w:t>
      </w:r>
      <w:r>
        <w:rPr>
          <w:rFonts w:ascii="Times New Roman" w:hAnsi="Times New Roman"/>
          <w:color w:val="000000"/>
        </w:rPr>
        <w:t>&gt;</w:t>
      </w:r>
    </w:p>
    <w:p w:rsidR="0033536A" w:rsidRPr="006E6482" w:rsidRDefault="0033536A" w:rsidP="006E6482">
      <w:pPr>
        <w:pStyle w:val="Heading3"/>
        <w:numPr>
          <w:ilvl w:val="2"/>
          <w:numId w:val="21"/>
        </w:numPr>
        <w:rPr>
          <w:rFonts w:ascii="Times New Roman" w:hAnsi="Times New Roman"/>
          <w:b w:val="0"/>
          <w:i/>
          <w:color w:val="000000"/>
        </w:rPr>
      </w:pPr>
      <w:bookmarkStart w:id="35" w:name="_Toc358368741"/>
      <w:proofErr w:type="gramStart"/>
      <w:r w:rsidRPr="006E6482">
        <w:rPr>
          <w:rFonts w:ascii="Times New Roman" w:hAnsi="Times New Roman"/>
          <w:b w:val="0"/>
          <w:i/>
          <w:color w:val="000000"/>
        </w:rPr>
        <w:t>High-level application-specified commands.</w:t>
      </w:r>
      <w:bookmarkEnd w:id="35"/>
      <w:proofErr w:type="gramEnd"/>
    </w:p>
    <w:p w:rsidR="003A29B8" w:rsidRDefault="003A29B8" w:rsidP="003A29B8">
      <w:pPr>
        <w:spacing w:after="0"/>
        <w:ind w:firstLine="720"/>
        <w:jc w:val="both"/>
        <w:rPr>
          <w:rFonts w:ascii="Times New Roman" w:hAnsi="Times New Roman"/>
          <w:color w:val="000000"/>
        </w:rPr>
      </w:pPr>
    </w:p>
    <w:p w:rsidR="003A29B8" w:rsidRDefault="003A29B8" w:rsidP="003A29B8">
      <w:pPr>
        <w:spacing w:after="0"/>
        <w:ind w:firstLine="720"/>
        <w:jc w:val="both"/>
        <w:rPr>
          <w:rFonts w:ascii="Times New Roman" w:hAnsi="Times New Roman"/>
          <w:color w:val="000000"/>
        </w:rPr>
      </w:pPr>
      <w:r>
        <w:rPr>
          <w:rFonts w:ascii="Times New Roman" w:hAnsi="Times New Roman"/>
          <w:color w:val="000000"/>
        </w:rPr>
        <w:t xml:space="preserve">Energy calculation and correction command set, </w:t>
      </w:r>
    </w:p>
    <w:p w:rsidR="005717F2" w:rsidRDefault="005717F2" w:rsidP="005717F2">
      <w:pPr>
        <w:spacing w:after="0"/>
        <w:ind w:firstLine="720"/>
        <w:jc w:val="both"/>
        <w:rPr>
          <w:rFonts w:ascii="Times New Roman" w:hAnsi="Times New Roman"/>
          <w:color w:val="000000"/>
        </w:rPr>
      </w:pPr>
      <w:r>
        <w:rPr>
          <w:rFonts w:ascii="Times New Roman" w:hAnsi="Times New Roman"/>
          <w:color w:val="000000"/>
        </w:rPr>
        <w:t>Energy window setting command set,</w:t>
      </w:r>
      <w:r w:rsidRPr="001B4E4D">
        <w:rPr>
          <w:rFonts w:ascii="Times New Roman" w:hAnsi="Times New Roman"/>
          <w:color w:val="000000"/>
        </w:rPr>
        <w:t xml:space="preserve">  </w:t>
      </w:r>
    </w:p>
    <w:p w:rsidR="003A29B8" w:rsidRDefault="003A29B8" w:rsidP="003A29B8">
      <w:pPr>
        <w:spacing w:after="0"/>
        <w:ind w:firstLine="720"/>
        <w:jc w:val="both"/>
        <w:rPr>
          <w:rFonts w:ascii="Times New Roman" w:hAnsi="Times New Roman"/>
          <w:color w:val="000000"/>
        </w:rPr>
      </w:pPr>
      <w:r>
        <w:rPr>
          <w:rFonts w:ascii="Times New Roman" w:hAnsi="Times New Roman"/>
          <w:color w:val="000000"/>
        </w:rPr>
        <w:t>Crystal decoding command set,</w:t>
      </w:r>
    </w:p>
    <w:p w:rsidR="003A29B8" w:rsidRDefault="003A29B8" w:rsidP="003A29B8">
      <w:pPr>
        <w:spacing w:after="0"/>
        <w:ind w:firstLine="720"/>
        <w:jc w:val="both"/>
        <w:rPr>
          <w:rFonts w:ascii="Times New Roman" w:hAnsi="Times New Roman"/>
          <w:color w:val="000000"/>
        </w:rPr>
      </w:pPr>
    </w:p>
    <w:p w:rsidR="005717F2" w:rsidRDefault="005717F2" w:rsidP="005717F2">
      <w:pPr>
        <w:spacing w:after="0"/>
        <w:ind w:firstLine="720"/>
        <w:jc w:val="both"/>
        <w:rPr>
          <w:rFonts w:ascii="Times New Roman" w:hAnsi="Times New Roman"/>
          <w:color w:val="000000"/>
        </w:rPr>
      </w:pPr>
      <w:r>
        <w:rPr>
          <w:rFonts w:ascii="Times New Roman" w:hAnsi="Times New Roman"/>
          <w:color w:val="000000"/>
        </w:rPr>
        <w:t>TDC and time correction setting command set</w:t>
      </w:r>
      <w:r w:rsidRPr="001B4E4D">
        <w:rPr>
          <w:rFonts w:ascii="Times New Roman" w:hAnsi="Times New Roman"/>
          <w:color w:val="000000"/>
        </w:rPr>
        <w:t xml:space="preserve">;  </w:t>
      </w:r>
    </w:p>
    <w:p w:rsidR="005717F2" w:rsidRDefault="005717F2" w:rsidP="003A29B8">
      <w:pPr>
        <w:spacing w:after="0"/>
        <w:ind w:firstLine="720"/>
        <w:jc w:val="both"/>
        <w:rPr>
          <w:rFonts w:ascii="Times New Roman" w:hAnsi="Times New Roman"/>
          <w:color w:val="000000"/>
        </w:rPr>
      </w:pPr>
    </w:p>
    <w:p w:rsidR="003A29B8" w:rsidRDefault="003A29B8" w:rsidP="003A29B8">
      <w:pPr>
        <w:spacing w:after="0"/>
        <w:ind w:firstLine="720"/>
        <w:jc w:val="both"/>
        <w:rPr>
          <w:rFonts w:ascii="Times New Roman" w:hAnsi="Times New Roman"/>
          <w:color w:val="000000"/>
        </w:rPr>
      </w:pPr>
      <w:r>
        <w:rPr>
          <w:rFonts w:ascii="Times New Roman" w:hAnsi="Times New Roman"/>
          <w:color w:val="000000"/>
        </w:rPr>
        <w:t>Data acquisition mode setting command set,</w:t>
      </w:r>
    </w:p>
    <w:p w:rsidR="005717F2" w:rsidRDefault="005717F2" w:rsidP="003A29B8">
      <w:pPr>
        <w:spacing w:after="0"/>
        <w:ind w:firstLine="720"/>
        <w:jc w:val="both"/>
        <w:rPr>
          <w:rFonts w:ascii="Times New Roman" w:hAnsi="Times New Roman"/>
          <w:color w:val="000000"/>
        </w:rPr>
      </w:pPr>
    </w:p>
    <w:p w:rsidR="003A29B8" w:rsidRDefault="003A29B8" w:rsidP="003A29B8">
      <w:pPr>
        <w:spacing w:after="0"/>
        <w:ind w:firstLine="720"/>
        <w:jc w:val="both"/>
        <w:rPr>
          <w:rFonts w:ascii="Times New Roman" w:hAnsi="Times New Roman"/>
          <w:color w:val="000000"/>
        </w:rPr>
      </w:pPr>
      <w:r>
        <w:rPr>
          <w:rFonts w:ascii="Times New Roman" w:hAnsi="Times New Roman"/>
          <w:color w:val="000000"/>
        </w:rPr>
        <w:t xml:space="preserve">Coincidence setting command set </w:t>
      </w:r>
    </w:p>
    <w:p w:rsidR="003A29B8" w:rsidRDefault="003A29B8" w:rsidP="003A29B8">
      <w:pPr>
        <w:spacing w:after="0"/>
        <w:ind w:left="900" w:hanging="180"/>
        <w:jc w:val="both"/>
        <w:rPr>
          <w:rFonts w:ascii="Times New Roman" w:hAnsi="Times New Roman"/>
          <w:color w:val="000000"/>
        </w:rPr>
      </w:pPr>
      <w:r>
        <w:rPr>
          <w:rFonts w:ascii="Times New Roman" w:hAnsi="Times New Roman"/>
          <w:color w:val="000000"/>
        </w:rPr>
        <w:t>(</w:t>
      </w:r>
      <w:r w:rsidR="001056C7">
        <w:rPr>
          <w:rFonts w:ascii="Times New Roman" w:hAnsi="Times New Roman"/>
          <w:color w:val="000000"/>
        </w:rPr>
        <w:t>Coincidence pairs</w:t>
      </w:r>
      <w:r>
        <w:rPr>
          <w:rFonts w:ascii="Times New Roman" w:hAnsi="Times New Roman"/>
          <w:color w:val="000000"/>
        </w:rPr>
        <w:t xml:space="preserve"> </w:t>
      </w:r>
      <w:r w:rsidR="001056C7">
        <w:rPr>
          <w:rFonts w:ascii="Times New Roman" w:hAnsi="Times New Roman"/>
          <w:color w:val="000000"/>
        </w:rPr>
        <w:t>setting</w:t>
      </w:r>
      <w:r>
        <w:rPr>
          <w:rFonts w:ascii="Times New Roman" w:hAnsi="Times New Roman"/>
          <w:color w:val="000000"/>
        </w:rPr>
        <w:t xml:space="preserve">, time window setting, data format, status </w:t>
      </w:r>
      <w:r w:rsidR="009F4551">
        <w:rPr>
          <w:rFonts w:ascii="Times New Roman" w:hAnsi="Times New Roman"/>
          <w:color w:val="000000"/>
        </w:rPr>
        <w:t>word setting and</w:t>
      </w:r>
      <w:r>
        <w:rPr>
          <w:rFonts w:ascii="Times New Roman" w:hAnsi="Times New Roman"/>
          <w:color w:val="000000"/>
        </w:rPr>
        <w:t xml:space="preserve"> etc.)</w:t>
      </w:r>
    </w:p>
    <w:p w:rsidR="003A29B8" w:rsidRDefault="003A29B8" w:rsidP="005131A0">
      <w:pPr>
        <w:pStyle w:val="ListParagraph"/>
        <w:spacing w:after="0"/>
        <w:ind w:left="1080"/>
        <w:jc w:val="both"/>
        <w:rPr>
          <w:rFonts w:ascii="Times New Roman" w:hAnsi="Times New Roman"/>
          <w:color w:val="000000"/>
        </w:rPr>
      </w:pPr>
    </w:p>
    <w:p w:rsidR="00401AB8" w:rsidRDefault="000B0EDD" w:rsidP="000B0EDD">
      <w:pPr>
        <w:spacing w:after="0"/>
        <w:ind w:firstLine="720"/>
        <w:jc w:val="both"/>
        <w:rPr>
          <w:rFonts w:ascii="Times New Roman" w:hAnsi="Times New Roman"/>
          <w:color w:val="000000"/>
        </w:rPr>
      </w:pPr>
      <w:r>
        <w:rPr>
          <w:rFonts w:ascii="Times New Roman" w:hAnsi="Times New Roman"/>
          <w:color w:val="000000"/>
        </w:rPr>
        <w:t>&lt;</w:t>
      </w:r>
      <w:proofErr w:type="gramStart"/>
      <w:r w:rsidRPr="009F59D0">
        <w:rPr>
          <w:rFonts w:ascii="Times New Roman" w:hAnsi="Times New Roman"/>
          <w:color w:val="000000"/>
          <w:highlight w:val="yellow"/>
        </w:rPr>
        <w:t>more</w:t>
      </w:r>
      <w:proofErr w:type="gramEnd"/>
      <w:r w:rsidRPr="009F59D0">
        <w:rPr>
          <w:rFonts w:ascii="Times New Roman" w:hAnsi="Times New Roman"/>
          <w:color w:val="000000"/>
          <w:highlight w:val="yellow"/>
        </w:rPr>
        <w:t xml:space="preserve"> commands will be added to this list</w:t>
      </w:r>
      <w:r>
        <w:rPr>
          <w:rFonts w:ascii="Times New Roman" w:hAnsi="Times New Roman"/>
          <w:color w:val="000000"/>
        </w:rPr>
        <w:t>&gt;</w:t>
      </w:r>
    </w:p>
    <w:p w:rsidR="003E2634" w:rsidRDefault="003E2634">
      <w:pPr>
        <w:spacing w:after="0" w:line="240" w:lineRule="auto"/>
        <w:rPr>
          <w:rFonts w:ascii="Times New Roman" w:hAnsi="Times New Roman"/>
          <w:color w:val="000000"/>
        </w:rPr>
      </w:pPr>
    </w:p>
    <w:p w:rsidR="003E2634" w:rsidRDefault="003E2634">
      <w:pPr>
        <w:spacing w:after="0" w:line="240" w:lineRule="auto"/>
        <w:rPr>
          <w:rFonts w:ascii="Times New Roman" w:hAnsi="Times New Roman"/>
          <w:color w:val="000000"/>
        </w:rPr>
      </w:pPr>
    </w:p>
    <w:p w:rsidR="00401AB8" w:rsidRDefault="00401AB8">
      <w:pPr>
        <w:spacing w:after="0" w:line="240" w:lineRule="auto"/>
        <w:rPr>
          <w:rFonts w:ascii="Times New Roman" w:hAnsi="Times New Roman"/>
          <w:color w:val="000000"/>
        </w:rPr>
      </w:pPr>
      <w:r>
        <w:rPr>
          <w:rFonts w:ascii="Times New Roman" w:hAnsi="Times New Roman"/>
          <w:color w:val="000000"/>
        </w:rPr>
        <w:lastRenderedPageBreak/>
        <w:br w:type="page"/>
      </w:r>
    </w:p>
    <w:p w:rsidR="00BA7E6E" w:rsidRPr="00B97EFA" w:rsidRDefault="00BA7E6E" w:rsidP="00615ACC">
      <w:pPr>
        <w:pStyle w:val="Heading1"/>
        <w:numPr>
          <w:ilvl w:val="0"/>
          <w:numId w:val="21"/>
        </w:numPr>
        <w:ind w:left="360"/>
        <w:rPr>
          <w:color w:val="000000" w:themeColor="text1"/>
        </w:rPr>
      </w:pPr>
      <w:bookmarkStart w:id="36" w:name="_Toc358368742"/>
      <w:r>
        <w:rPr>
          <w:rFonts w:hint="eastAsia"/>
          <w:color w:val="000000" w:themeColor="text1"/>
        </w:rPr>
        <w:lastRenderedPageBreak/>
        <w:t>List mode data</w:t>
      </w:r>
      <w:bookmarkEnd w:id="36"/>
      <w:r>
        <w:rPr>
          <w:rFonts w:hint="eastAsia"/>
          <w:color w:val="000000" w:themeColor="text1"/>
        </w:rPr>
        <w:t xml:space="preserve"> </w:t>
      </w:r>
    </w:p>
    <w:p w:rsidR="00874E30" w:rsidRDefault="00874E30" w:rsidP="00122861">
      <w:pPr>
        <w:pStyle w:val="Heading2"/>
        <w:numPr>
          <w:ilvl w:val="1"/>
          <w:numId w:val="21"/>
        </w:numPr>
        <w:rPr>
          <w:i/>
          <w:color w:val="000000" w:themeColor="text1"/>
          <w:sz w:val="24"/>
        </w:rPr>
      </w:pPr>
      <w:bookmarkStart w:id="37" w:name="_Toc358368743"/>
      <w:r>
        <w:rPr>
          <w:i/>
          <w:color w:val="000000" w:themeColor="text1"/>
          <w:sz w:val="24"/>
        </w:rPr>
        <w:t>Event words and status words</w:t>
      </w:r>
      <w:bookmarkEnd w:id="37"/>
    </w:p>
    <w:p w:rsidR="00874E30" w:rsidRDefault="00874E30" w:rsidP="00874E30">
      <w:pPr>
        <w:spacing w:after="0"/>
        <w:ind w:firstLine="360"/>
        <w:jc w:val="both"/>
        <w:rPr>
          <w:rFonts w:ascii="Times New Roman" w:hAnsi="Times New Roman"/>
          <w:color w:val="000000"/>
        </w:rPr>
      </w:pPr>
    </w:p>
    <w:p w:rsidR="00874E30" w:rsidRDefault="00874E30" w:rsidP="00874E30">
      <w:pPr>
        <w:spacing w:after="0"/>
        <w:ind w:firstLine="360"/>
        <w:jc w:val="both"/>
        <w:rPr>
          <w:rFonts w:ascii="Times New Roman" w:hAnsi="Times New Roman"/>
          <w:color w:val="000000"/>
        </w:rPr>
      </w:pPr>
      <w:r>
        <w:rPr>
          <w:rFonts w:ascii="Times New Roman" w:hAnsi="Times New Roman"/>
          <w:color w:val="000000"/>
        </w:rPr>
        <w:t xml:space="preserve">In general, there are two kinds of words in the OpenPET </w:t>
      </w:r>
      <w:r w:rsidR="00FA693B">
        <w:rPr>
          <w:rFonts w:ascii="Times New Roman" w:hAnsi="Times New Roman"/>
          <w:color w:val="000000"/>
        </w:rPr>
        <w:t>list mode data</w:t>
      </w:r>
      <w:r>
        <w:rPr>
          <w:rFonts w:ascii="Times New Roman" w:hAnsi="Times New Roman"/>
          <w:color w:val="000000"/>
        </w:rPr>
        <w:t>:</w:t>
      </w:r>
    </w:p>
    <w:p w:rsidR="00874E30" w:rsidRDefault="00874E30" w:rsidP="00A763CC">
      <w:pPr>
        <w:pStyle w:val="ListParagraph"/>
        <w:numPr>
          <w:ilvl w:val="0"/>
          <w:numId w:val="32"/>
        </w:numPr>
        <w:spacing w:after="0"/>
        <w:jc w:val="both"/>
        <w:rPr>
          <w:rFonts w:ascii="Times New Roman" w:hAnsi="Times New Roman"/>
          <w:color w:val="000000"/>
        </w:rPr>
      </w:pPr>
      <w:r w:rsidRPr="009E3919">
        <w:rPr>
          <w:rFonts w:ascii="Times New Roman" w:hAnsi="Times New Roman"/>
          <w:b/>
          <w:color w:val="000000"/>
        </w:rPr>
        <w:t>Event words</w:t>
      </w:r>
      <w:r>
        <w:rPr>
          <w:rFonts w:ascii="Times New Roman" w:hAnsi="Times New Roman"/>
          <w:color w:val="000000"/>
        </w:rPr>
        <w:t xml:space="preserve">, include </w:t>
      </w:r>
    </w:p>
    <w:p w:rsidR="00874E30" w:rsidRDefault="00874E30" w:rsidP="00A763CC">
      <w:pPr>
        <w:pStyle w:val="ListParagraph"/>
        <w:numPr>
          <w:ilvl w:val="0"/>
          <w:numId w:val="33"/>
        </w:numPr>
        <w:spacing w:after="0"/>
        <w:jc w:val="both"/>
        <w:rPr>
          <w:rFonts w:ascii="Times New Roman" w:hAnsi="Times New Roman"/>
          <w:color w:val="000000"/>
        </w:rPr>
      </w:pPr>
      <w:r>
        <w:rPr>
          <w:rFonts w:ascii="Times New Roman" w:hAnsi="Times New Roman"/>
          <w:color w:val="000000"/>
        </w:rPr>
        <w:t xml:space="preserve">Single event words, and </w:t>
      </w:r>
    </w:p>
    <w:p w:rsidR="00874E30" w:rsidRDefault="00874E30" w:rsidP="00A763CC">
      <w:pPr>
        <w:pStyle w:val="ListParagraph"/>
        <w:numPr>
          <w:ilvl w:val="0"/>
          <w:numId w:val="33"/>
        </w:numPr>
        <w:spacing w:after="0"/>
        <w:jc w:val="both"/>
        <w:rPr>
          <w:rFonts w:ascii="Times New Roman" w:hAnsi="Times New Roman"/>
          <w:color w:val="000000"/>
        </w:rPr>
      </w:pPr>
      <w:r>
        <w:rPr>
          <w:rFonts w:ascii="Times New Roman" w:hAnsi="Times New Roman"/>
          <w:color w:val="000000"/>
        </w:rPr>
        <w:t xml:space="preserve">Coincidence </w:t>
      </w:r>
    </w:p>
    <w:p w:rsidR="00874E30" w:rsidRPr="00874E30" w:rsidRDefault="00874E30" w:rsidP="00A763CC">
      <w:pPr>
        <w:pStyle w:val="ListParagraph"/>
        <w:numPr>
          <w:ilvl w:val="0"/>
          <w:numId w:val="32"/>
        </w:numPr>
        <w:spacing w:after="0"/>
        <w:jc w:val="both"/>
        <w:rPr>
          <w:rFonts w:ascii="Times New Roman" w:hAnsi="Times New Roman"/>
          <w:color w:val="000000"/>
        </w:rPr>
      </w:pPr>
      <w:r w:rsidRPr="009E3919">
        <w:rPr>
          <w:rFonts w:ascii="Times New Roman" w:hAnsi="Times New Roman"/>
          <w:b/>
          <w:color w:val="000000"/>
        </w:rPr>
        <w:t>Status words</w:t>
      </w:r>
      <w:r w:rsidR="009E3919">
        <w:rPr>
          <w:rFonts w:ascii="Times New Roman" w:hAnsi="Times New Roman"/>
          <w:color w:val="000000"/>
        </w:rPr>
        <w:t xml:space="preserve"> transmit information other than the event data </w:t>
      </w:r>
      <w:r w:rsidR="00344ABB">
        <w:rPr>
          <w:rFonts w:ascii="Times New Roman" w:hAnsi="Times New Roman"/>
          <w:color w:val="000000"/>
        </w:rPr>
        <w:t>t</w:t>
      </w:r>
      <w:r w:rsidR="009E3919">
        <w:rPr>
          <w:rFonts w:ascii="Times New Roman" w:hAnsi="Times New Roman"/>
          <w:color w:val="000000"/>
        </w:rPr>
        <w:t>o the host PC</w:t>
      </w:r>
      <w:r w:rsidR="00344ABB">
        <w:rPr>
          <w:rFonts w:ascii="Times New Roman" w:hAnsi="Times New Roman"/>
          <w:color w:val="000000"/>
        </w:rPr>
        <w:t>, such as:</w:t>
      </w:r>
    </w:p>
    <w:p w:rsidR="00344ABB" w:rsidRDefault="00344ABB" w:rsidP="00A763CC">
      <w:pPr>
        <w:pStyle w:val="ListParagraph"/>
        <w:numPr>
          <w:ilvl w:val="0"/>
          <w:numId w:val="33"/>
        </w:numPr>
        <w:spacing w:after="0"/>
        <w:jc w:val="both"/>
        <w:rPr>
          <w:rFonts w:ascii="Times New Roman" w:hAnsi="Times New Roman"/>
          <w:color w:val="000000"/>
        </w:rPr>
      </w:pPr>
      <w:r>
        <w:rPr>
          <w:rFonts w:ascii="Times New Roman" w:hAnsi="Times New Roman"/>
          <w:color w:val="000000"/>
        </w:rPr>
        <w:t xml:space="preserve">Event data format </w:t>
      </w:r>
    </w:p>
    <w:p w:rsidR="00344ABB" w:rsidRDefault="00344ABB" w:rsidP="00A763CC">
      <w:pPr>
        <w:pStyle w:val="ListParagraph"/>
        <w:numPr>
          <w:ilvl w:val="0"/>
          <w:numId w:val="33"/>
        </w:numPr>
        <w:spacing w:after="0"/>
        <w:jc w:val="both"/>
        <w:rPr>
          <w:rFonts w:ascii="Times New Roman" w:hAnsi="Times New Roman"/>
          <w:color w:val="000000"/>
        </w:rPr>
      </w:pPr>
      <w:r>
        <w:rPr>
          <w:rFonts w:ascii="Times New Roman" w:hAnsi="Times New Roman"/>
          <w:color w:val="000000"/>
        </w:rPr>
        <w:t>Time information</w:t>
      </w:r>
    </w:p>
    <w:p w:rsidR="00344ABB" w:rsidRDefault="00344ABB" w:rsidP="00A763CC">
      <w:pPr>
        <w:pStyle w:val="ListParagraph"/>
        <w:numPr>
          <w:ilvl w:val="0"/>
          <w:numId w:val="33"/>
        </w:numPr>
        <w:spacing w:after="0"/>
        <w:jc w:val="both"/>
        <w:rPr>
          <w:rFonts w:ascii="Times New Roman" w:hAnsi="Times New Roman"/>
          <w:color w:val="000000"/>
        </w:rPr>
      </w:pPr>
      <w:r>
        <w:rPr>
          <w:rFonts w:ascii="Times New Roman" w:hAnsi="Times New Roman"/>
          <w:color w:val="000000"/>
        </w:rPr>
        <w:t>Single or coincidence event rate</w:t>
      </w:r>
    </w:p>
    <w:p w:rsidR="00344ABB" w:rsidRDefault="00344ABB" w:rsidP="00A763CC">
      <w:pPr>
        <w:pStyle w:val="ListParagraph"/>
        <w:numPr>
          <w:ilvl w:val="0"/>
          <w:numId w:val="33"/>
        </w:numPr>
        <w:spacing w:after="0"/>
        <w:jc w:val="both"/>
        <w:rPr>
          <w:rFonts w:ascii="Times New Roman" w:hAnsi="Times New Roman"/>
          <w:color w:val="000000"/>
        </w:rPr>
      </w:pPr>
      <w:r>
        <w:rPr>
          <w:rFonts w:ascii="Times New Roman" w:hAnsi="Times New Roman"/>
          <w:color w:val="000000"/>
        </w:rPr>
        <w:t>System configuration and status</w:t>
      </w:r>
    </w:p>
    <w:p w:rsidR="00344ABB" w:rsidRDefault="00344ABB" w:rsidP="00A763CC">
      <w:pPr>
        <w:pStyle w:val="ListParagraph"/>
        <w:numPr>
          <w:ilvl w:val="0"/>
          <w:numId w:val="33"/>
        </w:numPr>
        <w:spacing w:after="0"/>
        <w:jc w:val="both"/>
        <w:rPr>
          <w:rFonts w:ascii="Times New Roman" w:hAnsi="Times New Roman"/>
          <w:color w:val="000000"/>
        </w:rPr>
      </w:pPr>
      <w:r>
        <w:rPr>
          <w:rFonts w:ascii="Times New Roman" w:hAnsi="Times New Roman"/>
          <w:color w:val="000000"/>
        </w:rPr>
        <w:t>Application-specific information such as patient bed position, transmission source position, system temperature,</w:t>
      </w:r>
      <w:r w:rsidRPr="00344ABB">
        <w:rPr>
          <w:rFonts w:ascii="Times New Roman" w:hAnsi="Times New Roman"/>
          <w:color w:val="000000"/>
        </w:rPr>
        <w:t xml:space="preserve"> </w:t>
      </w:r>
      <w:r>
        <w:rPr>
          <w:rFonts w:ascii="Times New Roman" w:hAnsi="Times New Roman"/>
          <w:color w:val="000000"/>
        </w:rPr>
        <w:t>ECG signal, gate signal and etc.</w:t>
      </w:r>
    </w:p>
    <w:p w:rsidR="00874E30" w:rsidRDefault="00874E30" w:rsidP="00874E30">
      <w:pPr>
        <w:spacing w:after="0"/>
        <w:ind w:firstLine="360"/>
        <w:jc w:val="both"/>
        <w:rPr>
          <w:rFonts w:ascii="Times New Roman" w:hAnsi="Times New Roman"/>
          <w:color w:val="000000"/>
        </w:rPr>
      </w:pPr>
    </w:p>
    <w:p w:rsidR="008557DD" w:rsidRDefault="008557DD" w:rsidP="00122861">
      <w:pPr>
        <w:pStyle w:val="Heading2"/>
        <w:numPr>
          <w:ilvl w:val="1"/>
          <w:numId w:val="21"/>
        </w:numPr>
        <w:rPr>
          <w:i/>
          <w:color w:val="000000" w:themeColor="text1"/>
          <w:sz w:val="24"/>
        </w:rPr>
      </w:pPr>
      <w:bookmarkStart w:id="38" w:name="_Toc358368744"/>
      <w:r>
        <w:rPr>
          <w:i/>
          <w:color w:val="000000" w:themeColor="text1"/>
          <w:sz w:val="24"/>
        </w:rPr>
        <w:t>Event words</w:t>
      </w:r>
      <w:bookmarkEnd w:id="38"/>
    </w:p>
    <w:p w:rsidR="008557DD" w:rsidRDefault="008557DD" w:rsidP="00874E30">
      <w:pPr>
        <w:spacing w:after="0"/>
        <w:ind w:firstLine="360"/>
        <w:jc w:val="both"/>
        <w:rPr>
          <w:rFonts w:ascii="Times New Roman" w:hAnsi="Times New Roman"/>
          <w:color w:val="000000"/>
        </w:rPr>
      </w:pPr>
    </w:p>
    <w:p w:rsidR="00874E30" w:rsidRPr="001360EC" w:rsidRDefault="00874E30" w:rsidP="007B308D">
      <w:pPr>
        <w:pStyle w:val="Heading3"/>
        <w:numPr>
          <w:ilvl w:val="2"/>
          <w:numId w:val="21"/>
        </w:numPr>
        <w:rPr>
          <w:rFonts w:ascii="Times New Roman" w:hAnsi="Times New Roman"/>
          <w:b w:val="0"/>
          <w:i/>
          <w:color w:val="000000"/>
        </w:rPr>
      </w:pPr>
      <w:bookmarkStart w:id="39" w:name="_Toc358368745"/>
      <w:r w:rsidRPr="001360EC">
        <w:rPr>
          <w:rFonts w:ascii="Times New Roman" w:hAnsi="Times New Roman"/>
          <w:b w:val="0"/>
          <w:i/>
          <w:color w:val="000000"/>
        </w:rPr>
        <w:t>Event Data Paths</w:t>
      </w:r>
      <w:bookmarkEnd w:id="39"/>
      <w:r w:rsidRPr="001360EC">
        <w:rPr>
          <w:rFonts w:ascii="Times New Roman" w:hAnsi="Times New Roman"/>
          <w:b w:val="0"/>
          <w:i/>
          <w:color w:val="000000"/>
        </w:rPr>
        <w:t xml:space="preserve"> </w:t>
      </w:r>
    </w:p>
    <w:p w:rsidR="003D7283" w:rsidRDefault="003D7283" w:rsidP="003D7283">
      <w:pPr>
        <w:pStyle w:val="ListParagraph"/>
        <w:spacing w:after="0"/>
        <w:rPr>
          <w:rFonts w:ascii="Times New Roman" w:hAnsi="Times New Roman"/>
          <w:i/>
          <w:color w:val="000000"/>
        </w:rPr>
      </w:pPr>
    </w:p>
    <w:p w:rsidR="007A5EB7" w:rsidRDefault="000A3C46" w:rsidP="00384DDB">
      <w:pPr>
        <w:spacing w:after="0"/>
        <w:ind w:firstLine="360"/>
        <w:jc w:val="both"/>
        <w:rPr>
          <w:rFonts w:ascii="Times New Roman" w:hAnsi="Times New Roman"/>
          <w:color w:val="000000"/>
        </w:rPr>
      </w:pPr>
      <w:r>
        <w:rPr>
          <w:rFonts w:ascii="Times New Roman" w:hAnsi="Times New Roman"/>
          <w:color w:val="000000"/>
        </w:rPr>
        <w:t xml:space="preserve">The following figure shows how the event data is generated and transmitted from the DB to host PC. </w:t>
      </w:r>
      <w:r w:rsidR="00377F2D">
        <w:rPr>
          <w:rFonts w:ascii="Times New Roman" w:hAnsi="Times New Roman"/>
          <w:color w:val="000000"/>
        </w:rPr>
        <w:t>(1) DB generates the original single event data and transmits them to the DUC. (2) DUC add</w:t>
      </w:r>
      <w:r w:rsidR="00D1631A">
        <w:rPr>
          <w:rFonts w:ascii="Times New Roman" w:hAnsi="Times New Roman"/>
          <w:color w:val="000000"/>
        </w:rPr>
        <w:t>s</w:t>
      </w:r>
      <w:r w:rsidR="00377F2D">
        <w:rPr>
          <w:rFonts w:ascii="Times New Roman" w:hAnsi="Times New Roman"/>
          <w:color w:val="000000"/>
        </w:rPr>
        <w:t xml:space="preserve"> 3-bit DB address to the event data, multiplexes them and transmits them to the MB. (3)</w:t>
      </w:r>
      <w:r w:rsidR="00D1631A">
        <w:rPr>
          <w:rFonts w:ascii="Times New Roman" w:hAnsi="Times New Roman"/>
          <w:color w:val="000000"/>
        </w:rPr>
        <w:t xml:space="preserve"> MB adds 3-bit DUC address to the event </w:t>
      </w:r>
      <w:proofErr w:type="gramStart"/>
      <w:r w:rsidR="00C46546">
        <w:rPr>
          <w:rFonts w:ascii="Times New Roman" w:hAnsi="Times New Roman"/>
          <w:color w:val="000000"/>
        </w:rPr>
        <w:t>data,</w:t>
      </w:r>
      <w:proofErr w:type="gramEnd"/>
      <w:r w:rsidR="00D1631A">
        <w:rPr>
          <w:rFonts w:ascii="Times New Roman" w:hAnsi="Times New Roman"/>
          <w:color w:val="000000"/>
        </w:rPr>
        <w:t xml:space="preserve"> multiplexes them and transmits them to the CUC. </w:t>
      </w:r>
      <w:r w:rsidR="008C3781">
        <w:rPr>
          <w:rFonts w:ascii="Times New Roman" w:hAnsi="Times New Roman"/>
          <w:color w:val="000000"/>
        </w:rPr>
        <w:t>(4) CUC adds 3-bit MB address to the event data, multiplexes them</w:t>
      </w:r>
      <w:r w:rsidR="00F71B49">
        <w:rPr>
          <w:rFonts w:ascii="Times New Roman" w:hAnsi="Times New Roman"/>
          <w:color w:val="000000"/>
        </w:rPr>
        <w:t>, (optional) generates coincidence event data, inserts the status words to the data stream</w:t>
      </w:r>
      <w:r w:rsidR="008C3781">
        <w:rPr>
          <w:rFonts w:ascii="Times New Roman" w:hAnsi="Times New Roman"/>
          <w:color w:val="000000"/>
        </w:rPr>
        <w:t xml:space="preserve"> and transmits </w:t>
      </w:r>
      <w:r w:rsidR="00F71B49">
        <w:rPr>
          <w:rFonts w:ascii="Times New Roman" w:hAnsi="Times New Roman"/>
          <w:color w:val="000000"/>
        </w:rPr>
        <w:t>the data</w:t>
      </w:r>
      <w:r w:rsidR="008C3781">
        <w:rPr>
          <w:rFonts w:ascii="Times New Roman" w:hAnsi="Times New Roman"/>
          <w:color w:val="000000"/>
        </w:rPr>
        <w:t xml:space="preserve"> to the </w:t>
      </w:r>
      <w:r w:rsidR="00F71B49">
        <w:rPr>
          <w:rFonts w:ascii="Times New Roman" w:hAnsi="Times New Roman"/>
          <w:color w:val="000000"/>
        </w:rPr>
        <w:t>host PC</w:t>
      </w:r>
      <w:r w:rsidR="008C3781">
        <w:rPr>
          <w:rFonts w:ascii="Times New Roman" w:hAnsi="Times New Roman"/>
          <w:color w:val="000000"/>
        </w:rPr>
        <w:t>.</w:t>
      </w:r>
    </w:p>
    <w:p w:rsidR="007A5EB7" w:rsidRDefault="00A444D9" w:rsidP="007A5EB7">
      <w:pPr>
        <w:spacing w:after="0"/>
        <w:jc w:val="center"/>
        <w:rPr>
          <w:rFonts w:ascii="Times New Roman" w:hAnsi="Times New Roman"/>
          <w:color w:val="000000"/>
        </w:rPr>
      </w:pPr>
      <w:r>
        <w:rPr>
          <w:noProof/>
          <w:lang w:eastAsia="en-US"/>
        </w:rPr>
        <w:drawing>
          <wp:inline distT="0" distB="0" distL="0" distR="0" wp14:anchorId="3E26D7C7" wp14:editId="7330C9AD">
            <wp:extent cx="5943600" cy="144907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449070"/>
                    </a:xfrm>
                    <a:prstGeom prst="rect">
                      <a:avLst/>
                    </a:prstGeom>
                  </pic:spPr>
                </pic:pic>
              </a:graphicData>
            </a:graphic>
          </wp:inline>
        </w:drawing>
      </w:r>
    </w:p>
    <w:p w:rsidR="008469A9" w:rsidRDefault="008469A9" w:rsidP="008469A9">
      <w:pPr>
        <w:pStyle w:val="ListParagraph"/>
        <w:spacing w:after="0"/>
        <w:ind w:left="0"/>
        <w:jc w:val="center"/>
        <w:rPr>
          <w:rFonts w:ascii="Times New Roman" w:hAnsi="Times New Roman"/>
          <w:color w:val="000000"/>
        </w:rPr>
      </w:pPr>
      <w:bookmarkStart w:id="40" w:name="_Toc358368924"/>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12</w:t>
      </w:r>
      <w:r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Event data path for standard configuration</w:t>
      </w:r>
      <w:bookmarkEnd w:id="40"/>
    </w:p>
    <w:p w:rsidR="005931E1" w:rsidRDefault="005931E1" w:rsidP="00384DDB">
      <w:pPr>
        <w:spacing w:after="0"/>
        <w:ind w:firstLine="360"/>
        <w:jc w:val="both"/>
        <w:rPr>
          <w:rFonts w:ascii="Times New Roman" w:hAnsi="Times New Roman"/>
          <w:color w:val="000000"/>
        </w:rPr>
      </w:pPr>
    </w:p>
    <w:p w:rsidR="007A5EB7" w:rsidRDefault="009F02E8" w:rsidP="00384DDB">
      <w:pPr>
        <w:spacing w:after="0"/>
        <w:ind w:firstLine="360"/>
        <w:jc w:val="both"/>
        <w:rPr>
          <w:rFonts w:ascii="Times New Roman" w:hAnsi="Times New Roman"/>
          <w:color w:val="000000"/>
        </w:rPr>
      </w:pPr>
      <w:r>
        <w:rPr>
          <w:rFonts w:ascii="Times New Roman" w:hAnsi="Times New Roman"/>
          <w:color w:val="000000"/>
        </w:rPr>
        <w:t>T</w:t>
      </w:r>
      <w:r w:rsidR="005931E1">
        <w:rPr>
          <w:rFonts w:ascii="Times New Roman" w:hAnsi="Times New Roman"/>
          <w:color w:val="000000"/>
        </w:rPr>
        <w:t xml:space="preserve">he OpenPET also supports a compact configuration as shown in Figure 2 and simplified standard configuration as shown in Figure 3. </w:t>
      </w:r>
      <w:r w:rsidR="00E14674">
        <w:rPr>
          <w:rFonts w:ascii="Times New Roman" w:hAnsi="Times New Roman"/>
          <w:color w:val="000000"/>
        </w:rPr>
        <w:t>The diagrams of the event data path for those two configurations are shown as follows</w:t>
      </w:r>
      <w:r w:rsidR="0000617A">
        <w:rPr>
          <w:rFonts w:ascii="Times New Roman" w:hAnsi="Times New Roman"/>
          <w:color w:val="000000"/>
        </w:rPr>
        <w:t>.</w:t>
      </w:r>
      <w:r w:rsidR="005931E1">
        <w:rPr>
          <w:rFonts w:ascii="Times New Roman" w:hAnsi="Times New Roman"/>
          <w:color w:val="000000"/>
        </w:rPr>
        <w:t xml:space="preserve"> </w:t>
      </w:r>
    </w:p>
    <w:p w:rsidR="000E03CE" w:rsidRDefault="000E03CE" w:rsidP="000E03CE">
      <w:pPr>
        <w:spacing w:after="0"/>
        <w:jc w:val="center"/>
        <w:rPr>
          <w:rFonts w:ascii="Times New Roman" w:hAnsi="Times New Roman"/>
          <w:color w:val="000000"/>
        </w:rPr>
      </w:pPr>
      <w:r>
        <w:rPr>
          <w:noProof/>
          <w:lang w:eastAsia="en-US"/>
        </w:rPr>
        <w:lastRenderedPageBreak/>
        <w:drawing>
          <wp:inline distT="0" distB="0" distL="0" distR="0" wp14:anchorId="31B5F0A1" wp14:editId="2BDD10DA">
            <wp:extent cx="3124636" cy="12852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30907" cy="1287820"/>
                    </a:xfrm>
                    <a:prstGeom prst="rect">
                      <a:avLst/>
                    </a:prstGeom>
                  </pic:spPr>
                </pic:pic>
              </a:graphicData>
            </a:graphic>
          </wp:inline>
        </w:drawing>
      </w:r>
    </w:p>
    <w:p w:rsidR="006D7F75" w:rsidRDefault="002D0492" w:rsidP="006D7F75">
      <w:pPr>
        <w:spacing w:after="0"/>
        <w:jc w:val="center"/>
        <w:rPr>
          <w:rFonts w:ascii="Times New Roman" w:hAnsi="Times New Roman"/>
          <w:color w:val="000000"/>
        </w:rPr>
      </w:pPr>
      <w:bookmarkStart w:id="41" w:name="_Toc358368925"/>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13</w:t>
      </w:r>
      <w:r w:rsidRPr="00647EB4">
        <w:rPr>
          <w:rFonts w:ascii="Times New Roman" w:hAnsi="Times New Roman"/>
          <w:b/>
        </w:rPr>
        <w:fldChar w:fldCharType="end"/>
      </w:r>
      <w:r>
        <w:rPr>
          <w:rFonts w:ascii="Times New Roman" w:hAnsi="Times New Roman"/>
          <w:b/>
        </w:rPr>
        <w:t xml:space="preserve"> </w:t>
      </w:r>
      <w:r w:rsidR="006D7F75">
        <w:rPr>
          <w:rFonts w:ascii="Times New Roman" w:hAnsi="Times New Roman"/>
          <w:color w:val="000000"/>
        </w:rPr>
        <w:t>Event data path for compact configuration</w:t>
      </w:r>
      <w:bookmarkEnd w:id="41"/>
    </w:p>
    <w:p w:rsidR="006D7F75" w:rsidRDefault="006D7F75" w:rsidP="000E03CE">
      <w:pPr>
        <w:spacing w:after="0"/>
        <w:jc w:val="center"/>
        <w:rPr>
          <w:rFonts w:ascii="Times New Roman" w:hAnsi="Times New Roman"/>
          <w:color w:val="000000"/>
        </w:rPr>
      </w:pPr>
    </w:p>
    <w:p w:rsidR="000E03CE" w:rsidRDefault="001C36F6" w:rsidP="000E03CE">
      <w:pPr>
        <w:spacing w:after="0"/>
        <w:jc w:val="center"/>
        <w:rPr>
          <w:rFonts w:ascii="Times New Roman" w:hAnsi="Times New Roman"/>
          <w:color w:val="000000"/>
        </w:rPr>
      </w:pPr>
      <w:r>
        <w:rPr>
          <w:noProof/>
          <w:lang w:eastAsia="en-US"/>
        </w:rPr>
        <w:drawing>
          <wp:inline distT="0" distB="0" distL="0" distR="0" wp14:anchorId="5ADC5628" wp14:editId="51E22A00">
            <wp:extent cx="4338320" cy="1322817"/>
            <wp:effectExtent l="0" t="0" r="508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38320" cy="1322817"/>
                    </a:xfrm>
                    <a:prstGeom prst="rect">
                      <a:avLst/>
                    </a:prstGeom>
                  </pic:spPr>
                </pic:pic>
              </a:graphicData>
            </a:graphic>
          </wp:inline>
        </w:drawing>
      </w:r>
    </w:p>
    <w:p w:rsidR="006D7F75" w:rsidRDefault="002D0492" w:rsidP="006D7F75">
      <w:pPr>
        <w:spacing w:after="0"/>
        <w:jc w:val="center"/>
        <w:rPr>
          <w:rFonts w:ascii="Times New Roman" w:hAnsi="Times New Roman"/>
          <w:color w:val="000000"/>
        </w:rPr>
      </w:pPr>
      <w:bookmarkStart w:id="42" w:name="_Toc358368926"/>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14</w:t>
      </w:r>
      <w:r w:rsidRPr="00647EB4">
        <w:rPr>
          <w:rFonts w:ascii="Times New Roman" w:hAnsi="Times New Roman"/>
          <w:b/>
        </w:rPr>
        <w:fldChar w:fldCharType="end"/>
      </w:r>
      <w:r>
        <w:rPr>
          <w:rFonts w:ascii="Times New Roman" w:hAnsi="Times New Roman"/>
          <w:b/>
        </w:rPr>
        <w:t xml:space="preserve"> </w:t>
      </w:r>
      <w:r w:rsidR="006D7F75">
        <w:rPr>
          <w:rFonts w:ascii="Times New Roman" w:hAnsi="Times New Roman"/>
          <w:color w:val="000000"/>
        </w:rPr>
        <w:t xml:space="preserve">Event data path for </w:t>
      </w:r>
      <w:r w:rsidR="0000617A">
        <w:rPr>
          <w:rFonts w:ascii="Times New Roman" w:hAnsi="Times New Roman"/>
          <w:color w:val="000000"/>
        </w:rPr>
        <w:t>simplified standard</w:t>
      </w:r>
      <w:r w:rsidR="006D7F75">
        <w:rPr>
          <w:rFonts w:ascii="Times New Roman" w:hAnsi="Times New Roman"/>
          <w:color w:val="000000"/>
        </w:rPr>
        <w:t xml:space="preserve"> configuration</w:t>
      </w:r>
      <w:bookmarkEnd w:id="42"/>
    </w:p>
    <w:p w:rsidR="001C36F6" w:rsidRDefault="001C36F6" w:rsidP="000E03CE">
      <w:pPr>
        <w:spacing w:after="0"/>
        <w:jc w:val="center"/>
        <w:rPr>
          <w:rFonts w:ascii="Times New Roman" w:hAnsi="Times New Roman"/>
          <w:color w:val="000000"/>
        </w:rPr>
      </w:pPr>
    </w:p>
    <w:p w:rsidR="005931E1" w:rsidRDefault="006810AA" w:rsidP="00384DDB">
      <w:pPr>
        <w:spacing w:after="0"/>
        <w:ind w:firstLine="360"/>
        <w:jc w:val="both"/>
        <w:rPr>
          <w:rFonts w:ascii="Times New Roman" w:hAnsi="Times New Roman"/>
          <w:color w:val="000000"/>
        </w:rPr>
      </w:pPr>
      <w:r>
        <w:rPr>
          <w:rFonts w:ascii="Times New Roman" w:hAnsi="Times New Roman"/>
          <w:color w:val="000000"/>
        </w:rPr>
        <w:t xml:space="preserve">Note that in </w:t>
      </w:r>
      <w:r w:rsidR="00202A46">
        <w:rPr>
          <w:rFonts w:ascii="Times New Roman" w:hAnsi="Times New Roman"/>
          <w:color w:val="000000"/>
        </w:rPr>
        <w:t>the</w:t>
      </w:r>
      <w:r>
        <w:rPr>
          <w:rFonts w:ascii="Times New Roman" w:hAnsi="Times New Roman"/>
          <w:color w:val="000000"/>
        </w:rPr>
        <w:t xml:space="preserve"> compact configuration, </w:t>
      </w:r>
      <w:r w:rsidR="00E313EB">
        <w:rPr>
          <w:rFonts w:ascii="Times New Roman" w:hAnsi="Times New Roman"/>
          <w:color w:val="000000"/>
        </w:rPr>
        <w:t xml:space="preserve">3-bit DUC and 3-bit MB addresses </w:t>
      </w:r>
      <w:r w:rsidR="00202A46">
        <w:rPr>
          <w:rFonts w:ascii="Times New Roman" w:hAnsi="Times New Roman"/>
          <w:color w:val="000000"/>
        </w:rPr>
        <w:t xml:space="preserve">are </w:t>
      </w:r>
      <w:r w:rsidR="00A46270">
        <w:rPr>
          <w:rFonts w:ascii="Times New Roman" w:hAnsi="Times New Roman"/>
          <w:color w:val="000000"/>
        </w:rPr>
        <w:t>not required</w:t>
      </w:r>
      <w:r w:rsidR="00202A46">
        <w:rPr>
          <w:rFonts w:ascii="Times New Roman" w:hAnsi="Times New Roman"/>
          <w:color w:val="000000"/>
        </w:rPr>
        <w:t xml:space="preserve">. Therefore, those 6 bits can be redefined by the users for </w:t>
      </w:r>
      <w:r w:rsidR="00A46270">
        <w:rPr>
          <w:rFonts w:ascii="Times New Roman" w:hAnsi="Times New Roman"/>
          <w:color w:val="000000"/>
        </w:rPr>
        <w:t xml:space="preserve">payload data transmission. </w:t>
      </w:r>
      <w:r w:rsidR="009922FC">
        <w:rPr>
          <w:rFonts w:ascii="Times New Roman" w:hAnsi="Times New Roman"/>
          <w:color w:val="000000"/>
        </w:rPr>
        <w:t>Similarly, i</w:t>
      </w:r>
      <w:r w:rsidR="00A46270">
        <w:rPr>
          <w:rFonts w:ascii="Times New Roman" w:hAnsi="Times New Roman"/>
          <w:color w:val="000000"/>
        </w:rPr>
        <w:t>n simplified standard configuration, 3-bit MB addresses are not required, and can be redefined by the users.</w:t>
      </w:r>
    </w:p>
    <w:p w:rsidR="007A5EB7" w:rsidRPr="001360EC" w:rsidRDefault="00947FED" w:rsidP="007B308D">
      <w:pPr>
        <w:pStyle w:val="Heading3"/>
        <w:numPr>
          <w:ilvl w:val="2"/>
          <w:numId w:val="21"/>
        </w:numPr>
        <w:rPr>
          <w:rFonts w:ascii="Times New Roman" w:hAnsi="Times New Roman"/>
          <w:b w:val="0"/>
          <w:i/>
          <w:color w:val="000000"/>
        </w:rPr>
      </w:pPr>
      <w:bookmarkStart w:id="43" w:name="_Toc358368746"/>
      <w:r w:rsidRPr="001360EC">
        <w:rPr>
          <w:rFonts w:ascii="Times New Roman" w:hAnsi="Times New Roman"/>
          <w:b w:val="0"/>
          <w:i/>
          <w:color w:val="000000"/>
        </w:rPr>
        <w:t xml:space="preserve">Event </w:t>
      </w:r>
      <w:r w:rsidR="007A5EB7" w:rsidRPr="001360EC">
        <w:rPr>
          <w:rFonts w:ascii="Times New Roman" w:hAnsi="Times New Roman" w:hint="eastAsia"/>
          <w:b w:val="0"/>
          <w:i/>
          <w:color w:val="000000"/>
        </w:rPr>
        <w:t xml:space="preserve">Data </w:t>
      </w:r>
      <w:r w:rsidRPr="001360EC">
        <w:rPr>
          <w:rFonts w:ascii="Times New Roman" w:hAnsi="Times New Roman"/>
          <w:b w:val="0"/>
          <w:i/>
          <w:color w:val="000000"/>
        </w:rPr>
        <w:t>length</w:t>
      </w:r>
      <w:bookmarkEnd w:id="43"/>
    </w:p>
    <w:p w:rsidR="007A5EB7" w:rsidRDefault="007A5EB7" w:rsidP="00384DDB">
      <w:pPr>
        <w:spacing w:after="0"/>
        <w:ind w:firstLine="360"/>
        <w:jc w:val="both"/>
        <w:rPr>
          <w:rFonts w:ascii="Times New Roman" w:hAnsi="Times New Roman"/>
          <w:color w:val="000000"/>
        </w:rPr>
      </w:pPr>
    </w:p>
    <w:p w:rsidR="00A85EE2" w:rsidRDefault="00A85EE2" w:rsidP="00384DDB">
      <w:pPr>
        <w:spacing w:after="0"/>
        <w:ind w:firstLine="360"/>
        <w:jc w:val="both"/>
        <w:rPr>
          <w:rFonts w:ascii="Times New Roman" w:hAnsi="Times New Roman"/>
          <w:color w:val="000000"/>
        </w:rPr>
      </w:pPr>
      <w:r>
        <w:rPr>
          <w:rFonts w:ascii="Times New Roman" w:hAnsi="Times New Roman"/>
          <w:color w:val="000000"/>
        </w:rPr>
        <w:t xml:space="preserve">To maximize the event rate and to meet the requirements for different applications, </w:t>
      </w:r>
      <w:r w:rsidR="004E4214">
        <w:rPr>
          <w:rFonts w:ascii="Times New Roman" w:hAnsi="Times New Roman"/>
          <w:color w:val="000000"/>
        </w:rPr>
        <w:t>OpenPET standard</w:t>
      </w:r>
      <w:r>
        <w:rPr>
          <w:rFonts w:ascii="Times New Roman" w:hAnsi="Times New Roman"/>
          <w:color w:val="000000"/>
        </w:rPr>
        <w:t xml:space="preserve"> </w:t>
      </w:r>
      <w:r w:rsidR="00C10459">
        <w:rPr>
          <w:rFonts w:ascii="Times New Roman" w:hAnsi="Times New Roman"/>
          <w:color w:val="000000"/>
        </w:rPr>
        <w:t>uses</w:t>
      </w:r>
      <w:r w:rsidR="0020116A">
        <w:rPr>
          <w:rFonts w:ascii="Times New Roman" w:hAnsi="Times New Roman"/>
          <w:color w:val="000000"/>
        </w:rPr>
        <w:t xml:space="preserve"> the following </w:t>
      </w:r>
      <w:r w:rsidR="004E4214">
        <w:rPr>
          <w:rFonts w:ascii="Times New Roman" w:hAnsi="Times New Roman"/>
          <w:color w:val="000000"/>
        </w:rPr>
        <w:t xml:space="preserve">event data length </w:t>
      </w:r>
      <w:r w:rsidR="00C10459">
        <w:rPr>
          <w:rFonts w:ascii="Times New Roman" w:hAnsi="Times New Roman"/>
          <w:color w:val="000000"/>
        </w:rPr>
        <w:t>modes</w:t>
      </w:r>
      <w:r w:rsidR="004E4214">
        <w:rPr>
          <w:rFonts w:ascii="Times New Roman" w:hAnsi="Times New Roman"/>
          <w:color w:val="000000"/>
        </w:rPr>
        <w:t xml:space="preserve">: </w:t>
      </w:r>
      <w:r w:rsidR="0020116A">
        <w:rPr>
          <w:rFonts w:ascii="Times New Roman" w:hAnsi="Times New Roman"/>
          <w:color w:val="000000"/>
        </w:rPr>
        <w:t xml:space="preserve"> </w:t>
      </w:r>
    </w:p>
    <w:p w:rsidR="004E4214" w:rsidRDefault="00C10459" w:rsidP="00A763CC">
      <w:pPr>
        <w:pStyle w:val="ListParagraph"/>
        <w:numPr>
          <w:ilvl w:val="0"/>
          <w:numId w:val="25"/>
        </w:numPr>
        <w:spacing w:after="0"/>
        <w:jc w:val="both"/>
        <w:rPr>
          <w:rFonts w:ascii="Times New Roman" w:hAnsi="Times New Roman"/>
          <w:color w:val="000000"/>
        </w:rPr>
      </w:pPr>
      <w:r>
        <w:rPr>
          <w:rFonts w:ascii="Times New Roman" w:hAnsi="Times New Roman"/>
          <w:color w:val="000000"/>
        </w:rPr>
        <w:t>Event</w:t>
      </w:r>
      <w:r w:rsidR="00514DDA" w:rsidRPr="004E4214">
        <w:rPr>
          <w:rFonts w:ascii="Times New Roman" w:hAnsi="Times New Roman"/>
          <w:color w:val="000000"/>
        </w:rPr>
        <w:t xml:space="preserve"> data from DB</w:t>
      </w:r>
      <w:r w:rsidR="00514DDA" w:rsidRPr="00514DDA">
        <w:sym w:font="Wingdings" w:char="F0E0"/>
      </w:r>
      <w:r w:rsidR="00514DDA" w:rsidRPr="004E4214">
        <w:rPr>
          <w:rFonts w:ascii="Times New Roman" w:hAnsi="Times New Roman"/>
          <w:color w:val="000000"/>
        </w:rPr>
        <w:t>DUC, DUC</w:t>
      </w:r>
      <w:r w:rsidR="00514DDA" w:rsidRPr="00514DDA">
        <w:sym w:font="Wingdings" w:char="F0E0"/>
      </w:r>
      <w:r w:rsidR="00514DDA" w:rsidRPr="004E4214">
        <w:rPr>
          <w:rFonts w:ascii="Times New Roman" w:hAnsi="Times New Roman"/>
          <w:color w:val="000000"/>
        </w:rPr>
        <w:t xml:space="preserve"> MB and MB</w:t>
      </w:r>
      <w:r w:rsidR="00514DDA" w:rsidRPr="00514DDA">
        <w:sym w:font="Wingdings" w:char="F0E0"/>
      </w:r>
      <w:r w:rsidR="00514DDA" w:rsidRPr="004E4214">
        <w:rPr>
          <w:rFonts w:ascii="Times New Roman" w:hAnsi="Times New Roman"/>
          <w:color w:val="000000"/>
        </w:rPr>
        <w:t>CUC</w:t>
      </w:r>
      <w:r>
        <w:rPr>
          <w:rFonts w:ascii="Times New Roman" w:hAnsi="Times New Roman"/>
          <w:color w:val="000000"/>
        </w:rPr>
        <w:t>: 32-bit</w:t>
      </w:r>
      <w:r w:rsidR="00FD22C6" w:rsidRPr="004E4214">
        <w:rPr>
          <w:rFonts w:ascii="Times New Roman" w:hAnsi="Times New Roman"/>
          <w:color w:val="000000"/>
        </w:rPr>
        <w:t xml:space="preserve"> </w:t>
      </w:r>
      <w:r>
        <w:rPr>
          <w:rFonts w:ascii="Times New Roman" w:hAnsi="Times New Roman"/>
          <w:color w:val="000000"/>
        </w:rPr>
        <w:t>mode or 64-bit mode</w:t>
      </w:r>
      <w:r w:rsidR="00B513A7" w:rsidRPr="004E4214">
        <w:rPr>
          <w:rFonts w:ascii="Times New Roman" w:hAnsi="Times New Roman"/>
          <w:color w:val="000000"/>
        </w:rPr>
        <w:t xml:space="preserve">. </w:t>
      </w:r>
    </w:p>
    <w:p w:rsidR="004E4214" w:rsidRDefault="00C10459" w:rsidP="00A763CC">
      <w:pPr>
        <w:pStyle w:val="ListParagraph"/>
        <w:numPr>
          <w:ilvl w:val="0"/>
          <w:numId w:val="25"/>
        </w:numPr>
        <w:spacing w:after="0"/>
        <w:jc w:val="both"/>
        <w:rPr>
          <w:rFonts w:ascii="Times New Roman" w:hAnsi="Times New Roman"/>
          <w:color w:val="000000"/>
        </w:rPr>
      </w:pPr>
      <w:r>
        <w:rPr>
          <w:rFonts w:ascii="Times New Roman" w:hAnsi="Times New Roman"/>
          <w:color w:val="000000"/>
        </w:rPr>
        <w:t>Event</w:t>
      </w:r>
      <w:r w:rsidR="00B513A7" w:rsidRPr="004E4214">
        <w:rPr>
          <w:rFonts w:ascii="Times New Roman" w:hAnsi="Times New Roman"/>
          <w:color w:val="000000"/>
        </w:rPr>
        <w:t xml:space="preserve"> data from CUC </w:t>
      </w:r>
      <w:r w:rsidR="00DD3732" w:rsidRPr="00DD3732">
        <w:sym w:font="Wingdings" w:char="F0E0"/>
      </w:r>
      <w:r w:rsidR="00DD3732" w:rsidRPr="004E4214">
        <w:rPr>
          <w:rFonts w:ascii="Times New Roman" w:hAnsi="Times New Roman"/>
          <w:color w:val="000000"/>
        </w:rPr>
        <w:t xml:space="preserve"> </w:t>
      </w:r>
      <w:r w:rsidR="00B513A7" w:rsidRPr="004E4214">
        <w:rPr>
          <w:rFonts w:ascii="Times New Roman" w:hAnsi="Times New Roman"/>
          <w:color w:val="000000"/>
        </w:rPr>
        <w:t>host PC</w:t>
      </w:r>
      <w:r>
        <w:rPr>
          <w:rFonts w:ascii="Times New Roman" w:hAnsi="Times New Roman"/>
          <w:color w:val="000000"/>
        </w:rPr>
        <w:t xml:space="preserve">: </w:t>
      </w:r>
      <w:r w:rsidR="00B513A7" w:rsidRPr="004E4214">
        <w:rPr>
          <w:rFonts w:ascii="Times New Roman" w:hAnsi="Times New Roman"/>
          <w:color w:val="000000"/>
        </w:rPr>
        <w:t xml:space="preserve"> </w:t>
      </w:r>
      <w:r>
        <w:rPr>
          <w:rFonts w:ascii="Times New Roman" w:hAnsi="Times New Roman"/>
          <w:color w:val="000000"/>
        </w:rPr>
        <w:t>32-bit</w:t>
      </w:r>
      <w:r w:rsidRPr="004E4214">
        <w:rPr>
          <w:rFonts w:ascii="Times New Roman" w:hAnsi="Times New Roman"/>
          <w:color w:val="000000"/>
        </w:rPr>
        <w:t xml:space="preserve"> </w:t>
      </w:r>
      <w:r>
        <w:rPr>
          <w:rFonts w:ascii="Times New Roman" w:hAnsi="Times New Roman"/>
          <w:color w:val="000000"/>
        </w:rPr>
        <w:t>mode</w:t>
      </w:r>
      <w:r w:rsidR="00C66FEC">
        <w:rPr>
          <w:rFonts w:ascii="Times New Roman" w:hAnsi="Times New Roman"/>
          <w:color w:val="000000"/>
        </w:rPr>
        <w:t>,</w:t>
      </w:r>
      <w:r>
        <w:rPr>
          <w:rFonts w:ascii="Times New Roman" w:hAnsi="Times New Roman"/>
          <w:color w:val="000000"/>
        </w:rPr>
        <w:t xml:space="preserve"> 64-bit mode</w:t>
      </w:r>
      <w:r w:rsidR="00C66FEC">
        <w:rPr>
          <w:rFonts w:ascii="Times New Roman" w:hAnsi="Times New Roman"/>
          <w:color w:val="000000"/>
        </w:rPr>
        <w:t>, or 128-bit mode</w:t>
      </w:r>
      <w:r w:rsidRPr="004E4214">
        <w:rPr>
          <w:rFonts w:ascii="Times New Roman" w:hAnsi="Times New Roman"/>
          <w:color w:val="000000"/>
        </w:rPr>
        <w:t>.</w:t>
      </w:r>
    </w:p>
    <w:p w:rsidR="004E4214" w:rsidRDefault="004E4214" w:rsidP="004E4214">
      <w:pPr>
        <w:pStyle w:val="ListParagraph"/>
        <w:spacing w:after="0"/>
        <w:jc w:val="both"/>
        <w:rPr>
          <w:rFonts w:ascii="Times New Roman" w:hAnsi="Times New Roman"/>
          <w:color w:val="000000"/>
        </w:rPr>
      </w:pPr>
    </w:p>
    <w:p w:rsidR="007E320E" w:rsidRDefault="00F146A8" w:rsidP="007E320E">
      <w:pPr>
        <w:spacing w:after="0"/>
        <w:ind w:firstLine="360"/>
        <w:jc w:val="both"/>
        <w:rPr>
          <w:rFonts w:ascii="Times New Roman" w:hAnsi="Times New Roman"/>
          <w:color w:val="000000"/>
        </w:rPr>
      </w:pPr>
      <w:r w:rsidRPr="004E4214">
        <w:rPr>
          <w:rFonts w:ascii="Times New Roman" w:hAnsi="Times New Roman"/>
          <w:color w:val="000000"/>
        </w:rPr>
        <w:t xml:space="preserve">Therefore, there are </w:t>
      </w:r>
      <w:r w:rsidR="00917893">
        <w:rPr>
          <w:rFonts w:ascii="Times New Roman" w:hAnsi="Times New Roman"/>
          <w:color w:val="000000"/>
        </w:rPr>
        <w:t>four</w:t>
      </w:r>
      <w:r w:rsidRPr="004E4214">
        <w:rPr>
          <w:rFonts w:ascii="Times New Roman" w:hAnsi="Times New Roman"/>
          <w:color w:val="000000"/>
        </w:rPr>
        <w:t xml:space="preserve"> possible data combinations of data </w:t>
      </w:r>
      <w:r w:rsidR="00751E46" w:rsidRPr="004E4214">
        <w:rPr>
          <w:rFonts w:ascii="Times New Roman" w:hAnsi="Times New Roman"/>
          <w:color w:val="000000"/>
        </w:rPr>
        <w:t>length</w:t>
      </w:r>
      <w:r w:rsidR="009935A5" w:rsidRPr="004E4214">
        <w:rPr>
          <w:rFonts w:ascii="Times New Roman" w:hAnsi="Times New Roman"/>
          <w:color w:val="000000"/>
        </w:rPr>
        <w:t>s</w:t>
      </w:r>
      <w:r w:rsidR="00751E46" w:rsidRPr="004E4214">
        <w:rPr>
          <w:rFonts w:ascii="Times New Roman" w:hAnsi="Times New Roman"/>
          <w:color w:val="000000"/>
        </w:rPr>
        <w:t xml:space="preserve"> </w:t>
      </w:r>
      <w:r w:rsidR="00C36F3C">
        <w:rPr>
          <w:rFonts w:ascii="Times New Roman" w:hAnsi="Times New Roman"/>
          <w:color w:val="000000"/>
        </w:rPr>
        <w:t xml:space="preserve">through DB to host </w:t>
      </w:r>
      <w:proofErr w:type="gramStart"/>
      <w:r w:rsidR="00C36F3C">
        <w:rPr>
          <w:rFonts w:ascii="Times New Roman" w:hAnsi="Times New Roman"/>
          <w:color w:val="000000"/>
        </w:rPr>
        <w:t>PC</w:t>
      </w:r>
      <w:r w:rsidR="007E320E">
        <w:rPr>
          <w:rFonts w:ascii="Times New Roman" w:hAnsi="Times New Roman"/>
          <w:color w:val="000000"/>
        </w:rPr>
        <w:t xml:space="preserve"> </w:t>
      </w:r>
      <w:r w:rsidR="00D12135">
        <w:rPr>
          <w:rFonts w:ascii="Times New Roman" w:hAnsi="Times New Roman"/>
          <w:color w:val="000000"/>
        </w:rPr>
        <w:t>:</w:t>
      </w:r>
      <w:proofErr w:type="gramEnd"/>
      <w:r w:rsidR="00152FFC" w:rsidRPr="004E4214">
        <w:rPr>
          <w:rFonts w:ascii="Times New Roman" w:hAnsi="Times New Roman"/>
          <w:color w:val="000000"/>
        </w:rPr>
        <w:t xml:space="preserve"> </w:t>
      </w:r>
    </w:p>
    <w:p w:rsidR="00C66FEC" w:rsidRDefault="00C66FEC" w:rsidP="007E320E">
      <w:pPr>
        <w:spacing w:after="0"/>
        <w:ind w:firstLine="360"/>
        <w:jc w:val="both"/>
        <w:rPr>
          <w:rFonts w:ascii="Times New Roman" w:hAnsi="Times New Roman"/>
          <w:color w:val="000000"/>
        </w:rPr>
      </w:pPr>
    </w:p>
    <w:p w:rsidR="00C66FEC" w:rsidRPr="008A67D7" w:rsidRDefault="00C66FEC" w:rsidP="00A763CC">
      <w:pPr>
        <w:pStyle w:val="ListParagraph"/>
        <w:numPr>
          <w:ilvl w:val="0"/>
          <w:numId w:val="26"/>
        </w:numPr>
        <w:spacing w:after="0"/>
        <w:jc w:val="both"/>
        <w:rPr>
          <w:rFonts w:ascii="Times New Roman" w:hAnsi="Times New Roman"/>
          <w:b/>
          <w:color w:val="000000"/>
          <w:u w:val="single"/>
        </w:rPr>
      </w:pPr>
      <w:r w:rsidRPr="008A67D7">
        <w:rPr>
          <w:rFonts w:ascii="Times New Roman" w:hAnsi="Times New Roman"/>
          <w:b/>
          <w:color w:val="000000"/>
          <w:u w:val="single"/>
        </w:rPr>
        <w:t xml:space="preserve">Data Length combination </w:t>
      </w:r>
      <w:r w:rsidR="00564224">
        <w:rPr>
          <w:rFonts w:ascii="Times New Roman" w:hAnsi="Times New Roman"/>
          <w:b/>
          <w:color w:val="000000"/>
          <w:u w:val="single"/>
        </w:rPr>
        <w:t>0</w:t>
      </w:r>
      <w:r w:rsidRPr="008A67D7">
        <w:rPr>
          <w:rFonts w:ascii="Times New Roman" w:hAnsi="Times New Roman" w:hint="eastAsia"/>
          <w:b/>
          <w:color w:val="000000"/>
          <w:u w:val="single"/>
        </w:rPr>
        <w:t xml:space="preserve"> </w:t>
      </w:r>
      <w:r w:rsidRPr="008A67D7">
        <w:rPr>
          <w:rFonts w:ascii="Times New Roman" w:hAnsi="Times New Roman"/>
          <w:b/>
          <w:color w:val="000000"/>
          <w:u w:val="single"/>
        </w:rPr>
        <w:t>(32</w:t>
      </w:r>
      <w:r w:rsidRPr="008A67D7">
        <w:rPr>
          <w:rFonts w:ascii="Times New Roman" w:hAnsi="Times New Roman"/>
          <w:b/>
          <w:color w:val="000000"/>
          <w:u w:val="single"/>
        </w:rPr>
        <w:sym w:font="Wingdings" w:char="F0E0"/>
      </w:r>
      <w:r w:rsidRPr="008A67D7">
        <w:rPr>
          <w:rFonts w:ascii="Times New Roman" w:hAnsi="Times New Roman"/>
          <w:b/>
          <w:color w:val="000000"/>
          <w:u w:val="single"/>
        </w:rPr>
        <w:t xml:space="preserve"> 32)</w:t>
      </w:r>
    </w:p>
    <w:p w:rsidR="00C66FEC" w:rsidRDefault="00C66FEC" w:rsidP="00C66FEC">
      <w:pPr>
        <w:spacing w:after="0"/>
        <w:ind w:firstLine="360"/>
        <w:jc w:val="both"/>
        <w:rPr>
          <w:rFonts w:ascii="Times New Roman" w:hAnsi="Times New Roman"/>
          <w:color w:val="000000"/>
        </w:rPr>
      </w:pPr>
      <w:r>
        <w:rPr>
          <w:rFonts w:ascii="Times New Roman" w:hAnsi="Times New Roman"/>
          <w:color w:val="000000"/>
        </w:rPr>
        <w:t>The length of the data from DB</w:t>
      </w:r>
      <w:r w:rsidRPr="00514DDA">
        <w:rPr>
          <w:rFonts w:ascii="Times New Roman" w:hAnsi="Times New Roman"/>
          <w:color w:val="000000"/>
        </w:rPr>
        <w:sym w:font="Wingdings" w:char="F0E0"/>
      </w:r>
      <w:r>
        <w:rPr>
          <w:rFonts w:ascii="Times New Roman" w:hAnsi="Times New Roman"/>
          <w:color w:val="000000"/>
        </w:rPr>
        <w:t>DUC, DUC</w:t>
      </w:r>
      <w:r w:rsidRPr="00514DDA">
        <w:rPr>
          <w:rFonts w:ascii="Times New Roman" w:hAnsi="Times New Roman"/>
          <w:color w:val="000000"/>
        </w:rPr>
        <w:sym w:font="Wingdings" w:char="F0E0"/>
      </w:r>
      <w:r>
        <w:rPr>
          <w:rFonts w:ascii="Times New Roman" w:hAnsi="Times New Roman"/>
          <w:color w:val="000000"/>
        </w:rPr>
        <w:t xml:space="preserve"> MB and MB</w:t>
      </w:r>
      <w:r w:rsidRPr="00514DDA">
        <w:rPr>
          <w:rFonts w:ascii="Times New Roman" w:hAnsi="Times New Roman"/>
          <w:color w:val="000000"/>
        </w:rPr>
        <w:sym w:font="Wingdings" w:char="F0E0"/>
      </w:r>
      <w:r>
        <w:rPr>
          <w:rFonts w:ascii="Times New Roman" w:hAnsi="Times New Roman"/>
          <w:color w:val="000000"/>
        </w:rPr>
        <w:t xml:space="preserve">CUC is 32 bits. </w:t>
      </w:r>
    </w:p>
    <w:p w:rsidR="00C66FEC" w:rsidRDefault="00C66FEC" w:rsidP="00C66FEC">
      <w:pPr>
        <w:spacing w:after="0"/>
        <w:ind w:firstLine="360"/>
        <w:jc w:val="both"/>
        <w:rPr>
          <w:rFonts w:ascii="Times New Roman" w:hAnsi="Times New Roman"/>
          <w:color w:val="000000"/>
        </w:rPr>
      </w:pPr>
      <w:r>
        <w:rPr>
          <w:rFonts w:ascii="Times New Roman" w:hAnsi="Times New Roman"/>
          <w:color w:val="000000"/>
        </w:rPr>
        <w:t xml:space="preserve">The length of the data from CUC </w:t>
      </w:r>
      <w:r w:rsidRPr="00DD3732">
        <w:rPr>
          <w:rFonts w:ascii="Times New Roman" w:hAnsi="Times New Roman"/>
          <w:color w:val="000000"/>
        </w:rPr>
        <w:sym w:font="Wingdings" w:char="F0E0"/>
      </w:r>
      <w:r>
        <w:rPr>
          <w:rFonts w:ascii="Times New Roman" w:hAnsi="Times New Roman"/>
          <w:color w:val="000000"/>
        </w:rPr>
        <w:t xml:space="preserve"> host PC is also 32 bits. </w:t>
      </w:r>
    </w:p>
    <w:p w:rsidR="00C66FEC" w:rsidRDefault="00C66FEC" w:rsidP="00C66FEC">
      <w:pPr>
        <w:spacing w:after="0"/>
        <w:ind w:firstLine="360"/>
        <w:jc w:val="both"/>
        <w:rPr>
          <w:rFonts w:ascii="Times New Roman" w:hAnsi="Times New Roman"/>
          <w:color w:val="000000"/>
        </w:rPr>
      </w:pPr>
      <w:r>
        <w:rPr>
          <w:rFonts w:ascii="Times New Roman" w:hAnsi="Times New Roman"/>
          <w:color w:val="000000"/>
        </w:rPr>
        <w:t xml:space="preserve">The interval between slice boundaries is also 8 system clocks (80MHz). </w:t>
      </w:r>
    </w:p>
    <w:p w:rsidR="00C66FEC" w:rsidRDefault="00C66FEC" w:rsidP="00C66FEC">
      <w:pPr>
        <w:spacing w:after="0"/>
        <w:ind w:firstLine="360"/>
        <w:jc w:val="both"/>
        <w:rPr>
          <w:rFonts w:ascii="Times New Roman" w:hAnsi="Times New Roman"/>
          <w:color w:val="000000"/>
        </w:rPr>
      </w:pPr>
      <w:r>
        <w:rPr>
          <w:rFonts w:ascii="Times New Roman" w:hAnsi="Times New Roman"/>
          <w:color w:val="000000"/>
        </w:rPr>
        <w:t xml:space="preserve">The maximum event rate is twice of that in </w:t>
      </w:r>
      <w:r w:rsidRPr="00967F5E">
        <w:rPr>
          <w:rFonts w:ascii="Times New Roman" w:hAnsi="Times New Roman"/>
          <w:color w:val="000000"/>
        </w:rPr>
        <w:t xml:space="preserve">combination </w:t>
      </w:r>
      <w:r>
        <w:rPr>
          <w:rFonts w:ascii="Times New Roman" w:hAnsi="Times New Roman"/>
          <w:color w:val="000000"/>
        </w:rPr>
        <w:t>0.</w:t>
      </w:r>
    </w:p>
    <w:p w:rsidR="00C66FEC" w:rsidRDefault="00C66FEC" w:rsidP="00C66FEC">
      <w:pPr>
        <w:spacing w:after="0"/>
        <w:jc w:val="center"/>
        <w:rPr>
          <w:rFonts w:ascii="Times New Roman" w:hAnsi="Times New Roman"/>
          <w:color w:val="000000"/>
        </w:rPr>
      </w:pPr>
      <w:r w:rsidRPr="00171B87">
        <w:rPr>
          <w:rFonts w:ascii="Times New Roman" w:hAnsi="Times New Roman"/>
          <w:noProof/>
          <w:color w:val="000000"/>
          <w:lang w:eastAsia="en-US"/>
        </w:rPr>
        <mc:AlternateContent>
          <mc:Choice Requires="wpg">
            <w:drawing>
              <wp:inline distT="0" distB="0" distL="0" distR="0" wp14:anchorId="6C722A4C" wp14:editId="72CD9FD1">
                <wp:extent cx="5067300" cy="481308"/>
                <wp:effectExtent l="0" t="0" r="19050" b="14605"/>
                <wp:docPr id="19" name="Group 70"/>
                <wp:cNvGraphicFramePr/>
                <a:graphic xmlns:a="http://schemas.openxmlformats.org/drawingml/2006/main">
                  <a:graphicData uri="http://schemas.microsoft.com/office/word/2010/wordprocessingGroup">
                    <wpg:wgp>
                      <wpg:cNvGrpSpPr/>
                      <wpg:grpSpPr>
                        <a:xfrm>
                          <a:off x="0" y="0"/>
                          <a:ext cx="5067300" cy="481308"/>
                          <a:chOff x="0" y="0"/>
                          <a:chExt cx="5067300" cy="481308"/>
                        </a:xfrm>
                      </wpg:grpSpPr>
                      <wps:wsp>
                        <wps:cNvPr id="20" name="Rectangle 20"/>
                        <wps:cNvSpPr/>
                        <wps:spPr>
                          <a:xfrm>
                            <a:off x="0" y="211930"/>
                            <a:ext cx="533400" cy="266700"/>
                          </a:xfrm>
                          <a:prstGeom prst="rect">
                            <a:avLst/>
                          </a:prstGeom>
                          <a:noFill/>
                          <a:ln>
                            <a:solidFill>
                              <a:schemeClr val="tx1"/>
                            </a:solidFill>
                          </a:ln>
                        </wps:spPr>
                        <wps:txbx>
                          <w:txbxContent>
                            <w:p w:rsidR="00E91F5B" w:rsidRDefault="00E91F5B" w:rsidP="00C66FEC">
                              <w:pPr>
                                <w:pStyle w:val="NormalWeb"/>
                                <w:spacing w:before="0" w:beforeAutospacing="0" w:after="0" w:afterAutospacing="0"/>
                                <w:jc w:val="center"/>
                              </w:pPr>
                              <w:r>
                                <w:rPr>
                                  <w:color w:val="000000" w:themeColor="text1"/>
                                  <w:kern w:val="24"/>
                                </w:rPr>
                                <w:t>DB</w:t>
                              </w:r>
                            </w:p>
                          </w:txbxContent>
                        </wps:txbx>
                        <wps:bodyPr wrap="square">
                          <a:spAutoFit/>
                        </wps:bodyPr>
                      </wps:wsp>
                      <wps:wsp>
                        <wps:cNvPr id="21" name="Rectangle 21"/>
                        <wps:cNvSpPr/>
                        <wps:spPr>
                          <a:xfrm>
                            <a:off x="1066800" y="211930"/>
                            <a:ext cx="609600" cy="266700"/>
                          </a:xfrm>
                          <a:prstGeom prst="rect">
                            <a:avLst/>
                          </a:prstGeom>
                          <a:noFill/>
                          <a:ln>
                            <a:solidFill>
                              <a:schemeClr val="tx1"/>
                            </a:solidFill>
                          </a:ln>
                        </wps:spPr>
                        <wps:txbx>
                          <w:txbxContent>
                            <w:p w:rsidR="00E91F5B" w:rsidRDefault="00E91F5B" w:rsidP="00C66FEC">
                              <w:pPr>
                                <w:pStyle w:val="NormalWeb"/>
                                <w:spacing w:before="0" w:beforeAutospacing="0" w:after="0" w:afterAutospacing="0"/>
                                <w:jc w:val="center"/>
                              </w:pPr>
                              <w:r>
                                <w:rPr>
                                  <w:color w:val="000000" w:themeColor="text1"/>
                                  <w:kern w:val="24"/>
                                </w:rPr>
                                <w:t>DUC</w:t>
                              </w:r>
                            </w:p>
                          </w:txbxContent>
                        </wps:txbx>
                        <wps:bodyPr wrap="square">
                          <a:spAutoFit/>
                        </wps:bodyPr>
                      </wps:wsp>
                      <wps:wsp>
                        <wps:cNvPr id="22" name="Rectangle 22"/>
                        <wps:cNvSpPr/>
                        <wps:spPr>
                          <a:xfrm>
                            <a:off x="2209800" y="214608"/>
                            <a:ext cx="533400" cy="266700"/>
                          </a:xfrm>
                          <a:prstGeom prst="rect">
                            <a:avLst/>
                          </a:prstGeom>
                          <a:noFill/>
                          <a:ln>
                            <a:solidFill>
                              <a:schemeClr val="tx1"/>
                            </a:solidFill>
                          </a:ln>
                        </wps:spPr>
                        <wps:txbx>
                          <w:txbxContent>
                            <w:p w:rsidR="00E91F5B" w:rsidRDefault="00E91F5B" w:rsidP="00C66FEC">
                              <w:pPr>
                                <w:pStyle w:val="NormalWeb"/>
                                <w:spacing w:before="0" w:beforeAutospacing="0" w:after="0" w:afterAutospacing="0"/>
                                <w:jc w:val="center"/>
                              </w:pPr>
                              <w:r>
                                <w:rPr>
                                  <w:color w:val="000000" w:themeColor="text1"/>
                                  <w:kern w:val="24"/>
                                </w:rPr>
                                <w:t>MB</w:t>
                              </w:r>
                            </w:p>
                          </w:txbxContent>
                        </wps:txbx>
                        <wps:bodyPr wrap="square">
                          <a:spAutoFit/>
                        </wps:bodyPr>
                      </wps:wsp>
                      <wps:wsp>
                        <wps:cNvPr id="23" name="Rectangle 23"/>
                        <wps:cNvSpPr/>
                        <wps:spPr>
                          <a:xfrm>
                            <a:off x="3200400" y="211990"/>
                            <a:ext cx="609600" cy="266700"/>
                          </a:xfrm>
                          <a:prstGeom prst="rect">
                            <a:avLst/>
                          </a:prstGeom>
                          <a:noFill/>
                          <a:ln>
                            <a:solidFill>
                              <a:schemeClr val="tx1"/>
                            </a:solidFill>
                          </a:ln>
                        </wps:spPr>
                        <wps:txbx>
                          <w:txbxContent>
                            <w:p w:rsidR="00E91F5B" w:rsidRDefault="00E91F5B" w:rsidP="00C66FEC">
                              <w:pPr>
                                <w:pStyle w:val="NormalWeb"/>
                                <w:spacing w:before="0" w:beforeAutospacing="0" w:after="0" w:afterAutospacing="0"/>
                                <w:jc w:val="center"/>
                              </w:pPr>
                              <w:r>
                                <w:rPr>
                                  <w:color w:val="000000" w:themeColor="text1"/>
                                  <w:kern w:val="24"/>
                                </w:rPr>
                                <w:t>CUC</w:t>
                              </w:r>
                            </w:p>
                          </w:txbxContent>
                        </wps:txbx>
                        <wps:bodyPr wrap="square">
                          <a:spAutoFit/>
                        </wps:bodyPr>
                      </wps:wsp>
                      <wps:wsp>
                        <wps:cNvPr id="24" name="Rectangle 24"/>
                        <wps:cNvSpPr/>
                        <wps:spPr>
                          <a:xfrm>
                            <a:off x="4343400" y="211990"/>
                            <a:ext cx="723900" cy="266700"/>
                          </a:xfrm>
                          <a:prstGeom prst="rect">
                            <a:avLst/>
                          </a:prstGeom>
                          <a:noFill/>
                          <a:ln>
                            <a:solidFill>
                              <a:schemeClr val="tx1"/>
                            </a:solidFill>
                          </a:ln>
                        </wps:spPr>
                        <wps:txbx>
                          <w:txbxContent>
                            <w:p w:rsidR="00E91F5B" w:rsidRDefault="00E91F5B" w:rsidP="00C66FEC">
                              <w:pPr>
                                <w:pStyle w:val="NormalWeb"/>
                                <w:spacing w:before="0" w:beforeAutospacing="0" w:after="0" w:afterAutospacing="0"/>
                                <w:jc w:val="center"/>
                              </w:pPr>
                              <w:r>
                                <w:rPr>
                                  <w:color w:val="000000" w:themeColor="text1"/>
                                  <w:kern w:val="24"/>
                                </w:rPr>
                                <w:t>Host PC</w:t>
                              </w:r>
                            </w:p>
                          </w:txbxContent>
                        </wps:txbx>
                        <wps:bodyPr wrap="square">
                          <a:spAutoFit/>
                        </wps:bodyPr>
                      </wps:wsp>
                      <wps:wsp>
                        <wps:cNvPr id="25" name="Straight Arrow Connector 25"/>
                        <wps:cNvCnPr/>
                        <wps:spPr>
                          <a:xfrm>
                            <a:off x="5334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1676400" y="350520"/>
                            <a:ext cx="5334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V="1">
                            <a:off x="2743200" y="350520"/>
                            <a:ext cx="4572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38100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a:off x="76200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500178" y="11207"/>
                            <a:ext cx="593725" cy="266700"/>
                          </a:xfrm>
                          <a:prstGeom prst="rect">
                            <a:avLst/>
                          </a:prstGeom>
                        </wps:spPr>
                        <wps:txbx>
                          <w:txbxContent>
                            <w:p w:rsidR="00E91F5B" w:rsidRDefault="00E91F5B" w:rsidP="00C66FEC">
                              <w:pPr>
                                <w:pStyle w:val="NormalWeb"/>
                                <w:spacing w:before="0" w:beforeAutospacing="0" w:after="0" w:afterAutospacing="0"/>
                              </w:pPr>
                              <w:r>
                                <w:rPr>
                                  <w:color w:val="000000" w:themeColor="text1"/>
                                  <w:kern w:val="24"/>
                                </w:rPr>
                                <w:t>32 bits</w:t>
                              </w:r>
                            </w:p>
                          </w:txbxContent>
                        </wps:txbx>
                        <wps:bodyPr wrap="none">
                          <a:spAutoFit/>
                        </wps:bodyPr>
                      </wps:wsp>
                      <wps:wsp>
                        <wps:cNvPr id="31" name="Rectangle 31"/>
                        <wps:cNvSpPr/>
                        <wps:spPr>
                          <a:xfrm>
                            <a:off x="1686156" y="11207"/>
                            <a:ext cx="593725" cy="266700"/>
                          </a:xfrm>
                          <a:prstGeom prst="rect">
                            <a:avLst/>
                          </a:prstGeom>
                        </wps:spPr>
                        <wps:txbx>
                          <w:txbxContent>
                            <w:p w:rsidR="00E91F5B" w:rsidRDefault="00E91F5B" w:rsidP="00C66FEC">
                              <w:pPr>
                                <w:pStyle w:val="NormalWeb"/>
                                <w:spacing w:before="0" w:beforeAutospacing="0" w:after="0" w:afterAutospacing="0"/>
                              </w:pPr>
                              <w:r>
                                <w:rPr>
                                  <w:color w:val="000000" w:themeColor="text1"/>
                                  <w:kern w:val="24"/>
                                </w:rPr>
                                <w:t>32 bits</w:t>
                              </w:r>
                            </w:p>
                          </w:txbxContent>
                        </wps:txbx>
                        <wps:bodyPr wrap="none">
                          <a:spAutoFit/>
                        </wps:bodyPr>
                      </wps:wsp>
                      <wps:wsp>
                        <wps:cNvPr id="32" name="Straight Connector 32"/>
                        <wps:cNvCnPr/>
                        <wps:spPr>
                          <a:xfrm flipH="1">
                            <a:off x="1913688" y="27699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Rectangle 33"/>
                        <wps:cNvSpPr/>
                        <wps:spPr>
                          <a:xfrm>
                            <a:off x="2652828" y="0"/>
                            <a:ext cx="593725" cy="266700"/>
                          </a:xfrm>
                          <a:prstGeom prst="rect">
                            <a:avLst/>
                          </a:prstGeom>
                        </wps:spPr>
                        <wps:txbx>
                          <w:txbxContent>
                            <w:p w:rsidR="00E91F5B" w:rsidRDefault="00E91F5B" w:rsidP="00C66FEC">
                              <w:pPr>
                                <w:pStyle w:val="NormalWeb"/>
                                <w:spacing w:before="0" w:beforeAutospacing="0" w:after="0" w:afterAutospacing="0"/>
                              </w:pPr>
                              <w:r>
                                <w:rPr>
                                  <w:color w:val="000000" w:themeColor="text1"/>
                                  <w:kern w:val="24"/>
                                </w:rPr>
                                <w:t>32 bits</w:t>
                              </w:r>
                            </w:p>
                          </w:txbxContent>
                        </wps:txbx>
                        <wps:bodyPr wrap="none">
                          <a:spAutoFit/>
                        </wps:bodyPr>
                      </wps:wsp>
                      <wps:wsp>
                        <wps:cNvPr id="34" name="Straight Connector 34"/>
                        <wps:cNvCnPr/>
                        <wps:spPr>
                          <a:xfrm flipH="1">
                            <a:off x="291465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a:off x="4069080" y="26937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Rectangle 53"/>
                        <wps:cNvSpPr/>
                        <wps:spPr>
                          <a:xfrm>
                            <a:off x="3758796" y="11207"/>
                            <a:ext cx="593725" cy="266700"/>
                          </a:xfrm>
                          <a:prstGeom prst="rect">
                            <a:avLst/>
                          </a:prstGeom>
                        </wps:spPr>
                        <wps:txbx>
                          <w:txbxContent>
                            <w:p w:rsidR="00E91F5B" w:rsidRDefault="00E91F5B" w:rsidP="00C66FEC">
                              <w:pPr>
                                <w:pStyle w:val="NormalWeb"/>
                                <w:spacing w:before="0" w:beforeAutospacing="0" w:after="0" w:afterAutospacing="0"/>
                              </w:pPr>
                              <w:r>
                                <w:rPr>
                                  <w:color w:val="000000" w:themeColor="text1"/>
                                  <w:kern w:val="24"/>
                                </w:rPr>
                                <w:t>32 bits</w:t>
                              </w:r>
                            </w:p>
                          </w:txbxContent>
                        </wps:txbx>
                        <wps:bodyPr wrap="none">
                          <a:spAutoFit/>
                        </wps:bodyPr>
                      </wps:wsp>
                    </wpg:wgp>
                  </a:graphicData>
                </a:graphic>
              </wp:inline>
            </w:drawing>
          </mc:Choice>
          <mc:Fallback>
            <w:pict>
              <v:group id="Group 70" o:spid="_x0000_s1026" style="width:399pt;height:37.9pt;mso-position-horizontal-relative:char;mso-position-vertical-relative:line" coordsize="50673,4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">
                <v:rect id="Rectangle 20" o:spid="_x0000_s1027" style="position:absolute;top:2119;width:53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a7b8A&#10;AADbAAAADwAAAGRycy9kb3ducmV2LnhtbERPTYvCMBC9L/gfwgje1lSFRapRRFjYo1ZZ8DY0Y1tt&#10;JrWJ2vrrncPCHh/ve7nuXK0e1IbKs4HJOAFFnHtbcWHgePj+nIMKEdli7ZkM9BRgvRp8LDG1/sl7&#10;emSxUBLCIUUDZYxNqnXIS3IYxr4hFu7sW4dRYFto2+JTwl2tp0nypR1WLA0lNrQtKb9md2dgGl+X&#10;fnc7+/nsZKvj767f9IfMmNGw2yxAReriv/jP/WPFJ+vli/wAv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P5rtvwAAANsAAAAPAAAAAAAAAAAAAAAAAJgCAABkcnMvZG93bnJl&#10;di54bWxQSwUGAAAAAAQABAD1AAAAhAMAAAAA&#10;" filled="f" strokecolor="black [3213]">
                  <v:textbox style="mso-fit-shape-to-text:t">
                    <w:txbxContent>
                      <w:p w:rsidR="00E91F5B" w:rsidRDefault="00E91F5B" w:rsidP="00C66FEC">
                        <w:pPr>
                          <w:pStyle w:val="NormalWeb"/>
                          <w:spacing w:before="0" w:beforeAutospacing="0" w:after="0" w:afterAutospacing="0"/>
                          <w:jc w:val="center"/>
                        </w:pPr>
                        <w:r>
                          <w:rPr>
                            <w:color w:val="000000" w:themeColor="text1"/>
                            <w:kern w:val="24"/>
                          </w:rPr>
                          <w:t>DB</w:t>
                        </w:r>
                      </w:p>
                    </w:txbxContent>
                  </v:textbox>
                </v:rect>
                <v:rect id="Rectangle 21" o:spid="_x0000_s1028" style="position:absolute;left:10668;top:2119;width:60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M/dsQA&#10;AADbAAAADwAAAGRycy9kb3ducmV2LnhtbESPzWrDMBCE74W+g9hCb40cB0pwLJsQKOToOKGQ22Kt&#10;fxJr5VpKYvfpq0Khx2Hmm2HSfDK9uNPoOssKlosIBHFldceNgtPx420Nwnlkjb1lUjCTgzx7fkox&#10;0fbBB7qXvhGhhF2CClrvh0RKV7Vk0C3sQBy82o4GfZBjI/WIj1BuehlH0bs02HFYaHGgXUvVtbwZ&#10;BbH/vszFV23Xq7PuTp/FvJ2PpVKvL9N2A8LT5P/Df/ReB24Jv1/C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zP3bEAAAA2wAAAA8AAAAAAAAAAAAAAAAAmAIAAGRycy9k&#10;b3ducmV2LnhtbFBLBQYAAAAABAAEAPUAAACJAwAAAAA=&#10;" filled="f" strokecolor="black [3213]">
                  <v:textbox style="mso-fit-shape-to-text:t">
                    <w:txbxContent>
                      <w:p w:rsidR="00E91F5B" w:rsidRDefault="00E91F5B" w:rsidP="00C66FEC">
                        <w:pPr>
                          <w:pStyle w:val="NormalWeb"/>
                          <w:spacing w:before="0" w:beforeAutospacing="0" w:after="0" w:afterAutospacing="0"/>
                          <w:jc w:val="center"/>
                        </w:pPr>
                        <w:r>
                          <w:rPr>
                            <w:color w:val="000000" w:themeColor="text1"/>
                            <w:kern w:val="24"/>
                          </w:rPr>
                          <w:t>DUC</w:t>
                        </w:r>
                      </w:p>
                    </w:txbxContent>
                  </v:textbox>
                </v:rect>
                <v:rect id="Rectangle 22" o:spid="_x0000_s1029" style="position:absolute;left:22098;top:2146;width:53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hAcMA&#10;AADbAAAADwAAAGRycy9kb3ducmV2LnhtbESPQWvCQBSE7wX/w/KE3urGCCJpNiKC0GOMIvT2yD6T&#10;tNm3MbuNSX+9Wyh4HGa+GSbdjqYVA/WusaxguYhAEJdWN1wpOJ8ObxsQziNrbC2TgokcbLPZS4qJ&#10;tnc+0lD4SoQSdgkqqL3vEildWZNBt7AdcfCutjfog+wrqXu8h3LTyjiK1tJgw2Ghxo72NZXfxY9R&#10;EPvfrym/Xe1m9amb8yWfdtOpUOp1Pu7eQXga/TP8T3/owMXw9yX8AJ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hAcMAAADbAAAADwAAAAAAAAAAAAAAAACYAgAAZHJzL2Rv&#10;d25yZXYueG1sUEsFBgAAAAAEAAQA9QAAAIgDAAAAAA==&#10;" filled="f" strokecolor="black [3213]">
                  <v:textbox style="mso-fit-shape-to-text:t">
                    <w:txbxContent>
                      <w:p w:rsidR="00E91F5B" w:rsidRDefault="00E91F5B" w:rsidP="00C66FEC">
                        <w:pPr>
                          <w:pStyle w:val="NormalWeb"/>
                          <w:spacing w:before="0" w:beforeAutospacing="0" w:after="0" w:afterAutospacing="0"/>
                          <w:jc w:val="center"/>
                        </w:pPr>
                        <w:r>
                          <w:rPr>
                            <w:color w:val="000000" w:themeColor="text1"/>
                            <w:kern w:val="24"/>
                          </w:rPr>
                          <w:t>MB</w:t>
                        </w:r>
                      </w:p>
                    </w:txbxContent>
                  </v:textbox>
                </v:rect>
                <v:rect id="Rectangle 23" o:spid="_x0000_s1030" style="position:absolute;left:32004;top:2119;width:60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0EmsIA&#10;AADbAAAADwAAAGRycy9kb3ducmV2LnhtbESPQYvCMBSE7wv+h/AEb2uqgkg1FREW9lirCN4ezbOt&#10;Ni+1idr6683Cgsdh5pthVuvO1OJBrassK5iMIxDEudUVFwoO+5/vBQjnkTXWlklBTw7WyeBrhbG2&#10;T97RI/OFCCXsYlRQet/EUrq8JINubBvi4J1ta9AH2RZSt/gM5aaW0yiaS4MVh4USG9qWlF+zu1Ew&#10;9a9Ln97OdjE76epwTPtNv8+UGg27zRKEp85/wv/0rw7cDP6+hB8gk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7QSawgAAANsAAAAPAAAAAAAAAAAAAAAAAJgCAABkcnMvZG93&#10;bnJldi54bWxQSwUGAAAAAAQABAD1AAAAhwMAAAAA&#10;" filled="f" strokecolor="black [3213]">
                  <v:textbox style="mso-fit-shape-to-text:t">
                    <w:txbxContent>
                      <w:p w:rsidR="00E91F5B" w:rsidRDefault="00E91F5B" w:rsidP="00C66FEC">
                        <w:pPr>
                          <w:pStyle w:val="NormalWeb"/>
                          <w:spacing w:before="0" w:beforeAutospacing="0" w:after="0" w:afterAutospacing="0"/>
                          <w:jc w:val="center"/>
                        </w:pPr>
                        <w:r>
                          <w:rPr>
                            <w:color w:val="000000" w:themeColor="text1"/>
                            <w:kern w:val="24"/>
                          </w:rPr>
                          <w:t>CUC</w:t>
                        </w:r>
                      </w:p>
                    </w:txbxContent>
                  </v:textbox>
                </v:rect>
                <v:rect id="Rectangle 24" o:spid="_x0000_s1031" style="position:absolute;left:43434;top:2119;width:723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Sc7sMA&#10;AADbAAAADwAAAGRycy9kb3ducmV2LnhtbESPQWvCQBSE7wX/w/KE3pqNtpQQXUUKhR5jIoK3R/aZ&#10;RLNvY3arib++Kwg9DjPfDLNcD6YVV+pdY1nBLIpBEJdWN1wp2BXfbwkI55E1tpZJwUgO1qvJyxJT&#10;bW+8pWvuKxFK2KWooPa+S6V0ZU0GXWQ74uAdbW/QB9lXUvd4C+WmlfM4/pQGGw4LNXb0VVN5zn+N&#10;grm/n8bscrTJ+0E3u302bsYiV+p1OmwWIDwN/j/8pH904D7g8SX8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Sc7sMAAADbAAAADwAAAAAAAAAAAAAAAACYAgAAZHJzL2Rv&#10;d25yZXYueG1sUEsFBgAAAAAEAAQA9QAAAIgDAAAAAA==&#10;" filled="f" strokecolor="black [3213]">
                  <v:textbox style="mso-fit-shape-to-text:t">
                    <w:txbxContent>
                      <w:p w:rsidR="00E91F5B" w:rsidRDefault="00E91F5B" w:rsidP="00C66FEC">
                        <w:pPr>
                          <w:pStyle w:val="NormalWeb"/>
                          <w:spacing w:before="0" w:beforeAutospacing="0" w:after="0" w:afterAutospacing="0"/>
                          <w:jc w:val="center"/>
                        </w:pPr>
                        <w:r>
                          <w:rPr>
                            <w:color w:val="000000" w:themeColor="text1"/>
                            <w:kern w:val="24"/>
                          </w:rPr>
                          <w:t>Host PC</w:t>
                        </w:r>
                      </w:p>
                    </w:txbxContent>
                  </v:textbox>
                </v:rect>
                <v:shapetype id="_x0000_t32" coordsize="21600,21600" o:spt="32" o:oned="t" path="m,l21600,21600e" filled="f">
                  <v:path arrowok="t" fillok="f" o:connecttype="none"/>
                  <o:lock v:ext="edit" shapetype="t"/>
                </v:shapetype>
                <v:shape id="Straight Arrow Connector 25" o:spid="_x0000_s1032" type="#_x0000_t32" style="position:absolute;left:5334;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PxssUAAADbAAAADwAAAGRycy9kb3ducmV2LnhtbESPzWrDMBCE74W8g9hAbo2cQEtxo4T8&#10;ECg5tU5D6G2xtpYba+VIiu2+fVUo9DjMzDfMYjXYRnTkQ+1YwWyagSAuna65UvB+3N8/gQgRWWPj&#10;mBR8U4DVcnS3wFy7nt+oK2IlEoRDjgpMjG0uZSgNWQxT1xIn79N5izFJX0ntsU9w28h5lj1KizWn&#10;BYMtbQ2Vl+JmFTTdob+ebl9Xs3vtjsX2/GE2vlVqMh7WzyAiDfE//Nd+0QrmD/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PxssUAAADbAAAADwAAAAAAAAAA&#10;AAAAAAChAgAAZHJzL2Rvd25yZXYueG1sUEsFBgAAAAAEAAQA+QAAAJMDAAAAAA==&#10;" strokecolor="black [3213]">
                  <v:stroke endarrow="block"/>
                </v:shape>
                <v:shape id="Straight Arrow Connector 26" o:spid="_x0000_s1033" type="#_x0000_t32" style="position:absolute;left:16764;top:3505;width:5334;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FvxcQAAADbAAAADwAAAGRycy9kb3ducmV2LnhtbESPQWsCMRSE7wX/Q3iCt5rVg5TVKFUp&#10;FE92bZHeHpvXzdbNy5rE3fXfN4VCj8PMfMOsNoNtREc+1I4VzKYZCOLS6ZorBe+nl8cnECEia2wc&#10;k4I7BdisRw8rzLXr+Y26IlYiQTjkqMDE2OZShtKQxTB1LXHyvpy3GJP0ldQe+wS3jZxn2UJarDkt&#10;GGxpZ6i8FDeroOkO/fXj9n01+2N3KnbnT7P1rVKT8fC8BBFpiP/hv/arVjBfwO+X9A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FxAAAANsAAAAPAAAAAAAAAAAA&#10;AAAAAKECAABkcnMvZG93bnJldi54bWxQSwUGAAAAAAQABAD5AAAAkgMAAAAA&#10;" strokecolor="black [3213]">
                  <v:stroke endarrow="block"/>
                </v:shape>
                <v:shape id="Straight Arrow Connector 27" o:spid="_x0000_s1034" type="#_x0000_t32" style="position:absolute;left:27432;top:3505;width:4572;height: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8TuMUAAADbAAAADwAAAGRycy9kb3ducmV2LnhtbESPQWvCQBSE7wX/w/KE3uomEaqmrkEE&#10;beytUWh7e2SfSTD7NmS3Jv33XaHQ4zAz3zDrbDStuFHvGssK4lkEgri0uuFKwfm0f1qCcB5ZY2uZ&#10;FPyQg2wzeVhjqu3A73QrfCUChF2KCmrvu1RKV9Zk0M1sRxy8i+0N+iD7SuoehwA3rUyi6FkabDgs&#10;1NjRrqbyWnwbBQv58RotyzyJV/Pz59eusMe3g1XqcTpuX0B4Gv1/+K+dawXJAu5fwg+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8TuMUAAADbAAAADwAAAAAAAAAA&#10;AAAAAAChAgAAZHJzL2Rvd25yZXYueG1sUEsFBgAAAAAEAAQA+QAAAJMDAAAAAA==&#10;" strokecolor="black [3213]">
                  <v:stroke endarrow="block"/>
                </v:shape>
                <v:shape id="Straight Arrow Connector 28" o:spid="_x0000_s1035" type="#_x0000_t32" style="position:absolute;left:38100;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JeLMEAAADbAAAADwAAAGRycy9kb3ducmV2LnhtbERPz2vCMBS+C/4P4Qm7aaqHIZ1RnDIY&#10;O82qjN0ezVtT17zUJLb1vzeHwY4f3+/VZrCN6MiH2rGC+SwDQVw6XXOl4HR8my5BhIissXFMCu4U&#10;YLMej1aYa9fzgboiViKFcMhRgYmxzaUMpSGLYeZa4sT9OG8xJugrqT32Kdw2cpFlz9JizanBYEs7&#10;Q+VvcbMKmu6jv55vl6vZf3bHYvf1bV59q9TTZNi+gIg0xH/xn/tdK1ikselL+g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gl4swQAAANsAAAAPAAAAAAAAAAAAAAAA&#10;AKECAABkcnMvZG93bnJldi54bWxQSwUGAAAAAAQABAD5AAAAjwMAAAAA&#10;" strokecolor="black [3213]">
                  <v:stroke endarrow="block"/>
                </v:shape>
                <v:line id="Straight Connector 29" o:spid="_x0000_s1036" style="position:absolute;flip:x;visibility:visible;mso-wrap-style:square" from="7620,2882" to="8382,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rE6cMAAADbAAAADwAAAGRycy9kb3ducmV2LnhtbESP3WoCMRSE7wXfIZxC7zRbqaJbo7RC&#10;QbwRfx7gsDlulm5O1iTVdZ/eCIKXw8x8w8yXra3FhXyoHCv4GGYgiAunKy4VHA+/gymIEJE11o5J&#10;wY0CLBf93hxz7a68o8s+liJBOOSowMTY5FKGwpDFMHQNcfJOzluMSfpSao/XBLe1HGXZRFqsOC0Y&#10;bGhlqPjb/1sFdReP3exnZbrs/HnT2+3E+fFGqfe39vsLRKQ2vsLP9lorGM3g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qxOnDAAAA2wAAAA8AAAAAAAAAAAAA&#10;AAAAoQIAAGRycy9kb3ducmV2LnhtbFBLBQYAAAAABAAEAPkAAACRAwAAAAA=&#10;" strokecolor="black [3213]"/>
                <v:rect id="Rectangle 30" o:spid="_x0000_s1037" style="position:absolute;left:5001;top:112;width:5938;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nzNL8A&#10;AADbAAAADwAAAGRycy9kb3ducmV2LnhtbERPy2oCMRTdF/yHcAvdlJpUi5TRKFK0iq58fMBlcp0J&#10;ndwMSRzHvzcLocvDec8WvWtERyFazxo+hwoEcemN5UrD+bT++AYRE7LBxjNpuFOExXzwMsPC+Bsf&#10;qDumSuQQjgVqqFNqCyljWZPDOPQtceYuPjhMGYZKmoC3HO4aOVJqIh1azg01tvRTU/l3vDoNX7+j&#10;3cq+q7113RXPOxnUhvdav732yymIRH36Fz/dW6NhnNfnL/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ufM0vwAAANsAAAAPAAAAAAAAAAAAAAAAAJgCAABkcnMvZG93bnJl&#10;di54bWxQSwUGAAAAAAQABAD1AAAAhAMAAAAA&#10;" filled="f" stroked="f">
                  <v:textbox style="mso-fit-shape-to-text:t">
                    <w:txbxContent>
                      <w:p w:rsidR="00E91F5B" w:rsidRDefault="00E91F5B" w:rsidP="00C66FEC">
                        <w:pPr>
                          <w:pStyle w:val="NormalWeb"/>
                          <w:spacing w:before="0" w:beforeAutospacing="0" w:after="0" w:afterAutospacing="0"/>
                        </w:pPr>
                        <w:r>
                          <w:rPr>
                            <w:color w:val="000000" w:themeColor="text1"/>
                            <w:kern w:val="24"/>
                          </w:rPr>
                          <w:t>32 bits</w:t>
                        </w:r>
                      </w:p>
                    </w:txbxContent>
                  </v:textbox>
                </v:rect>
                <v:rect id="Rectangle 31" o:spid="_x0000_s1038" style="position:absolute;left:16861;top:112;width:5937;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VWr8MA&#10;AADbAAAADwAAAGRycy9kb3ducmV2LnhtbESP3WoCMRSE7wt9h3AK3pSaqEXK1iilVC3ulT8PcNic&#10;7oZuTpYkruvbG6HQy2FmvmEWq8G1oqcQrWcNk7ECQVx5Y7nWcDquX95AxIRssPVMGq4UYbV8fFhg&#10;YfyF99QfUi0yhGOBGpqUukLKWDXkMI59R5y9Hx8cpixDLU3AS4a7Vk6VmkuHlvNCgx19NlT9Hs5O&#10;w+tmuvuyz6q0rj/jaSeD2nKp9ehp+HgHkWhI/+G/9rfRMJvA/Uv+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VWr8MAAADbAAAADwAAAAAAAAAAAAAAAACYAgAAZHJzL2Rv&#10;d25yZXYueG1sUEsFBgAAAAAEAAQA9QAAAIgDAAAAAA==&#10;" filled="f" stroked="f">
                  <v:textbox style="mso-fit-shape-to-text:t">
                    <w:txbxContent>
                      <w:p w:rsidR="00E91F5B" w:rsidRDefault="00E91F5B" w:rsidP="00C66FEC">
                        <w:pPr>
                          <w:pStyle w:val="NormalWeb"/>
                          <w:spacing w:before="0" w:beforeAutospacing="0" w:after="0" w:afterAutospacing="0"/>
                        </w:pPr>
                        <w:r>
                          <w:rPr>
                            <w:color w:val="000000" w:themeColor="text1"/>
                            <w:kern w:val="24"/>
                          </w:rPr>
                          <w:t>32 bits</w:t>
                        </w:r>
                      </w:p>
                    </w:txbxContent>
                  </v:textbox>
                </v:rect>
                <v:line id="Straight Connector 32" o:spid="_x0000_s1039" style="position:absolute;flip:x;visibility:visible;mso-wrap-style:square" from="19136,2769" to="19898,4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ARcUAAADbAAAADwAAAGRycy9kb3ducmV2LnhtbESPzWrDMBCE74G+g9hCb4nctA2tE9k0&#10;gUDoJeTnARZrY5laK1dSEsdPXxUKOQ4z8w2zKHvbigv50DhW8DzJQBBXTjdcKzge1uN3ECEia2wd&#10;k4IbBSiLh9ECc+2uvKPLPtYiQTjkqMDE2OVShsqQxTBxHXHyTs5bjEn6WmqP1wS3rZxm2UxabDgt&#10;GOxoZaj63p+tgnaIx+FjuTJD9vN609vtzPm3L6WeHvvPOYhIfbyH/9sbreBlCn9f0g+Q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ARcUAAADbAAAADwAAAAAAAAAA&#10;AAAAAAChAgAAZHJzL2Rvd25yZXYueG1sUEsFBgAAAAAEAAQA+QAAAJMDAAAAAA==&#10;" strokecolor="black [3213]"/>
                <v:rect id="Rectangle 33" o:spid="_x0000_s1040" style="position:absolute;left:26528;width:5937;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ttQ8MA&#10;AADbAAAADwAAAGRycy9kb3ducmV2LnhtbESP3WoCMRSE74W+QzgFb6QmVZGyNUopaote+fMAh83p&#10;bujmZEniur69KRS8HGbmG2ax6l0jOgrRetbwOlYgiEtvLFcazqfNyxuImJANNp5Jw40irJZPgwUW&#10;xl/5QN0xVSJDOBaooU6pLaSMZU0O49i3xNn78cFhyjJU0gS8Zrhr5ESpuXRoOS/U2NJnTeXv8eI0&#10;zLaT3dqO1N667oLnnQzqi/daD5/7j3cQifr0CP+3v42G6RT+vu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ttQ8MAAADbAAAADwAAAAAAAAAAAAAAAACYAgAAZHJzL2Rv&#10;d25yZXYueG1sUEsFBgAAAAAEAAQA9QAAAIgDAAAAAA==&#10;" filled="f" stroked="f">
                  <v:textbox style="mso-fit-shape-to-text:t">
                    <w:txbxContent>
                      <w:p w:rsidR="00E91F5B" w:rsidRDefault="00E91F5B" w:rsidP="00C66FEC">
                        <w:pPr>
                          <w:pStyle w:val="NormalWeb"/>
                          <w:spacing w:before="0" w:beforeAutospacing="0" w:after="0" w:afterAutospacing="0"/>
                        </w:pPr>
                        <w:r>
                          <w:rPr>
                            <w:color w:val="000000" w:themeColor="text1"/>
                            <w:kern w:val="24"/>
                          </w:rPr>
                          <w:t>32 bits</w:t>
                        </w:r>
                      </w:p>
                    </w:txbxContent>
                  </v:textbox>
                </v:rect>
                <v:line id="Straight Connector 34" o:spid="_x0000_s1041" style="position:absolute;flip:x;visibility:visible;mso-wrap-style:square" from="29146,2882" to="29908,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9qsMAAADbAAAADwAAAGRycy9kb3ducmV2LnhtbESP0WoCMRRE34X+Q7gF3zRrq6KrUVpB&#10;KL5IrR9w2Vw3i5ubbZLqul/fCIKPw8ycYZbr1tbiQj5UjhWMhhkI4sLpiksFx5/tYAYiRGSNtWNS&#10;cKMA69VLb4m5dlf+psshliJBOOSowMTY5FKGwpDFMHQNcfJOzluMSfpSao/XBLe1fMuyqbRYcVow&#10;2NDGUHE+/FkFdReP3fxzY7rsd3zT+/3U+clOqf5r+7EAEamNz/Cj/aUVvI/h/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y/arDAAAA2wAAAA8AAAAAAAAAAAAA&#10;AAAAoQIAAGRycy9kb3ducmV2LnhtbFBLBQYAAAAABAAEAPkAAACRAwAAAAA=&#10;" strokecolor="black [3213]"/>
                <v:line id="Straight Connector 35" o:spid="_x0000_s1042" style="position:absolute;flip:x;visibility:visible;mso-wrap-style:square" from="40690,2693" to="41452,4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5YMcMAAADbAAAADwAAAGRycy9kb3ducmV2LnhtbESP0WoCMRRE3wv9h3ALvtWstoquRqmC&#10;UHyRWj/gsrluFjc32yTVdb/eCIKPw8ycYebL1tbiTD5UjhUM+hkI4sLpiksFh9/N+wREiMgaa8ek&#10;4EoBlovXlznm2l34h877WIoE4ZCjAhNjk0sZCkMWQ981xMk7Om8xJulLqT1eEtzWcphlY2mx4rRg&#10;sKG1oeK0/7cK6i4euulqbbrs7/Oqd7ux86OtUr239msGIlIbn+FH+1sr+BjB/Uv6A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WDHDAAAA2wAAAA8AAAAAAAAAAAAA&#10;AAAAoQIAAGRycy9kb3ducmV2LnhtbFBLBQYAAAAABAAEAPkAAACRAwAAAAA=&#10;" strokecolor="black [3213]"/>
                <v:rect id="Rectangle 53" o:spid="_x0000_s1043" style="position:absolute;left:37587;top:112;width:5938;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SI48MA&#10;AADbAAAADwAAAGRycy9kb3ducmV2LnhtbESP3WoCMRSE7wt9h3CE3pSa1NYiq1FKaWvRK38e4LA5&#10;7gY3J0sS1+3bG0HwcpiZb5jZoneN6ChE61nD61CBIC69sVxp2O9+XiYgYkI22HgmDf8UYTF/fJhh&#10;YfyZN9RtUyUyhGOBGuqU2kLKWNbkMA59S5y9gw8OU5ahkibgOcNdI0dKfUiHlvNCjS191VQetyen&#10;4f13tPq2z2ptXXfC/UoGteS11k+D/nMKIlGf7uFb+89oGL/B9Uv+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SI48MAAADbAAAADwAAAAAAAAAAAAAAAACYAgAAZHJzL2Rv&#10;d25yZXYueG1sUEsFBgAAAAAEAAQA9QAAAIgDAAAAAA==&#10;" filled="f" stroked="f">
                  <v:textbox style="mso-fit-shape-to-text:t">
                    <w:txbxContent>
                      <w:p w:rsidR="00E91F5B" w:rsidRDefault="00E91F5B" w:rsidP="00C66FEC">
                        <w:pPr>
                          <w:pStyle w:val="NormalWeb"/>
                          <w:spacing w:before="0" w:beforeAutospacing="0" w:after="0" w:afterAutospacing="0"/>
                        </w:pPr>
                        <w:r>
                          <w:rPr>
                            <w:color w:val="000000" w:themeColor="text1"/>
                            <w:kern w:val="24"/>
                          </w:rPr>
                          <w:t>32 bits</w:t>
                        </w:r>
                      </w:p>
                    </w:txbxContent>
                  </v:textbox>
                </v:rect>
                <w10:anchorlock/>
              </v:group>
            </w:pict>
          </mc:Fallback>
        </mc:AlternateContent>
      </w:r>
    </w:p>
    <w:p w:rsidR="002D0492" w:rsidRDefault="002D0492" w:rsidP="00C66FEC">
      <w:pPr>
        <w:spacing w:after="0"/>
        <w:jc w:val="center"/>
        <w:rPr>
          <w:rFonts w:ascii="Times New Roman" w:hAnsi="Times New Roman"/>
          <w:color w:val="000000"/>
        </w:rPr>
      </w:pPr>
      <w:bookmarkStart w:id="44" w:name="_Toc358368927"/>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15</w:t>
      </w:r>
      <w:r w:rsidRPr="00647EB4">
        <w:rPr>
          <w:rFonts w:ascii="Times New Roman" w:hAnsi="Times New Roman"/>
          <w:b/>
        </w:rPr>
        <w:fldChar w:fldCharType="end"/>
      </w:r>
      <w:r>
        <w:rPr>
          <w:rFonts w:ascii="Times New Roman" w:hAnsi="Times New Roman"/>
          <w:b/>
        </w:rPr>
        <w:t xml:space="preserve"> </w:t>
      </w:r>
      <w:r w:rsidRPr="002D0492">
        <w:rPr>
          <w:rFonts w:ascii="Times New Roman" w:hAnsi="Times New Roman"/>
          <w:color w:val="000000"/>
        </w:rPr>
        <w:t>Data Length combination 0</w:t>
      </w:r>
      <w:r w:rsidRPr="002D0492">
        <w:rPr>
          <w:rFonts w:ascii="Times New Roman" w:hAnsi="Times New Roman" w:hint="eastAsia"/>
          <w:color w:val="000000"/>
        </w:rPr>
        <w:t xml:space="preserve"> </w:t>
      </w:r>
      <w:r w:rsidRPr="002D0492">
        <w:rPr>
          <w:rFonts w:ascii="Times New Roman" w:hAnsi="Times New Roman"/>
          <w:color w:val="000000"/>
        </w:rPr>
        <w:t>(32</w:t>
      </w:r>
      <w:r w:rsidRPr="002D0492">
        <w:rPr>
          <w:rFonts w:ascii="Times New Roman" w:hAnsi="Times New Roman"/>
          <w:color w:val="000000"/>
        </w:rPr>
        <w:sym w:font="Wingdings" w:char="F0E0"/>
      </w:r>
      <w:r w:rsidRPr="002D0492">
        <w:rPr>
          <w:rFonts w:ascii="Times New Roman" w:hAnsi="Times New Roman"/>
          <w:color w:val="000000"/>
        </w:rPr>
        <w:t xml:space="preserve"> 32)</w:t>
      </w:r>
      <w:bookmarkEnd w:id="44"/>
    </w:p>
    <w:p w:rsidR="00514DDA" w:rsidRDefault="00514DDA" w:rsidP="00384DDB">
      <w:pPr>
        <w:spacing w:after="0"/>
        <w:ind w:firstLine="360"/>
        <w:jc w:val="both"/>
        <w:rPr>
          <w:rFonts w:ascii="Times New Roman" w:hAnsi="Times New Roman"/>
          <w:color w:val="000000"/>
        </w:rPr>
      </w:pPr>
    </w:p>
    <w:p w:rsidR="00FF0067" w:rsidRPr="008A67D7" w:rsidRDefault="00BB0887" w:rsidP="00A763CC">
      <w:pPr>
        <w:pStyle w:val="ListParagraph"/>
        <w:numPr>
          <w:ilvl w:val="0"/>
          <w:numId w:val="26"/>
        </w:numPr>
        <w:spacing w:after="0"/>
        <w:jc w:val="both"/>
        <w:rPr>
          <w:rFonts w:ascii="Times New Roman" w:hAnsi="Times New Roman"/>
          <w:b/>
          <w:color w:val="000000"/>
          <w:u w:val="single"/>
        </w:rPr>
      </w:pPr>
      <w:r w:rsidRPr="008A67D7">
        <w:rPr>
          <w:rFonts w:ascii="Times New Roman" w:hAnsi="Times New Roman"/>
          <w:b/>
          <w:color w:val="000000"/>
          <w:u w:val="single"/>
        </w:rPr>
        <w:t xml:space="preserve">Data Length </w:t>
      </w:r>
      <w:r w:rsidR="00DB658C" w:rsidRPr="008A67D7">
        <w:rPr>
          <w:rFonts w:ascii="Times New Roman" w:hAnsi="Times New Roman"/>
          <w:b/>
          <w:color w:val="000000"/>
          <w:u w:val="single"/>
        </w:rPr>
        <w:t>combination</w:t>
      </w:r>
      <w:r w:rsidRPr="008A67D7">
        <w:rPr>
          <w:rFonts w:ascii="Times New Roman" w:hAnsi="Times New Roman"/>
          <w:b/>
          <w:color w:val="000000"/>
          <w:u w:val="single"/>
        </w:rPr>
        <w:t xml:space="preserve"> </w:t>
      </w:r>
      <w:r w:rsidR="00564224">
        <w:rPr>
          <w:rFonts w:ascii="Times New Roman" w:hAnsi="Times New Roman"/>
          <w:b/>
          <w:color w:val="000000"/>
          <w:u w:val="single"/>
        </w:rPr>
        <w:t>1</w:t>
      </w:r>
      <w:r w:rsidR="00FF0067" w:rsidRPr="008A67D7">
        <w:rPr>
          <w:rFonts w:ascii="Times New Roman" w:hAnsi="Times New Roman" w:hint="eastAsia"/>
          <w:b/>
          <w:color w:val="000000"/>
          <w:u w:val="single"/>
        </w:rPr>
        <w:t xml:space="preserve"> </w:t>
      </w:r>
      <w:r w:rsidR="00A011DD" w:rsidRPr="008A67D7">
        <w:rPr>
          <w:rFonts w:ascii="Times New Roman" w:hAnsi="Times New Roman"/>
          <w:b/>
          <w:color w:val="000000"/>
          <w:u w:val="single"/>
        </w:rPr>
        <w:t>(32</w:t>
      </w:r>
      <w:r w:rsidR="00A011DD" w:rsidRPr="008A67D7">
        <w:rPr>
          <w:rFonts w:ascii="Times New Roman" w:hAnsi="Times New Roman"/>
          <w:b/>
          <w:color w:val="000000"/>
          <w:u w:val="single"/>
        </w:rPr>
        <w:sym w:font="Wingdings" w:char="F0E0"/>
      </w:r>
      <w:r w:rsidR="00A011DD" w:rsidRPr="008A67D7">
        <w:rPr>
          <w:rFonts w:ascii="Times New Roman" w:hAnsi="Times New Roman"/>
          <w:b/>
          <w:color w:val="000000"/>
          <w:u w:val="single"/>
        </w:rPr>
        <w:t xml:space="preserve"> 64</w:t>
      </w:r>
      <w:r w:rsidR="00FF0067" w:rsidRPr="008A67D7">
        <w:rPr>
          <w:rFonts w:ascii="Times New Roman" w:hAnsi="Times New Roman"/>
          <w:b/>
          <w:color w:val="000000"/>
          <w:u w:val="single"/>
        </w:rPr>
        <w:t>)</w:t>
      </w:r>
    </w:p>
    <w:p w:rsidR="00967F5E" w:rsidRDefault="00967F5E" w:rsidP="00384DDB">
      <w:pPr>
        <w:spacing w:after="0"/>
        <w:ind w:firstLine="360"/>
        <w:jc w:val="both"/>
        <w:rPr>
          <w:rFonts w:ascii="Times New Roman" w:hAnsi="Times New Roman"/>
          <w:color w:val="000000"/>
        </w:rPr>
      </w:pPr>
      <w:r>
        <w:rPr>
          <w:rFonts w:ascii="Times New Roman" w:hAnsi="Times New Roman"/>
          <w:color w:val="000000"/>
        </w:rPr>
        <w:t>T</w:t>
      </w:r>
      <w:r w:rsidR="00B702C2">
        <w:rPr>
          <w:rFonts w:ascii="Times New Roman" w:hAnsi="Times New Roman"/>
          <w:color w:val="000000"/>
        </w:rPr>
        <w:t>he length of the data from DB</w:t>
      </w:r>
      <w:r w:rsidR="00B702C2" w:rsidRPr="00514DDA">
        <w:rPr>
          <w:rFonts w:ascii="Times New Roman" w:hAnsi="Times New Roman"/>
          <w:color w:val="000000"/>
        </w:rPr>
        <w:sym w:font="Wingdings" w:char="F0E0"/>
      </w:r>
      <w:r w:rsidR="00B702C2">
        <w:rPr>
          <w:rFonts w:ascii="Times New Roman" w:hAnsi="Times New Roman"/>
          <w:color w:val="000000"/>
        </w:rPr>
        <w:t>DUC, DUC</w:t>
      </w:r>
      <w:r w:rsidR="00B702C2" w:rsidRPr="00514DDA">
        <w:rPr>
          <w:rFonts w:ascii="Times New Roman" w:hAnsi="Times New Roman"/>
          <w:color w:val="000000"/>
        </w:rPr>
        <w:sym w:font="Wingdings" w:char="F0E0"/>
      </w:r>
      <w:r w:rsidR="00B702C2">
        <w:rPr>
          <w:rFonts w:ascii="Times New Roman" w:hAnsi="Times New Roman"/>
          <w:color w:val="000000"/>
        </w:rPr>
        <w:t xml:space="preserve"> MB and MB</w:t>
      </w:r>
      <w:r w:rsidR="00B702C2" w:rsidRPr="00514DDA">
        <w:rPr>
          <w:rFonts w:ascii="Times New Roman" w:hAnsi="Times New Roman"/>
          <w:color w:val="000000"/>
        </w:rPr>
        <w:sym w:font="Wingdings" w:char="F0E0"/>
      </w:r>
      <w:r w:rsidR="00B702C2">
        <w:rPr>
          <w:rFonts w:ascii="Times New Roman" w:hAnsi="Times New Roman"/>
          <w:color w:val="000000"/>
        </w:rPr>
        <w:t xml:space="preserve">CUC is 32 bits. </w:t>
      </w:r>
    </w:p>
    <w:p w:rsidR="00967F5E" w:rsidRDefault="00B702C2" w:rsidP="00384DDB">
      <w:pPr>
        <w:spacing w:after="0"/>
        <w:ind w:firstLine="360"/>
        <w:jc w:val="both"/>
        <w:rPr>
          <w:rFonts w:ascii="Times New Roman" w:hAnsi="Times New Roman"/>
          <w:color w:val="000000"/>
        </w:rPr>
      </w:pPr>
      <w:r>
        <w:rPr>
          <w:rFonts w:ascii="Times New Roman" w:hAnsi="Times New Roman"/>
          <w:color w:val="000000"/>
        </w:rPr>
        <w:lastRenderedPageBreak/>
        <w:t xml:space="preserve">The length of the data from CUC </w:t>
      </w:r>
      <w:r w:rsidRPr="00DD3732">
        <w:rPr>
          <w:rFonts w:ascii="Times New Roman" w:hAnsi="Times New Roman"/>
          <w:color w:val="000000"/>
        </w:rPr>
        <w:sym w:font="Wingdings" w:char="F0E0"/>
      </w:r>
      <w:r>
        <w:rPr>
          <w:rFonts w:ascii="Times New Roman" w:hAnsi="Times New Roman"/>
          <w:color w:val="000000"/>
        </w:rPr>
        <w:t xml:space="preserve"> host PC is 64 bits.</w:t>
      </w:r>
      <w:r w:rsidR="002F2DED">
        <w:rPr>
          <w:rFonts w:ascii="Times New Roman" w:hAnsi="Times New Roman"/>
          <w:color w:val="000000"/>
        </w:rPr>
        <w:t xml:space="preserve"> </w:t>
      </w:r>
    </w:p>
    <w:p w:rsidR="002F2DED" w:rsidRDefault="009E4EE2" w:rsidP="00384DDB">
      <w:pPr>
        <w:spacing w:after="0"/>
        <w:ind w:firstLine="360"/>
        <w:jc w:val="both"/>
        <w:rPr>
          <w:rFonts w:ascii="Times New Roman" w:hAnsi="Times New Roman"/>
          <w:color w:val="000000"/>
        </w:rPr>
      </w:pPr>
      <w:r>
        <w:rPr>
          <w:rFonts w:ascii="Times New Roman" w:hAnsi="Times New Roman"/>
          <w:color w:val="000000"/>
        </w:rPr>
        <w:t xml:space="preserve">The interval between slice </w:t>
      </w:r>
      <w:r w:rsidR="006E1777">
        <w:rPr>
          <w:rFonts w:ascii="Times New Roman" w:hAnsi="Times New Roman"/>
          <w:color w:val="000000"/>
        </w:rPr>
        <w:t>boundaries</w:t>
      </w:r>
      <w:r>
        <w:rPr>
          <w:rFonts w:ascii="Times New Roman" w:hAnsi="Times New Roman"/>
          <w:color w:val="000000"/>
        </w:rPr>
        <w:t xml:space="preserve"> is 8 system clocks (80MHz).</w:t>
      </w:r>
    </w:p>
    <w:p w:rsidR="006C5935" w:rsidRDefault="00F146A8" w:rsidP="00F146A8">
      <w:pPr>
        <w:spacing w:after="0"/>
        <w:jc w:val="center"/>
        <w:rPr>
          <w:rFonts w:ascii="Times New Roman" w:hAnsi="Times New Roman"/>
          <w:color w:val="000000"/>
        </w:rPr>
      </w:pPr>
      <w:r w:rsidRPr="00F146A8">
        <w:rPr>
          <w:rFonts w:ascii="Times New Roman" w:hAnsi="Times New Roman"/>
          <w:noProof/>
          <w:color w:val="000000"/>
          <w:lang w:eastAsia="en-US"/>
        </w:rPr>
        <mc:AlternateContent>
          <mc:Choice Requires="wpg">
            <w:drawing>
              <wp:inline distT="0" distB="0" distL="0" distR="0" wp14:anchorId="5578F8A8" wp14:editId="1CE815E2">
                <wp:extent cx="5067300" cy="480695"/>
                <wp:effectExtent l="0" t="0" r="19050" b="14605"/>
                <wp:docPr id="70" name="Group 69"/>
                <wp:cNvGraphicFramePr/>
                <a:graphic xmlns:a="http://schemas.openxmlformats.org/drawingml/2006/main">
                  <a:graphicData uri="http://schemas.microsoft.com/office/word/2010/wordprocessingGroup">
                    <wpg:wgp>
                      <wpg:cNvGrpSpPr/>
                      <wpg:grpSpPr>
                        <a:xfrm>
                          <a:off x="0" y="0"/>
                          <a:ext cx="5067300" cy="480695"/>
                          <a:chOff x="0" y="0"/>
                          <a:chExt cx="5067300" cy="481308"/>
                        </a:xfrm>
                      </wpg:grpSpPr>
                      <wps:wsp>
                        <wps:cNvPr id="2" name="Rectangle 2"/>
                        <wps:cNvSpPr/>
                        <wps:spPr>
                          <a:xfrm>
                            <a:off x="0" y="211990"/>
                            <a:ext cx="533400" cy="266700"/>
                          </a:xfrm>
                          <a:prstGeom prst="rect">
                            <a:avLst/>
                          </a:prstGeom>
                          <a:noFill/>
                          <a:ln>
                            <a:solidFill>
                              <a:schemeClr val="tx1"/>
                            </a:solidFill>
                          </a:ln>
                        </wps:spPr>
                        <wps:txbx>
                          <w:txbxContent>
                            <w:p w:rsidR="00E91F5B" w:rsidRDefault="00E91F5B" w:rsidP="00F146A8">
                              <w:pPr>
                                <w:pStyle w:val="NormalWeb"/>
                                <w:spacing w:before="0" w:beforeAutospacing="0" w:after="0" w:afterAutospacing="0"/>
                                <w:jc w:val="center"/>
                              </w:pPr>
                              <w:r>
                                <w:rPr>
                                  <w:color w:val="000000" w:themeColor="text1"/>
                                  <w:kern w:val="24"/>
                                </w:rPr>
                                <w:t>DB</w:t>
                              </w:r>
                            </w:p>
                          </w:txbxContent>
                        </wps:txbx>
                        <wps:bodyPr wrap="square">
                          <a:spAutoFit/>
                        </wps:bodyPr>
                      </wps:wsp>
                      <wps:wsp>
                        <wps:cNvPr id="3" name="Rectangle 3"/>
                        <wps:cNvSpPr/>
                        <wps:spPr>
                          <a:xfrm>
                            <a:off x="1066800" y="211990"/>
                            <a:ext cx="609600" cy="266700"/>
                          </a:xfrm>
                          <a:prstGeom prst="rect">
                            <a:avLst/>
                          </a:prstGeom>
                          <a:noFill/>
                          <a:ln>
                            <a:solidFill>
                              <a:schemeClr val="tx1"/>
                            </a:solidFill>
                          </a:ln>
                        </wps:spPr>
                        <wps:txbx>
                          <w:txbxContent>
                            <w:p w:rsidR="00E91F5B" w:rsidRDefault="00E91F5B" w:rsidP="00F146A8">
                              <w:pPr>
                                <w:pStyle w:val="NormalWeb"/>
                                <w:spacing w:before="0" w:beforeAutospacing="0" w:after="0" w:afterAutospacing="0"/>
                                <w:jc w:val="center"/>
                              </w:pPr>
                              <w:r>
                                <w:rPr>
                                  <w:color w:val="000000" w:themeColor="text1"/>
                                  <w:kern w:val="24"/>
                                </w:rPr>
                                <w:t>DUC</w:t>
                              </w:r>
                            </w:p>
                          </w:txbxContent>
                        </wps:txbx>
                        <wps:bodyPr wrap="square">
                          <a:spAutoFit/>
                        </wps:bodyPr>
                      </wps:wsp>
                      <wps:wsp>
                        <wps:cNvPr id="4" name="Rectangle 4"/>
                        <wps:cNvSpPr/>
                        <wps:spPr>
                          <a:xfrm>
                            <a:off x="2209800" y="214608"/>
                            <a:ext cx="533400" cy="266700"/>
                          </a:xfrm>
                          <a:prstGeom prst="rect">
                            <a:avLst/>
                          </a:prstGeom>
                          <a:noFill/>
                          <a:ln>
                            <a:solidFill>
                              <a:schemeClr val="tx1"/>
                            </a:solidFill>
                          </a:ln>
                        </wps:spPr>
                        <wps:txbx>
                          <w:txbxContent>
                            <w:p w:rsidR="00E91F5B" w:rsidRDefault="00E91F5B" w:rsidP="00F146A8">
                              <w:pPr>
                                <w:pStyle w:val="NormalWeb"/>
                                <w:spacing w:before="0" w:beforeAutospacing="0" w:after="0" w:afterAutospacing="0"/>
                                <w:jc w:val="center"/>
                              </w:pPr>
                              <w:r>
                                <w:rPr>
                                  <w:color w:val="000000" w:themeColor="text1"/>
                                  <w:kern w:val="24"/>
                                </w:rPr>
                                <w:t>MB</w:t>
                              </w:r>
                            </w:p>
                          </w:txbxContent>
                        </wps:txbx>
                        <wps:bodyPr wrap="square">
                          <a:spAutoFit/>
                        </wps:bodyPr>
                      </wps:wsp>
                      <wps:wsp>
                        <wps:cNvPr id="5" name="Rectangle 5"/>
                        <wps:cNvSpPr/>
                        <wps:spPr>
                          <a:xfrm>
                            <a:off x="3200400" y="211930"/>
                            <a:ext cx="609600" cy="266700"/>
                          </a:xfrm>
                          <a:prstGeom prst="rect">
                            <a:avLst/>
                          </a:prstGeom>
                          <a:noFill/>
                          <a:ln>
                            <a:solidFill>
                              <a:schemeClr val="tx1"/>
                            </a:solidFill>
                          </a:ln>
                        </wps:spPr>
                        <wps:txbx>
                          <w:txbxContent>
                            <w:p w:rsidR="00E91F5B" w:rsidRDefault="00E91F5B" w:rsidP="00F146A8">
                              <w:pPr>
                                <w:pStyle w:val="NormalWeb"/>
                                <w:spacing w:before="0" w:beforeAutospacing="0" w:after="0" w:afterAutospacing="0"/>
                                <w:jc w:val="center"/>
                              </w:pPr>
                              <w:r>
                                <w:rPr>
                                  <w:color w:val="000000" w:themeColor="text1"/>
                                  <w:kern w:val="24"/>
                                </w:rPr>
                                <w:t>CUC</w:t>
                              </w:r>
                            </w:p>
                          </w:txbxContent>
                        </wps:txbx>
                        <wps:bodyPr wrap="square">
                          <a:spAutoFit/>
                        </wps:bodyPr>
                      </wps:wsp>
                      <wps:wsp>
                        <wps:cNvPr id="6" name="Rectangle 6"/>
                        <wps:cNvSpPr/>
                        <wps:spPr>
                          <a:xfrm>
                            <a:off x="4343400" y="211930"/>
                            <a:ext cx="723900" cy="266700"/>
                          </a:xfrm>
                          <a:prstGeom prst="rect">
                            <a:avLst/>
                          </a:prstGeom>
                          <a:noFill/>
                          <a:ln>
                            <a:solidFill>
                              <a:schemeClr val="tx1"/>
                            </a:solidFill>
                          </a:ln>
                        </wps:spPr>
                        <wps:txbx>
                          <w:txbxContent>
                            <w:p w:rsidR="00E91F5B" w:rsidRDefault="00E91F5B" w:rsidP="00F146A8">
                              <w:pPr>
                                <w:pStyle w:val="NormalWeb"/>
                                <w:spacing w:before="0" w:beforeAutospacing="0" w:after="0" w:afterAutospacing="0"/>
                                <w:jc w:val="center"/>
                              </w:pPr>
                              <w:r>
                                <w:rPr>
                                  <w:color w:val="000000" w:themeColor="text1"/>
                                  <w:kern w:val="24"/>
                                </w:rPr>
                                <w:t>Host PC</w:t>
                              </w:r>
                            </w:p>
                          </w:txbxContent>
                        </wps:txbx>
                        <wps:bodyPr wrap="square">
                          <a:spAutoFit/>
                        </wps:bodyPr>
                      </wps:wsp>
                      <wps:wsp>
                        <wps:cNvPr id="7" name="Straight Arrow Connector 7"/>
                        <wps:cNvCnPr>
                          <a:stCxn id="2" idx="3"/>
                          <a:endCxn id="3" idx="1"/>
                        </wps:cNvCnPr>
                        <wps:spPr>
                          <a:xfrm>
                            <a:off x="5334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a:stCxn id="3" idx="3"/>
                          <a:endCxn id="4" idx="1"/>
                        </wps:cNvCnPr>
                        <wps:spPr>
                          <a:xfrm>
                            <a:off x="1676400" y="350520"/>
                            <a:ext cx="5334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a:stCxn id="4" idx="3"/>
                          <a:endCxn id="5" idx="1"/>
                        </wps:cNvCnPr>
                        <wps:spPr>
                          <a:xfrm flipV="1">
                            <a:off x="2743200" y="350520"/>
                            <a:ext cx="4572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a:stCxn id="5" idx="3"/>
                          <a:endCxn id="6" idx="1"/>
                        </wps:cNvCnPr>
                        <wps:spPr>
                          <a:xfrm>
                            <a:off x="38100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flipH="1">
                            <a:off x="76200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Rectangle 12"/>
                        <wps:cNvSpPr/>
                        <wps:spPr>
                          <a:xfrm>
                            <a:off x="500178" y="11216"/>
                            <a:ext cx="593725" cy="266700"/>
                          </a:xfrm>
                          <a:prstGeom prst="rect">
                            <a:avLst/>
                          </a:prstGeom>
                        </wps:spPr>
                        <wps:txbx>
                          <w:txbxContent>
                            <w:p w:rsidR="00E91F5B" w:rsidRDefault="00E91F5B" w:rsidP="00F146A8">
                              <w:pPr>
                                <w:pStyle w:val="NormalWeb"/>
                                <w:spacing w:before="0" w:beforeAutospacing="0" w:after="0" w:afterAutospacing="0"/>
                              </w:pPr>
                              <w:r>
                                <w:rPr>
                                  <w:color w:val="000000" w:themeColor="text1"/>
                                  <w:kern w:val="24"/>
                                </w:rPr>
                                <w:t>32 bits</w:t>
                              </w:r>
                            </w:p>
                          </w:txbxContent>
                        </wps:txbx>
                        <wps:bodyPr wrap="none">
                          <a:spAutoFit/>
                        </wps:bodyPr>
                      </wps:wsp>
                      <wps:wsp>
                        <wps:cNvPr id="13" name="Rectangle 13"/>
                        <wps:cNvSpPr/>
                        <wps:spPr>
                          <a:xfrm>
                            <a:off x="1686156" y="11216"/>
                            <a:ext cx="593725" cy="266700"/>
                          </a:xfrm>
                          <a:prstGeom prst="rect">
                            <a:avLst/>
                          </a:prstGeom>
                        </wps:spPr>
                        <wps:txbx>
                          <w:txbxContent>
                            <w:p w:rsidR="00E91F5B" w:rsidRDefault="00E91F5B" w:rsidP="00F146A8">
                              <w:pPr>
                                <w:pStyle w:val="NormalWeb"/>
                                <w:spacing w:before="0" w:beforeAutospacing="0" w:after="0" w:afterAutospacing="0"/>
                              </w:pPr>
                              <w:r>
                                <w:rPr>
                                  <w:color w:val="000000" w:themeColor="text1"/>
                                  <w:kern w:val="24"/>
                                </w:rPr>
                                <w:t>32 bits</w:t>
                              </w:r>
                            </w:p>
                          </w:txbxContent>
                        </wps:txbx>
                        <wps:bodyPr wrap="none">
                          <a:spAutoFit/>
                        </wps:bodyPr>
                      </wps:wsp>
                      <wps:wsp>
                        <wps:cNvPr id="14" name="Straight Connector 14"/>
                        <wps:cNvCnPr/>
                        <wps:spPr>
                          <a:xfrm flipH="1">
                            <a:off x="1913688" y="27699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Rectangle 15"/>
                        <wps:cNvSpPr/>
                        <wps:spPr>
                          <a:xfrm>
                            <a:off x="2652828" y="0"/>
                            <a:ext cx="593725" cy="266700"/>
                          </a:xfrm>
                          <a:prstGeom prst="rect">
                            <a:avLst/>
                          </a:prstGeom>
                        </wps:spPr>
                        <wps:txbx>
                          <w:txbxContent>
                            <w:p w:rsidR="00E91F5B" w:rsidRDefault="00E91F5B" w:rsidP="00F146A8">
                              <w:pPr>
                                <w:pStyle w:val="NormalWeb"/>
                                <w:spacing w:before="0" w:beforeAutospacing="0" w:after="0" w:afterAutospacing="0"/>
                              </w:pPr>
                              <w:r>
                                <w:rPr>
                                  <w:color w:val="000000" w:themeColor="text1"/>
                                  <w:kern w:val="24"/>
                                </w:rPr>
                                <w:t>32 bits</w:t>
                              </w:r>
                            </w:p>
                          </w:txbxContent>
                        </wps:txbx>
                        <wps:bodyPr wrap="none">
                          <a:spAutoFit/>
                        </wps:bodyPr>
                      </wps:wsp>
                      <wps:wsp>
                        <wps:cNvPr id="16" name="Straight Connector 16"/>
                        <wps:cNvCnPr/>
                        <wps:spPr>
                          <a:xfrm flipH="1">
                            <a:off x="291465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H="1">
                            <a:off x="4069080" y="26937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Rectangle 18"/>
                        <wps:cNvSpPr/>
                        <wps:spPr>
                          <a:xfrm>
                            <a:off x="3758796" y="11216"/>
                            <a:ext cx="593725" cy="266700"/>
                          </a:xfrm>
                          <a:prstGeom prst="rect">
                            <a:avLst/>
                          </a:prstGeom>
                        </wps:spPr>
                        <wps:txbx>
                          <w:txbxContent>
                            <w:p w:rsidR="00E91F5B" w:rsidRDefault="00E91F5B" w:rsidP="00F146A8">
                              <w:pPr>
                                <w:pStyle w:val="NormalWeb"/>
                                <w:spacing w:before="0" w:beforeAutospacing="0" w:after="0" w:afterAutospacing="0"/>
                              </w:pPr>
                              <w:r>
                                <w:rPr>
                                  <w:color w:val="000000" w:themeColor="text1"/>
                                  <w:kern w:val="24"/>
                                </w:rPr>
                                <w:t>64 bits</w:t>
                              </w:r>
                            </w:p>
                          </w:txbxContent>
                        </wps:txbx>
                        <wps:bodyPr wrap="none">
                          <a:spAutoFit/>
                        </wps:bodyPr>
                      </wps:wsp>
                    </wpg:wgp>
                  </a:graphicData>
                </a:graphic>
              </wp:inline>
            </w:drawing>
          </mc:Choice>
          <mc:Fallback>
            <w:pict>
              <v:group id="Group 69" o:spid="_x0000_s1044" style="width:399pt;height:37.85pt;mso-position-horizontal-relative:char;mso-position-vertical-relative:line" coordsize="50673,4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">
                <v:rect id="Rectangle 2" o:spid="_x0000_s1045" style="position:absolute;top:2119;width:53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DQEb8A&#10;AADaAAAADwAAAGRycy9kb3ducmV2LnhtbESPQavCMBCE7w/8D2EFb89UBZFqFBEEj1pF8LY0a1tt&#10;NrWJ2vrrjSB4HGa+GWa2aEwpHlS7wrKCQT8CQZxaXXCm4LBf/09AOI+ssbRMClpysJh3/mYYa/vk&#10;HT0Sn4lQwi5GBbn3VSylS3My6Pq2Ig7e2dYGfZB1JnWNz1BuSjmMorE0WHBYyLGiVU7pNbkbBUP/&#10;urTb29lORiddHI7bdtnuE6V63WY5BeGp8b/wl97owMHnSrgBcv4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MNARvwAAANoAAAAPAAAAAAAAAAAAAAAAAJgCAABkcnMvZG93bnJl&#10;di54bWxQSwUGAAAAAAQABAD1AAAAhAMAAAAA&#10;" filled="f" strokecolor="black [3213]">
                  <v:textbox style="mso-fit-shape-to-text:t">
                    <w:txbxContent>
                      <w:p w:rsidR="00E91F5B" w:rsidRDefault="00E91F5B" w:rsidP="00F146A8">
                        <w:pPr>
                          <w:pStyle w:val="NormalWeb"/>
                          <w:spacing w:before="0" w:beforeAutospacing="0" w:after="0" w:afterAutospacing="0"/>
                          <w:jc w:val="center"/>
                        </w:pPr>
                        <w:r>
                          <w:rPr>
                            <w:color w:val="000000" w:themeColor="text1"/>
                            <w:kern w:val="24"/>
                          </w:rPr>
                          <w:t>DB</w:t>
                        </w:r>
                      </w:p>
                    </w:txbxContent>
                  </v:textbox>
                </v:rect>
                <v:rect id="Rectangle 3" o:spid="_x0000_s1046" style="position:absolute;left:10668;top:2119;width:60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1isEA&#10;AADaAAAADwAAAGRycy9kb3ducmV2LnhtbESPQYvCMBSE7wv+h/AEb2uqgkg1FREW9lirCN4ezbOt&#10;Ni+1idr6683CgsdhZr5hVuvO1OJBrassK5iMIxDEudUVFwoO+5/vBQjnkTXWlklBTw7WyeBrhbG2&#10;T97RI/OFCBB2MSoovW9iKV1ekkE3tg1x8M62NeiDbAupW3wGuKnlNIrm0mDFYaHEhrYl5dfsbhRM&#10;/evSp7ezXcxOujoc037T7zOlRsNuswThqfOf8H/7VyuYwd+VcAN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8dYrBAAAA2gAAAA8AAAAAAAAAAAAAAAAAmAIAAGRycy9kb3du&#10;cmV2LnhtbFBLBQYAAAAABAAEAPUAAACGAwAAAAA=&#10;" filled="f" strokecolor="black [3213]">
                  <v:textbox style="mso-fit-shape-to-text:t">
                    <w:txbxContent>
                      <w:p w:rsidR="00E91F5B" w:rsidRDefault="00E91F5B" w:rsidP="00F146A8">
                        <w:pPr>
                          <w:pStyle w:val="NormalWeb"/>
                          <w:spacing w:before="0" w:beforeAutospacing="0" w:after="0" w:afterAutospacing="0"/>
                          <w:jc w:val="center"/>
                        </w:pPr>
                        <w:r>
                          <w:rPr>
                            <w:color w:val="000000" w:themeColor="text1"/>
                            <w:kern w:val="24"/>
                          </w:rPr>
                          <w:t>DUC</w:t>
                        </w:r>
                      </w:p>
                    </w:txbxContent>
                  </v:textbox>
                </v:rect>
                <v:rect id="Rectangle 4" o:spid="_x0000_s1047" style="position:absolute;left:22098;top:2146;width:53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Xt/sMA&#10;AADaAAAADwAAAGRycy9kb3ducmV2LnhtbESPQWvCQBSE7wX/w/KE3pqNtpQQXUUKhR5jIoK3R/aZ&#10;RLNvY3arib++Kwg9DjPzDbNcD6YVV+pdY1nBLIpBEJdWN1wp2BXfbwkI55E1tpZJwUgO1qvJyxJT&#10;bW+8pWvuKxEg7FJUUHvfpVK6siaDLrIdcfCOtjfog+wrqXu8Bbhp5TyOP6XBhsNCjR191VSe81+j&#10;YO7vpzG7HG3yftDNbp+Nm7HIlXqdDpsFCE+D/w8/2z9awQc8roQb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Xt/sMAAADaAAAADwAAAAAAAAAAAAAAAACYAgAAZHJzL2Rv&#10;d25yZXYueG1sUEsFBgAAAAAEAAQA9QAAAIgDAAAAAA==&#10;" filled="f" strokecolor="black [3213]">
                  <v:textbox style="mso-fit-shape-to-text:t">
                    <w:txbxContent>
                      <w:p w:rsidR="00E91F5B" w:rsidRDefault="00E91F5B" w:rsidP="00F146A8">
                        <w:pPr>
                          <w:pStyle w:val="NormalWeb"/>
                          <w:spacing w:before="0" w:beforeAutospacing="0" w:after="0" w:afterAutospacing="0"/>
                          <w:jc w:val="center"/>
                        </w:pPr>
                        <w:r>
                          <w:rPr>
                            <w:color w:val="000000" w:themeColor="text1"/>
                            <w:kern w:val="24"/>
                          </w:rPr>
                          <w:t>MB</w:t>
                        </w:r>
                      </w:p>
                    </w:txbxContent>
                  </v:textbox>
                </v:rect>
                <v:rect id="Rectangle 5" o:spid="_x0000_s1048" style="position:absolute;left:32004;top:2119;width:60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lIZcMA&#10;AADaAAAADwAAAGRycy9kb3ducmV2LnhtbESPQWvCQBSE7wX/w/KE3pqNlpYQXUUKhR5jIoK3R/aZ&#10;RLNvY3arib++Kwg9DjPzDbNcD6YVV+pdY1nBLIpBEJdWN1wp2BXfbwkI55E1tpZJwUgO1qvJyxJT&#10;bW+8pWvuKxEg7FJUUHvfpVK6siaDLrIdcfCOtjfog+wrqXu8Bbhp5TyOP6XBhsNCjR191VSe81+j&#10;YO7vpzG7HG3yftDNbp+Nm7HIlXqdDpsFCE+D/w8/2z9awQc8roQb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lIZcMAAADaAAAADwAAAAAAAAAAAAAAAACYAgAAZHJzL2Rv&#10;d25yZXYueG1sUEsFBgAAAAAEAAQA9QAAAIgDAAAAAA==&#10;" filled="f" strokecolor="black [3213]">
                  <v:textbox style="mso-fit-shape-to-text:t">
                    <w:txbxContent>
                      <w:p w:rsidR="00E91F5B" w:rsidRDefault="00E91F5B" w:rsidP="00F146A8">
                        <w:pPr>
                          <w:pStyle w:val="NormalWeb"/>
                          <w:spacing w:before="0" w:beforeAutospacing="0" w:after="0" w:afterAutospacing="0"/>
                          <w:jc w:val="center"/>
                        </w:pPr>
                        <w:r>
                          <w:rPr>
                            <w:color w:val="000000" w:themeColor="text1"/>
                            <w:kern w:val="24"/>
                          </w:rPr>
                          <w:t>CUC</w:t>
                        </w:r>
                      </w:p>
                    </w:txbxContent>
                  </v:textbox>
                </v:rect>
                <v:rect id="Rectangle 6" o:spid="_x0000_s1049" style="position:absolute;left:43434;top:2119;width:723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vWEsIA&#10;AADaAAAADwAAAGRycy9kb3ducmV2LnhtbESPQYvCMBSE74L/ITzBm01VEOmaFlkQPLpVFrw9mmfb&#10;3ealNllt/fVGEPY4zMw3zCbrTSNu1LnasoJ5FIMgLqyuuVRwOu5maxDOI2tsLJOCgRxk6Xi0wUTb&#10;O3/RLfelCBB2CSqovG8TKV1RkUEX2ZY4eBfbGfRBdqXUHd4D3DRyEccrabDmsFBhS58VFb/5n1Gw&#10;8I+f4XC92PXyrOvT92HYDsdcqemk336A8NT7//C7vdcKVvC6Em6AT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C9YSwgAAANoAAAAPAAAAAAAAAAAAAAAAAJgCAABkcnMvZG93&#10;bnJldi54bWxQSwUGAAAAAAQABAD1AAAAhwMAAAAA&#10;" filled="f" strokecolor="black [3213]">
                  <v:textbox style="mso-fit-shape-to-text:t">
                    <w:txbxContent>
                      <w:p w:rsidR="00E91F5B" w:rsidRDefault="00E91F5B" w:rsidP="00F146A8">
                        <w:pPr>
                          <w:pStyle w:val="NormalWeb"/>
                          <w:spacing w:before="0" w:beforeAutospacing="0" w:after="0" w:afterAutospacing="0"/>
                          <w:jc w:val="center"/>
                        </w:pPr>
                        <w:r>
                          <w:rPr>
                            <w:color w:val="000000" w:themeColor="text1"/>
                            <w:kern w:val="24"/>
                          </w:rPr>
                          <w:t>Host PC</w:t>
                        </w:r>
                      </w:p>
                    </w:txbxContent>
                  </v:textbox>
                </v:rect>
                <v:shape id="Straight Arrow Connector 7" o:spid="_x0000_s1050" type="#_x0000_t32" style="position:absolute;left:5334;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4QlsQAAADaAAAADwAAAGRycy9kb3ducmV2LnhtbESPQUvDQBSE74L/YXmF3symHmyJ3Rat&#10;CNJTTVvE2yP7zEazb9PdbRL/vSsUehxm5htmuR5tK3ryoXGsYJblIIgrpxuuFRz2r3cLECEia2wd&#10;k4JfCrBe3d4ssdBu4Hfqy1iLBOFQoAITY1dIGSpDFkPmOuLkfTlvMSbpa6k9DgluW3mf5w/SYsNp&#10;wWBHG0PVT3m2Ctp+O5yO5++Tedn1+3Lz8WmefafUdDI+PYKINMZr+NJ+0wrm8H8l3Q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ThCWxAAAANoAAAAPAAAAAAAAAAAA&#10;AAAAAKECAABkcnMvZG93bnJldi54bWxQSwUGAAAAAAQABAD5AAAAkgMAAAAA&#10;" strokecolor="black [3213]">
                  <v:stroke endarrow="block"/>
                </v:shape>
                <v:shape id="Straight Arrow Connector 8" o:spid="_x0000_s1051" type="#_x0000_t32" style="position:absolute;left:16764;top:3505;width:5334;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GE5MEAAADaAAAADwAAAGRycy9kb3ducmV2LnhtbERPTWvCMBi+D/wP4RV2m6k7jFGN4gfC&#10;2GlWRby9NK9Nt+ZNTWJb//1yGOz48HzPl4NtREc+1I4VTCcZCOLS6ZorBcfD7uUdRIjIGhvHpOBB&#10;AZaL0dMcc+163lNXxEqkEA45KjAxtrmUoTRkMUxcS5y4q/MWY4K+ktpjn8JtI1+z7E1arDk1GGxp&#10;Y6j8Ke5WQdN99rfT/ftmtl/dodicL2btW6Wex8NqBiLSEP/Ff+4PrSBtTVfSDZC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0YTkwQAAANoAAAAPAAAAAAAAAAAAAAAA&#10;AKECAABkcnMvZG93bnJldi54bWxQSwUGAAAAAAQABAD5AAAAjwMAAAAA&#10;" strokecolor="black [3213]">
                  <v:stroke endarrow="block"/>
                </v:shape>
                <v:shape id="Straight Arrow Connector 9" o:spid="_x0000_s1052" type="#_x0000_t32" style="position:absolute;left:27432;top:3505;width:4572;height: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nPxcQAAADaAAAADwAAAGRycy9kb3ducmV2LnhtbESPQWvCQBSE7wX/w/IEb80mCq1G1yBC&#10;W+2tMaDeHtlnEsy+Ddmtpv/eLRR6HGbmG2aVDaYVN+pdY1lBEsUgiEurG64UFIe35zkI55E1tpZJ&#10;wQ85yNajpxWm2t75i265r0SAsEtRQe19l0rpypoMush2xMG72N6gD7KvpO7xHuCmldM4fpEGGw4L&#10;NXa0ram85t9Gwas8fsTzcjdNFrPidN7mdv/5bpWajIfNEoSnwf+H/9o7rWABv1fCD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c/FxAAAANoAAAAPAAAAAAAAAAAA&#10;AAAAAKECAABkcnMvZG93bnJldi54bWxQSwUGAAAAAAQABAD5AAAAkgMAAAAA&#10;" strokecolor="black [3213]">
                  <v:stroke endarrow="block"/>
                </v:shape>
                <v:shape id="Straight Arrow Connector 10" o:spid="_x0000_s1053" type="#_x0000_t32" style="position:absolute;left:38100;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iYl8UAAADbAAAADwAAAGRycy9kb3ducmV2LnhtbESPQU/DMAyF70j8h8hI3FgKB4S6ZdMY&#10;QkKcWLcJcbMaryk0Tpdkbffv8QGJm633/N7nxWrynRoopjawgftZAYq4DrblxsB+93r3BCplZItd&#10;YDJwoQSr5fXVAksbRt7SUOVGSQinEg24nPtS61Q78phmoScW7RiixyxrbLSNOEq47/RDUTxqjy1L&#10;g8OeNo7qn+rsDXTD+3g6nL9P7uVj2FWbzy/3HHtjbm+m9RxUpin/m/+u36zgC738IgPo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iYl8UAAADbAAAADwAAAAAAAAAA&#10;AAAAAAChAgAAZHJzL2Rvd25yZXYueG1sUEsFBgAAAAAEAAQA+QAAAJMDAAAAAA==&#10;" strokecolor="black [3213]">
                  <v:stroke endarrow="block"/>
                </v:shape>
                <v:line id="Straight Connector 11" o:spid="_x0000_s1054" style="position:absolute;flip:x;visibility:visible;mso-wrap-style:square" from="7620,2882" to="8382,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ACUsEAAADbAAAADwAAAGRycy9kb3ducmV2LnhtbERP3WrCMBS+H/gO4QjezVRxMrumooIw&#10;diNzPsChOTZlzUlNotY+/TIY7O58fL+nWPe2FTfyoXGsYDbNQBBXTjdcKzh97Z9fQYSIrLF1TAoe&#10;FGBdjp4KzLW78yfdjrEWKYRDjgpMjF0uZagMWQxT1xEn7uy8xZigr6X2eE/htpXzLFtKiw2nBoMd&#10;7QxV38erVdAO8TSstjszZJfFQx8OS+dfPpSajPvNG4hIffwX/7nfdZo/g99f0gGy/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cAJSwQAAANsAAAAPAAAAAAAAAAAAAAAA&#10;AKECAABkcnMvZG93bnJldi54bWxQSwUGAAAAAAQABAD5AAAAjwMAAAAA&#10;" strokecolor="black [3213]"/>
                <v:rect id="Rectangle 12" o:spid="_x0000_s1055" style="position:absolute;left:5001;top:112;width:5938;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KUuMAA&#10;AADbAAAADwAAAGRycy9kb3ducmV2LnhtbERP22oCMRB9L/gPYQp9KZq4lCKrUYrYC/rk6gcMm3E3&#10;uJksSVy3f98UCn2bw7nOajO6TgwUovWsYT5TIIhrbyw3Gs6n9+kCREzIBjvPpOGbImzWk4cVlsbf&#10;+UhDlRqRQziWqKFNqS+ljHVLDuPM98SZu/jgMGUYGmkC3nO462Sh1Kt0aDk3tNjTtqX6Wt2chpeP&#10;Yr+zz+pg3XDD814G9ckHrZ8ex7cliERj+hf/ub9Mnl/A7y/5A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5KUuMAAAADbAAAADwAAAAAAAAAAAAAAAACYAgAAZHJzL2Rvd25y&#10;ZXYueG1sUEsFBgAAAAAEAAQA9QAAAIUDAAAAAA==&#10;" filled="f" stroked="f">
                  <v:textbox style="mso-fit-shape-to-text:t">
                    <w:txbxContent>
                      <w:p w:rsidR="00E91F5B" w:rsidRDefault="00E91F5B" w:rsidP="00F146A8">
                        <w:pPr>
                          <w:pStyle w:val="NormalWeb"/>
                          <w:spacing w:before="0" w:beforeAutospacing="0" w:after="0" w:afterAutospacing="0"/>
                        </w:pPr>
                        <w:r>
                          <w:rPr>
                            <w:color w:val="000000" w:themeColor="text1"/>
                            <w:kern w:val="24"/>
                          </w:rPr>
                          <w:t>32 bits</w:t>
                        </w:r>
                      </w:p>
                    </w:txbxContent>
                  </v:textbox>
                </v:rect>
                <v:rect id="Rectangle 13" o:spid="_x0000_s1056" style="position:absolute;left:16861;top:112;width:5937;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4xI8AA&#10;AADbAAAADwAAAGRycy9kb3ducmV2LnhtbERPzWoCMRC+F3yHMIKXokltKbIaRaTaoqeqDzBsxt3g&#10;ZrIkcV3fvikUepuP73cWq941oqMQrWcNLxMFgrj0xnKl4XzajmcgYkI22HgmDQ+KsFoOnhZYGH/n&#10;b+qOqRI5hGOBGuqU2kLKWNbkME58S5y5iw8OU4ahkibgPYe7Rk6VepcOLeeGGlva1FRejzen4W03&#10;3X/YZ3WwrrvheS+D+uSD1qNhv56DSNSnf/Gf+8vk+a/w+0s+QC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N4xI8AAAADbAAAADwAAAAAAAAAAAAAAAACYAgAAZHJzL2Rvd25y&#10;ZXYueG1sUEsFBgAAAAAEAAQA9QAAAIUDAAAAAA==&#10;" filled="f" stroked="f">
                  <v:textbox style="mso-fit-shape-to-text:t">
                    <w:txbxContent>
                      <w:p w:rsidR="00E91F5B" w:rsidRDefault="00E91F5B" w:rsidP="00F146A8">
                        <w:pPr>
                          <w:pStyle w:val="NormalWeb"/>
                          <w:spacing w:before="0" w:beforeAutospacing="0" w:after="0" w:afterAutospacing="0"/>
                        </w:pPr>
                        <w:r>
                          <w:rPr>
                            <w:color w:val="000000" w:themeColor="text1"/>
                            <w:kern w:val="24"/>
                          </w:rPr>
                          <w:t>32 bits</w:t>
                        </w:r>
                      </w:p>
                    </w:txbxContent>
                  </v:textbox>
                </v:rect>
                <v:line id="Straight Connector 14" o:spid="_x0000_s1057" style="position:absolute;flip:x;visibility:visible;mso-wrap-style:square" from="19136,2769" to="19898,4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ehysEAAADbAAAADwAAAGRycy9kb3ducmV2LnhtbERP3WrCMBS+F/YO4Qy803Si4rqmsgnC&#10;8EamPsChOWvKmpMuiVr79Isg7O58fL+nWPe2FRfyoXGs4GWagSCunG64VnA6bicrECEia2wdk4Ib&#10;BViXT6MCc+2u/EWXQ6xFCuGQowITY5dLGSpDFsPUdcSJ+3beYkzQ11J7vKZw28pZli2lxYZTg8GO&#10;Noaqn8PZKmiHeBpePzZmyH7nN73fL51f7JQaP/fvbyAi9fFf/HB/6jR/Dvdf0gG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B6HKwQAAANsAAAAPAAAAAAAAAAAAAAAA&#10;AKECAABkcnMvZG93bnJldi54bWxQSwUGAAAAAAQABAD5AAAAjwMAAAAA&#10;" strokecolor="black [3213]"/>
                <v:rect id="Rectangle 15" o:spid="_x0000_s1058" style="position:absolute;left:26528;width:5937;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sMzMAA&#10;AADbAAAADwAAAGRycy9kb3ducmV2LnhtbERPzWoCMRC+F3yHMIKXokmlLbIaRaTaoqeqDzBsxt3g&#10;ZrIkcV3fvikUepuP73cWq941oqMQrWcNLxMFgrj0xnKl4XzajmcgYkI22HgmDQ+KsFoOnhZYGH/n&#10;b+qOqRI5hGOBGuqU2kLKWNbkME58S5y5iw8OU4ahkibgPYe7Rk6VepcOLeeGGlva1FRejzen4XU3&#10;3X/YZ3WwrrvheS+D+uSD1qNhv56DSNSnf/Gf+8vk+W/w+0s+QC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sMzMAAAADbAAAADwAAAAAAAAAAAAAAAACYAgAAZHJzL2Rvd25y&#10;ZXYueG1sUEsFBgAAAAAEAAQA9QAAAIUDAAAAAA==&#10;" filled="f" stroked="f">
                  <v:textbox style="mso-fit-shape-to-text:t">
                    <w:txbxContent>
                      <w:p w:rsidR="00E91F5B" w:rsidRDefault="00E91F5B" w:rsidP="00F146A8">
                        <w:pPr>
                          <w:pStyle w:val="NormalWeb"/>
                          <w:spacing w:before="0" w:beforeAutospacing="0" w:after="0" w:afterAutospacing="0"/>
                        </w:pPr>
                        <w:r>
                          <w:rPr>
                            <w:color w:val="000000" w:themeColor="text1"/>
                            <w:kern w:val="24"/>
                          </w:rPr>
                          <w:t>32 bits</w:t>
                        </w:r>
                      </w:p>
                    </w:txbxContent>
                  </v:textbox>
                </v:rect>
                <v:line id="Straight Connector 16" o:spid="_x0000_s1059" style="position:absolute;flip:x;visibility:visible;mso-wrap-style:square" from="29146,2882" to="29908,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aJsEAAADbAAAADwAAAGRycy9kb3ducmV2LnhtbERP22oCMRB9F/yHMELfNGupS7s1ihUK&#10;xRfx8gHDZrpZ3EzWJNV1v74RBN/mcK4zX3a2ERfyoXasYDrJQBCXTtdcKTgevsfvIEJE1tg4JgU3&#10;CrBcDAdzLLS78o4u+1iJFMKhQAUmxraQMpSGLIaJa4kT9+u8xZigr6T2eE3htpGvWZZLizWnBoMt&#10;rQ2Vp/2fVdD08dh/fK1Nn53fbnq7zZ2fbZR6GXWrTxCRuvgUP9w/Os3P4f5LOkA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mZomwQAAANsAAAAPAAAAAAAAAAAAAAAA&#10;AKECAABkcnMvZG93bnJldi54bWxQSwUGAAAAAAQABAD5AAAAjwMAAAAA&#10;" strokecolor="black [3213]"/>
                <v:line id="Straight Connector 17" o:spid="_x0000_s1060" style="position:absolute;flip:x;visibility:visible;mso-wrap-style:square" from="40690,2693" to="41452,4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U/vcEAAADbAAAADwAAAGRycy9kb3ducmV2LnhtbERPzWoCMRC+C75DGMGbZi3W2q1RqlAo&#10;XqTqAwyb6WbpZrImUdd9+kYQvM3H9zuLVWtrcSEfKscKJuMMBHHhdMWlguPhazQHESKyxtoxKbhR&#10;gNWy31tgrt2Vf+iyj6VIIRxyVGBibHIpQ2HIYhi7hjhxv85bjAn6UmqP1xRua/mSZTNpseLUYLCh&#10;jaHib3+2CuouHrv39cZ02Wl607vdzPnXrVLDQfv5ASJSG5/ih/tbp/lvcP8lHS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1T+9wQAAANsAAAAPAAAAAAAAAAAAAAAA&#10;AKECAABkcnMvZG93bnJldi54bWxQSwUGAAAAAAQABAD5AAAAjwMAAAAA&#10;" strokecolor="black [3213]"/>
                <v:rect id="Rectangle 18" o:spid="_x0000_s1061" style="position:absolute;left:37587;top:112;width:5938;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qjUsMA&#10;AADbAAAADwAAAGRycy9kb3ducmV2LnhtbESP3WoCMRCF7wt9hzCF3pSaVETKahQp/UOvan2AYTPu&#10;BjeTJYnr9u07F4J3M5wz53yzXI+hUwOl7CNbeJkYUMR1dJ4bC4ffj+dXULkgO+wik4U/yrBe3d8t&#10;sXLxwj807EujJIRzhRbaUvpK61y3FDBPYk8s2jGmgEXW1GiX8CLhodNTY+Y6oGdpaLGnt5bq0/4c&#10;LMw+p9t3/2R2PgxnPGx1Ml+8s/bxYdwsQBUay818vf52gi+w8osMo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qjUsMAAADbAAAADwAAAAAAAAAAAAAAAACYAgAAZHJzL2Rv&#10;d25yZXYueG1sUEsFBgAAAAAEAAQA9QAAAIgDAAAAAA==&#10;" filled="f" stroked="f">
                  <v:textbox style="mso-fit-shape-to-text:t">
                    <w:txbxContent>
                      <w:p w:rsidR="00E91F5B" w:rsidRDefault="00E91F5B" w:rsidP="00F146A8">
                        <w:pPr>
                          <w:pStyle w:val="NormalWeb"/>
                          <w:spacing w:before="0" w:beforeAutospacing="0" w:after="0" w:afterAutospacing="0"/>
                        </w:pPr>
                        <w:r>
                          <w:rPr>
                            <w:color w:val="000000" w:themeColor="text1"/>
                            <w:kern w:val="24"/>
                          </w:rPr>
                          <w:t>64 bits</w:t>
                        </w:r>
                      </w:p>
                    </w:txbxContent>
                  </v:textbox>
                </v:rect>
                <w10:anchorlock/>
              </v:group>
            </w:pict>
          </mc:Fallback>
        </mc:AlternateContent>
      </w:r>
    </w:p>
    <w:p w:rsidR="002D0492" w:rsidRDefault="002D0492" w:rsidP="002D0492">
      <w:pPr>
        <w:spacing w:after="0"/>
        <w:jc w:val="center"/>
        <w:rPr>
          <w:rFonts w:ascii="Times New Roman" w:hAnsi="Times New Roman"/>
          <w:color w:val="000000"/>
        </w:rPr>
      </w:pPr>
      <w:bookmarkStart w:id="45" w:name="_Toc358368928"/>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16</w:t>
      </w:r>
      <w:r w:rsidRPr="00647EB4">
        <w:rPr>
          <w:rFonts w:ascii="Times New Roman" w:hAnsi="Times New Roman"/>
          <w:b/>
        </w:rPr>
        <w:fldChar w:fldCharType="end"/>
      </w:r>
      <w:r>
        <w:rPr>
          <w:rFonts w:ascii="Times New Roman" w:hAnsi="Times New Roman"/>
          <w:b/>
        </w:rPr>
        <w:t xml:space="preserve"> </w:t>
      </w:r>
      <w:r w:rsidRPr="002D0492">
        <w:rPr>
          <w:rFonts w:ascii="Times New Roman" w:hAnsi="Times New Roman"/>
          <w:color w:val="000000"/>
        </w:rPr>
        <w:t xml:space="preserve">Data Length combination </w:t>
      </w:r>
      <w:r>
        <w:rPr>
          <w:rFonts w:ascii="Times New Roman" w:hAnsi="Times New Roman"/>
          <w:color w:val="000000"/>
        </w:rPr>
        <w:t>1</w:t>
      </w:r>
      <w:r w:rsidRPr="002D0492">
        <w:rPr>
          <w:rFonts w:ascii="Times New Roman" w:hAnsi="Times New Roman" w:hint="eastAsia"/>
          <w:color w:val="000000"/>
        </w:rPr>
        <w:t xml:space="preserve"> </w:t>
      </w:r>
      <w:r w:rsidRPr="002D0492">
        <w:rPr>
          <w:rFonts w:ascii="Times New Roman" w:hAnsi="Times New Roman"/>
          <w:color w:val="000000"/>
        </w:rPr>
        <w:t>(32</w:t>
      </w:r>
      <w:r w:rsidRPr="002D0492">
        <w:rPr>
          <w:rFonts w:ascii="Times New Roman" w:hAnsi="Times New Roman"/>
          <w:color w:val="000000"/>
        </w:rPr>
        <w:sym w:font="Wingdings" w:char="F0E0"/>
      </w:r>
      <w:r w:rsidRPr="002D0492">
        <w:rPr>
          <w:rFonts w:ascii="Times New Roman" w:hAnsi="Times New Roman"/>
          <w:color w:val="000000"/>
        </w:rPr>
        <w:t xml:space="preserve"> </w:t>
      </w:r>
      <w:r>
        <w:rPr>
          <w:rFonts w:ascii="Times New Roman" w:hAnsi="Times New Roman"/>
          <w:color w:val="000000"/>
        </w:rPr>
        <w:t>64</w:t>
      </w:r>
      <w:r w:rsidRPr="002D0492">
        <w:rPr>
          <w:rFonts w:ascii="Times New Roman" w:hAnsi="Times New Roman"/>
          <w:color w:val="000000"/>
        </w:rPr>
        <w:t>)</w:t>
      </w:r>
      <w:bookmarkEnd w:id="45"/>
    </w:p>
    <w:p w:rsidR="00EC097E" w:rsidRDefault="00EC097E" w:rsidP="00F146A8">
      <w:pPr>
        <w:spacing w:after="0"/>
        <w:jc w:val="center"/>
        <w:rPr>
          <w:rFonts w:ascii="Times New Roman" w:hAnsi="Times New Roman"/>
          <w:color w:val="000000"/>
        </w:rPr>
      </w:pPr>
    </w:p>
    <w:p w:rsidR="00171B87" w:rsidRDefault="00171B87" w:rsidP="00384DDB">
      <w:pPr>
        <w:spacing w:after="0"/>
        <w:ind w:firstLine="360"/>
        <w:jc w:val="both"/>
        <w:rPr>
          <w:rFonts w:ascii="Times New Roman" w:hAnsi="Times New Roman"/>
          <w:color w:val="000000"/>
        </w:rPr>
      </w:pPr>
    </w:p>
    <w:p w:rsidR="00F146A8" w:rsidRPr="008A67D7" w:rsidRDefault="00A011DD" w:rsidP="00A763CC">
      <w:pPr>
        <w:pStyle w:val="ListParagraph"/>
        <w:numPr>
          <w:ilvl w:val="0"/>
          <w:numId w:val="26"/>
        </w:numPr>
        <w:spacing w:after="0"/>
        <w:jc w:val="both"/>
        <w:rPr>
          <w:rFonts w:ascii="Times New Roman" w:hAnsi="Times New Roman"/>
          <w:b/>
          <w:color w:val="000000"/>
          <w:u w:val="single"/>
        </w:rPr>
      </w:pPr>
      <w:r w:rsidRPr="008A67D7">
        <w:rPr>
          <w:rFonts w:ascii="Times New Roman" w:hAnsi="Times New Roman"/>
          <w:b/>
          <w:color w:val="000000"/>
          <w:u w:val="single"/>
        </w:rPr>
        <w:t xml:space="preserve">Data Length </w:t>
      </w:r>
      <w:r w:rsidR="00967F5E" w:rsidRPr="008A67D7">
        <w:rPr>
          <w:rFonts w:ascii="Times New Roman" w:hAnsi="Times New Roman"/>
          <w:b/>
          <w:color w:val="000000"/>
          <w:u w:val="single"/>
        </w:rPr>
        <w:t xml:space="preserve">combination </w:t>
      </w:r>
      <w:r w:rsidR="00072F75" w:rsidRPr="008A67D7">
        <w:rPr>
          <w:rFonts w:ascii="Times New Roman" w:hAnsi="Times New Roman"/>
          <w:b/>
          <w:color w:val="000000"/>
          <w:u w:val="single"/>
        </w:rPr>
        <w:t>2</w:t>
      </w:r>
      <w:r w:rsidRPr="008A67D7">
        <w:rPr>
          <w:rFonts w:ascii="Times New Roman" w:hAnsi="Times New Roman" w:hint="eastAsia"/>
          <w:b/>
          <w:color w:val="000000"/>
          <w:u w:val="single"/>
        </w:rPr>
        <w:t xml:space="preserve"> </w:t>
      </w:r>
      <w:r w:rsidRPr="008A67D7">
        <w:rPr>
          <w:rFonts w:ascii="Times New Roman" w:hAnsi="Times New Roman"/>
          <w:b/>
          <w:color w:val="000000"/>
          <w:u w:val="single"/>
        </w:rPr>
        <w:t>(64</w:t>
      </w:r>
      <w:r w:rsidRPr="008A67D7">
        <w:rPr>
          <w:rFonts w:ascii="Times New Roman" w:hAnsi="Times New Roman"/>
          <w:b/>
          <w:color w:val="000000"/>
          <w:u w:val="single"/>
        </w:rPr>
        <w:sym w:font="Wingdings" w:char="F0E0"/>
      </w:r>
      <w:r w:rsidRPr="008A67D7">
        <w:rPr>
          <w:rFonts w:ascii="Times New Roman" w:hAnsi="Times New Roman"/>
          <w:b/>
          <w:color w:val="000000"/>
          <w:u w:val="single"/>
        </w:rPr>
        <w:t xml:space="preserve"> 64)</w:t>
      </w:r>
    </w:p>
    <w:p w:rsidR="00707618" w:rsidRDefault="00707618" w:rsidP="00DB32D4">
      <w:pPr>
        <w:spacing w:after="0"/>
        <w:ind w:firstLine="360"/>
        <w:jc w:val="both"/>
        <w:rPr>
          <w:rFonts w:ascii="Times New Roman" w:hAnsi="Times New Roman"/>
          <w:color w:val="000000"/>
        </w:rPr>
      </w:pPr>
      <w:r>
        <w:rPr>
          <w:rFonts w:ascii="Times New Roman" w:hAnsi="Times New Roman"/>
          <w:color w:val="000000"/>
        </w:rPr>
        <w:t>T</w:t>
      </w:r>
      <w:r w:rsidR="008F38FE">
        <w:rPr>
          <w:rFonts w:ascii="Times New Roman" w:hAnsi="Times New Roman"/>
          <w:color w:val="000000"/>
        </w:rPr>
        <w:t>he length of the data from DB</w:t>
      </w:r>
      <w:r w:rsidR="008F38FE" w:rsidRPr="00514DDA">
        <w:rPr>
          <w:rFonts w:ascii="Times New Roman" w:hAnsi="Times New Roman"/>
          <w:color w:val="000000"/>
        </w:rPr>
        <w:sym w:font="Wingdings" w:char="F0E0"/>
      </w:r>
      <w:r w:rsidR="008F38FE">
        <w:rPr>
          <w:rFonts w:ascii="Times New Roman" w:hAnsi="Times New Roman"/>
          <w:color w:val="000000"/>
        </w:rPr>
        <w:t>DUC, DUC</w:t>
      </w:r>
      <w:r w:rsidR="008F38FE" w:rsidRPr="00514DDA">
        <w:rPr>
          <w:rFonts w:ascii="Times New Roman" w:hAnsi="Times New Roman"/>
          <w:color w:val="000000"/>
        </w:rPr>
        <w:sym w:font="Wingdings" w:char="F0E0"/>
      </w:r>
      <w:r w:rsidR="008F38FE">
        <w:rPr>
          <w:rFonts w:ascii="Times New Roman" w:hAnsi="Times New Roman"/>
          <w:color w:val="000000"/>
        </w:rPr>
        <w:t xml:space="preserve"> MB and MB</w:t>
      </w:r>
      <w:r w:rsidR="008F38FE" w:rsidRPr="00514DDA">
        <w:rPr>
          <w:rFonts w:ascii="Times New Roman" w:hAnsi="Times New Roman"/>
          <w:color w:val="000000"/>
        </w:rPr>
        <w:sym w:font="Wingdings" w:char="F0E0"/>
      </w:r>
      <w:r w:rsidR="008F38FE">
        <w:rPr>
          <w:rFonts w:ascii="Times New Roman" w:hAnsi="Times New Roman"/>
          <w:color w:val="000000"/>
        </w:rPr>
        <w:t xml:space="preserve">CUC is </w:t>
      </w:r>
      <w:r w:rsidR="00A46E64">
        <w:rPr>
          <w:rFonts w:ascii="Times New Roman" w:hAnsi="Times New Roman"/>
          <w:color w:val="000000"/>
        </w:rPr>
        <w:t>64</w:t>
      </w:r>
      <w:r w:rsidR="008F38FE">
        <w:rPr>
          <w:rFonts w:ascii="Times New Roman" w:hAnsi="Times New Roman"/>
          <w:color w:val="000000"/>
        </w:rPr>
        <w:t xml:space="preserve"> bits. </w:t>
      </w:r>
    </w:p>
    <w:p w:rsidR="00707618" w:rsidRDefault="008F38FE" w:rsidP="00DB32D4">
      <w:pPr>
        <w:spacing w:after="0"/>
        <w:ind w:firstLine="360"/>
        <w:jc w:val="both"/>
        <w:rPr>
          <w:rFonts w:ascii="Times New Roman" w:hAnsi="Times New Roman"/>
          <w:color w:val="000000"/>
        </w:rPr>
      </w:pPr>
      <w:r>
        <w:rPr>
          <w:rFonts w:ascii="Times New Roman" w:hAnsi="Times New Roman"/>
          <w:color w:val="000000"/>
        </w:rPr>
        <w:t xml:space="preserve">The length of the data from CUC </w:t>
      </w:r>
      <w:r w:rsidRPr="00DD3732">
        <w:rPr>
          <w:rFonts w:ascii="Times New Roman" w:hAnsi="Times New Roman"/>
          <w:color w:val="000000"/>
        </w:rPr>
        <w:sym w:font="Wingdings" w:char="F0E0"/>
      </w:r>
      <w:r>
        <w:rPr>
          <w:rFonts w:ascii="Times New Roman" w:hAnsi="Times New Roman"/>
          <w:color w:val="000000"/>
        </w:rPr>
        <w:t xml:space="preserve"> host PC is also </w:t>
      </w:r>
      <w:r w:rsidR="00A46E64">
        <w:rPr>
          <w:rFonts w:ascii="Times New Roman" w:hAnsi="Times New Roman"/>
          <w:color w:val="000000"/>
        </w:rPr>
        <w:t xml:space="preserve">64 </w:t>
      </w:r>
      <w:r>
        <w:rPr>
          <w:rFonts w:ascii="Times New Roman" w:hAnsi="Times New Roman"/>
          <w:color w:val="000000"/>
        </w:rPr>
        <w:t xml:space="preserve">bits. </w:t>
      </w:r>
    </w:p>
    <w:p w:rsidR="00707618" w:rsidRDefault="00707618" w:rsidP="00DB32D4">
      <w:pPr>
        <w:spacing w:after="0"/>
        <w:ind w:firstLine="360"/>
        <w:jc w:val="both"/>
        <w:rPr>
          <w:rFonts w:ascii="Times New Roman" w:hAnsi="Times New Roman"/>
          <w:color w:val="000000"/>
        </w:rPr>
      </w:pPr>
      <w:r>
        <w:rPr>
          <w:rFonts w:ascii="Times New Roman" w:hAnsi="Times New Roman"/>
          <w:color w:val="000000"/>
        </w:rPr>
        <w:t>T</w:t>
      </w:r>
      <w:r w:rsidR="008F38FE">
        <w:rPr>
          <w:rFonts w:ascii="Times New Roman" w:hAnsi="Times New Roman"/>
          <w:color w:val="000000"/>
        </w:rPr>
        <w:t xml:space="preserve">he interval between slice boundaries is </w:t>
      </w:r>
      <w:r w:rsidR="00A46E64">
        <w:rPr>
          <w:rFonts w:ascii="Times New Roman" w:hAnsi="Times New Roman"/>
          <w:color w:val="000000"/>
        </w:rPr>
        <w:t>16</w:t>
      </w:r>
      <w:r w:rsidR="008F38FE">
        <w:rPr>
          <w:rFonts w:ascii="Times New Roman" w:hAnsi="Times New Roman"/>
          <w:color w:val="000000"/>
        </w:rPr>
        <w:t xml:space="preserve"> system clocks (80MHz). </w:t>
      </w:r>
    </w:p>
    <w:p w:rsidR="008F38FE" w:rsidRDefault="008F38FE" w:rsidP="00DB32D4">
      <w:pPr>
        <w:spacing w:after="0"/>
        <w:ind w:firstLine="360"/>
        <w:jc w:val="both"/>
        <w:rPr>
          <w:rFonts w:ascii="Times New Roman" w:hAnsi="Times New Roman"/>
          <w:color w:val="000000"/>
        </w:rPr>
      </w:pPr>
      <w:r>
        <w:rPr>
          <w:rFonts w:ascii="Times New Roman" w:hAnsi="Times New Roman"/>
          <w:color w:val="000000"/>
        </w:rPr>
        <w:t xml:space="preserve">In this </w:t>
      </w:r>
      <w:r w:rsidR="00707618" w:rsidRPr="00967F5E">
        <w:rPr>
          <w:rFonts w:ascii="Times New Roman" w:hAnsi="Times New Roman"/>
          <w:color w:val="000000"/>
        </w:rPr>
        <w:t>combination</w:t>
      </w:r>
      <w:r>
        <w:rPr>
          <w:rFonts w:ascii="Times New Roman" w:hAnsi="Times New Roman"/>
          <w:color w:val="000000"/>
        </w:rPr>
        <w:t xml:space="preserve">, </w:t>
      </w:r>
      <w:r w:rsidR="00A46E64">
        <w:rPr>
          <w:rFonts w:ascii="Times New Roman" w:hAnsi="Times New Roman"/>
          <w:color w:val="000000"/>
        </w:rPr>
        <w:t xml:space="preserve">more </w:t>
      </w:r>
      <w:r w:rsidR="00DB32D4">
        <w:rPr>
          <w:rFonts w:ascii="Times New Roman" w:hAnsi="Times New Roman"/>
          <w:color w:val="000000"/>
        </w:rPr>
        <w:t>information</w:t>
      </w:r>
      <w:r w:rsidR="00EC097E">
        <w:rPr>
          <w:rFonts w:ascii="Times New Roman" w:hAnsi="Times New Roman"/>
          <w:color w:val="000000"/>
        </w:rPr>
        <w:t xml:space="preserve"> payload</w:t>
      </w:r>
      <w:r w:rsidR="00DB32D4">
        <w:rPr>
          <w:rFonts w:ascii="Times New Roman" w:hAnsi="Times New Roman"/>
          <w:color w:val="000000"/>
        </w:rPr>
        <w:t xml:space="preserve"> can be transmitted from DB to host PC</w:t>
      </w:r>
      <w:r>
        <w:rPr>
          <w:rFonts w:ascii="Times New Roman" w:hAnsi="Times New Roman"/>
          <w:color w:val="000000"/>
        </w:rPr>
        <w:t>.</w:t>
      </w:r>
    </w:p>
    <w:p w:rsidR="002C6663" w:rsidRDefault="002C6663" w:rsidP="002C6663">
      <w:pPr>
        <w:spacing w:after="0"/>
        <w:jc w:val="center"/>
        <w:rPr>
          <w:rFonts w:ascii="Times New Roman" w:hAnsi="Times New Roman"/>
          <w:color w:val="000000"/>
        </w:rPr>
      </w:pPr>
      <w:r w:rsidRPr="002C6663">
        <w:rPr>
          <w:rFonts w:ascii="Times New Roman" w:hAnsi="Times New Roman"/>
          <w:noProof/>
          <w:color w:val="000000"/>
          <w:lang w:eastAsia="en-US"/>
        </w:rPr>
        <mc:AlternateContent>
          <mc:Choice Requires="wpg">
            <w:drawing>
              <wp:inline distT="0" distB="0" distL="0" distR="0" wp14:anchorId="0E9C3235" wp14:editId="193ECA16">
                <wp:extent cx="5067300" cy="481308"/>
                <wp:effectExtent l="0" t="0" r="19050" b="14605"/>
                <wp:docPr id="54" name="Group 71"/>
                <wp:cNvGraphicFramePr/>
                <a:graphic xmlns:a="http://schemas.openxmlformats.org/drawingml/2006/main">
                  <a:graphicData uri="http://schemas.microsoft.com/office/word/2010/wordprocessingGroup">
                    <wpg:wgp>
                      <wpg:cNvGrpSpPr/>
                      <wpg:grpSpPr>
                        <a:xfrm>
                          <a:off x="0" y="0"/>
                          <a:ext cx="5067300" cy="481308"/>
                          <a:chOff x="0" y="0"/>
                          <a:chExt cx="5067300" cy="481308"/>
                        </a:xfrm>
                      </wpg:grpSpPr>
                      <wps:wsp>
                        <wps:cNvPr id="55" name="Rectangle 55"/>
                        <wps:cNvSpPr/>
                        <wps:spPr>
                          <a:xfrm>
                            <a:off x="0" y="211930"/>
                            <a:ext cx="533400" cy="266700"/>
                          </a:xfrm>
                          <a:prstGeom prst="rect">
                            <a:avLst/>
                          </a:prstGeom>
                          <a:noFill/>
                          <a:ln>
                            <a:solidFill>
                              <a:schemeClr val="tx1"/>
                            </a:solidFill>
                          </a:ln>
                        </wps:spPr>
                        <wps:txbx>
                          <w:txbxContent>
                            <w:p w:rsidR="00E91F5B" w:rsidRDefault="00E91F5B" w:rsidP="002C6663">
                              <w:pPr>
                                <w:pStyle w:val="NormalWeb"/>
                                <w:spacing w:before="0" w:beforeAutospacing="0" w:after="0" w:afterAutospacing="0"/>
                                <w:jc w:val="center"/>
                              </w:pPr>
                              <w:r>
                                <w:rPr>
                                  <w:color w:val="000000" w:themeColor="text1"/>
                                  <w:kern w:val="24"/>
                                </w:rPr>
                                <w:t>DB</w:t>
                              </w:r>
                            </w:p>
                          </w:txbxContent>
                        </wps:txbx>
                        <wps:bodyPr wrap="square">
                          <a:spAutoFit/>
                        </wps:bodyPr>
                      </wps:wsp>
                      <wps:wsp>
                        <wps:cNvPr id="56" name="Rectangle 56"/>
                        <wps:cNvSpPr/>
                        <wps:spPr>
                          <a:xfrm>
                            <a:off x="1066800" y="211930"/>
                            <a:ext cx="609600" cy="266700"/>
                          </a:xfrm>
                          <a:prstGeom prst="rect">
                            <a:avLst/>
                          </a:prstGeom>
                          <a:noFill/>
                          <a:ln>
                            <a:solidFill>
                              <a:schemeClr val="tx1"/>
                            </a:solidFill>
                          </a:ln>
                        </wps:spPr>
                        <wps:txbx>
                          <w:txbxContent>
                            <w:p w:rsidR="00E91F5B" w:rsidRDefault="00E91F5B" w:rsidP="002C6663">
                              <w:pPr>
                                <w:pStyle w:val="NormalWeb"/>
                                <w:spacing w:before="0" w:beforeAutospacing="0" w:after="0" w:afterAutospacing="0"/>
                                <w:jc w:val="center"/>
                              </w:pPr>
                              <w:r>
                                <w:rPr>
                                  <w:color w:val="000000" w:themeColor="text1"/>
                                  <w:kern w:val="24"/>
                                </w:rPr>
                                <w:t>DUC</w:t>
                              </w:r>
                            </w:p>
                          </w:txbxContent>
                        </wps:txbx>
                        <wps:bodyPr wrap="square">
                          <a:spAutoFit/>
                        </wps:bodyPr>
                      </wps:wsp>
                      <wps:wsp>
                        <wps:cNvPr id="57" name="Rectangle 57"/>
                        <wps:cNvSpPr/>
                        <wps:spPr>
                          <a:xfrm>
                            <a:off x="2209800" y="214608"/>
                            <a:ext cx="533400" cy="266700"/>
                          </a:xfrm>
                          <a:prstGeom prst="rect">
                            <a:avLst/>
                          </a:prstGeom>
                          <a:noFill/>
                          <a:ln>
                            <a:solidFill>
                              <a:schemeClr val="tx1"/>
                            </a:solidFill>
                          </a:ln>
                        </wps:spPr>
                        <wps:txbx>
                          <w:txbxContent>
                            <w:p w:rsidR="00E91F5B" w:rsidRDefault="00E91F5B" w:rsidP="002C6663">
                              <w:pPr>
                                <w:pStyle w:val="NormalWeb"/>
                                <w:spacing w:before="0" w:beforeAutospacing="0" w:after="0" w:afterAutospacing="0"/>
                                <w:jc w:val="center"/>
                              </w:pPr>
                              <w:r>
                                <w:rPr>
                                  <w:color w:val="000000" w:themeColor="text1"/>
                                  <w:kern w:val="24"/>
                                </w:rPr>
                                <w:t>MB</w:t>
                              </w:r>
                            </w:p>
                          </w:txbxContent>
                        </wps:txbx>
                        <wps:bodyPr wrap="square">
                          <a:spAutoFit/>
                        </wps:bodyPr>
                      </wps:wsp>
                      <wps:wsp>
                        <wps:cNvPr id="58" name="Rectangle 58"/>
                        <wps:cNvSpPr/>
                        <wps:spPr>
                          <a:xfrm>
                            <a:off x="3200400" y="211990"/>
                            <a:ext cx="609600" cy="266700"/>
                          </a:xfrm>
                          <a:prstGeom prst="rect">
                            <a:avLst/>
                          </a:prstGeom>
                          <a:noFill/>
                          <a:ln>
                            <a:solidFill>
                              <a:schemeClr val="tx1"/>
                            </a:solidFill>
                          </a:ln>
                        </wps:spPr>
                        <wps:txbx>
                          <w:txbxContent>
                            <w:p w:rsidR="00E91F5B" w:rsidRDefault="00E91F5B" w:rsidP="002C6663">
                              <w:pPr>
                                <w:pStyle w:val="NormalWeb"/>
                                <w:spacing w:before="0" w:beforeAutospacing="0" w:after="0" w:afterAutospacing="0"/>
                                <w:jc w:val="center"/>
                              </w:pPr>
                              <w:r>
                                <w:rPr>
                                  <w:color w:val="000000" w:themeColor="text1"/>
                                  <w:kern w:val="24"/>
                                </w:rPr>
                                <w:t>CUC</w:t>
                              </w:r>
                            </w:p>
                          </w:txbxContent>
                        </wps:txbx>
                        <wps:bodyPr wrap="square">
                          <a:spAutoFit/>
                        </wps:bodyPr>
                      </wps:wsp>
                      <wps:wsp>
                        <wps:cNvPr id="59" name="Rectangle 59"/>
                        <wps:cNvSpPr/>
                        <wps:spPr>
                          <a:xfrm>
                            <a:off x="4343400" y="211990"/>
                            <a:ext cx="723900" cy="266700"/>
                          </a:xfrm>
                          <a:prstGeom prst="rect">
                            <a:avLst/>
                          </a:prstGeom>
                          <a:noFill/>
                          <a:ln>
                            <a:solidFill>
                              <a:schemeClr val="tx1"/>
                            </a:solidFill>
                          </a:ln>
                        </wps:spPr>
                        <wps:txbx>
                          <w:txbxContent>
                            <w:p w:rsidR="00E91F5B" w:rsidRDefault="00E91F5B" w:rsidP="002C6663">
                              <w:pPr>
                                <w:pStyle w:val="NormalWeb"/>
                                <w:spacing w:before="0" w:beforeAutospacing="0" w:after="0" w:afterAutospacing="0"/>
                                <w:jc w:val="center"/>
                              </w:pPr>
                              <w:r>
                                <w:rPr>
                                  <w:color w:val="000000" w:themeColor="text1"/>
                                  <w:kern w:val="24"/>
                                </w:rPr>
                                <w:t>Host PC</w:t>
                              </w:r>
                            </w:p>
                          </w:txbxContent>
                        </wps:txbx>
                        <wps:bodyPr wrap="square">
                          <a:spAutoFit/>
                        </wps:bodyPr>
                      </wps:wsp>
                      <wps:wsp>
                        <wps:cNvPr id="60" name="Straight Arrow Connector 60"/>
                        <wps:cNvCnPr/>
                        <wps:spPr>
                          <a:xfrm>
                            <a:off x="5334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1676400" y="350520"/>
                            <a:ext cx="5334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flipV="1">
                            <a:off x="2743200" y="350520"/>
                            <a:ext cx="4572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38100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Connector 64"/>
                        <wps:cNvCnPr/>
                        <wps:spPr>
                          <a:xfrm flipH="1">
                            <a:off x="76200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Rectangle 65"/>
                        <wps:cNvSpPr/>
                        <wps:spPr>
                          <a:xfrm>
                            <a:off x="500178" y="11207"/>
                            <a:ext cx="593725" cy="266700"/>
                          </a:xfrm>
                          <a:prstGeom prst="rect">
                            <a:avLst/>
                          </a:prstGeom>
                        </wps:spPr>
                        <wps:txbx>
                          <w:txbxContent>
                            <w:p w:rsidR="00E91F5B" w:rsidRDefault="00E91F5B" w:rsidP="002C6663">
                              <w:pPr>
                                <w:pStyle w:val="NormalWeb"/>
                                <w:spacing w:before="0" w:beforeAutospacing="0" w:after="0" w:afterAutospacing="0"/>
                              </w:pPr>
                              <w:r>
                                <w:rPr>
                                  <w:color w:val="000000" w:themeColor="text1"/>
                                  <w:kern w:val="24"/>
                                </w:rPr>
                                <w:t>64 bits</w:t>
                              </w:r>
                            </w:p>
                          </w:txbxContent>
                        </wps:txbx>
                        <wps:bodyPr wrap="none">
                          <a:spAutoFit/>
                        </wps:bodyPr>
                      </wps:wsp>
                      <wps:wsp>
                        <wps:cNvPr id="66" name="Rectangle 66"/>
                        <wps:cNvSpPr/>
                        <wps:spPr>
                          <a:xfrm>
                            <a:off x="1686156" y="11207"/>
                            <a:ext cx="593725" cy="266700"/>
                          </a:xfrm>
                          <a:prstGeom prst="rect">
                            <a:avLst/>
                          </a:prstGeom>
                        </wps:spPr>
                        <wps:txbx>
                          <w:txbxContent>
                            <w:p w:rsidR="00E91F5B" w:rsidRDefault="00E91F5B" w:rsidP="002C6663">
                              <w:pPr>
                                <w:pStyle w:val="NormalWeb"/>
                                <w:spacing w:before="0" w:beforeAutospacing="0" w:after="0" w:afterAutospacing="0"/>
                              </w:pPr>
                              <w:r>
                                <w:rPr>
                                  <w:color w:val="000000" w:themeColor="text1"/>
                                  <w:kern w:val="24"/>
                                </w:rPr>
                                <w:t>64 bits</w:t>
                              </w:r>
                            </w:p>
                          </w:txbxContent>
                        </wps:txbx>
                        <wps:bodyPr wrap="none">
                          <a:spAutoFit/>
                        </wps:bodyPr>
                      </wps:wsp>
                      <wps:wsp>
                        <wps:cNvPr id="67" name="Straight Connector 67"/>
                        <wps:cNvCnPr/>
                        <wps:spPr>
                          <a:xfrm flipH="1">
                            <a:off x="1913688" y="27699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Rectangle 68"/>
                        <wps:cNvSpPr/>
                        <wps:spPr>
                          <a:xfrm>
                            <a:off x="2652828" y="0"/>
                            <a:ext cx="593725" cy="266700"/>
                          </a:xfrm>
                          <a:prstGeom prst="rect">
                            <a:avLst/>
                          </a:prstGeom>
                        </wps:spPr>
                        <wps:txbx>
                          <w:txbxContent>
                            <w:p w:rsidR="00E91F5B" w:rsidRDefault="00E91F5B" w:rsidP="002C6663">
                              <w:pPr>
                                <w:pStyle w:val="NormalWeb"/>
                                <w:spacing w:before="0" w:beforeAutospacing="0" w:after="0" w:afterAutospacing="0"/>
                              </w:pPr>
                              <w:r>
                                <w:rPr>
                                  <w:color w:val="000000" w:themeColor="text1"/>
                                  <w:kern w:val="24"/>
                                </w:rPr>
                                <w:t>64 bits</w:t>
                              </w:r>
                            </w:p>
                          </w:txbxContent>
                        </wps:txbx>
                        <wps:bodyPr wrap="none">
                          <a:spAutoFit/>
                        </wps:bodyPr>
                      </wps:wsp>
                      <wps:wsp>
                        <wps:cNvPr id="69" name="Straight Connector 69"/>
                        <wps:cNvCnPr/>
                        <wps:spPr>
                          <a:xfrm flipH="1">
                            <a:off x="291465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H="1">
                            <a:off x="4069080" y="26937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Rectangle 72"/>
                        <wps:cNvSpPr/>
                        <wps:spPr>
                          <a:xfrm>
                            <a:off x="3758796" y="11207"/>
                            <a:ext cx="593725" cy="266700"/>
                          </a:xfrm>
                          <a:prstGeom prst="rect">
                            <a:avLst/>
                          </a:prstGeom>
                        </wps:spPr>
                        <wps:txbx>
                          <w:txbxContent>
                            <w:p w:rsidR="00E91F5B" w:rsidRDefault="00E91F5B" w:rsidP="002C6663">
                              <w:pPr>
                                <w:pStyle w:val="NormalWeb"/>
                                <w:spacing w:before="0" w:beforeAutospacing="0" w:after="0" w:afterAutospacing="0"/>
                              </w:pPr>
                              <w:r>
                                <w:rPr>
                                  <w:color w:val="000000" w:themeColor="text1"/>
                                  <w:kern w:val="24"/>
                                </w:rPr>
                                <w:t>64 bits</w:t>
                              </w:r>
                            </w:p>
                          </w:txbxContent>
                        </wps:txbx>
                        <wps:bodyPr wrap="none">
                          <a:spAutoFit/>
                        </wps:bodyPr>
                      </wps:wsp>
                    </wpg:wgp>
                  </a:graphicData>
                </a:graphic>
              </wp:inline>
            </w:drawing>
          </mc:Choice>
          <mc:Fallback>
            <w:pict>
              <v:group id="Group 71" o:spid="_x0000_s1062" style="width:399pt;height:37.9pt;mso-position-horizontal-relative:char;mso-position-vertical-relative:line" coordsize="50673,4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">
                <v:rect id="Rectangle 55" o:spid="_x0000_s1063" style="position:absolute;top:2119;width:53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5KCMQA&#10;AADbAAAADwAAAGRycy9kb3ducmV2LnhtbESPQWuDQBSE74X8h+UFcmvWpFiCySqhUOjRqBR6e7gv&#10;auK+te420f76bqHQ4zAz3zCHbDK9uNHoOssKNusIBHFtdceNgqp8fdyBcB5ZY2+ZFMzkIEsXDwdM&#10;tL3ziW6Fb0SAsEtQQev9kEjp6pYMurUdiIN3tqNBH+TYSD3iPcBNL7dR9CwNdhwWWhzopaX6WnwZ&#10;BVv/fZnzz7PdPX3ornrP5+NcFkqtltNxD8LT5P/Df+03rSCO4fdL+AEy/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OSgjEAAAA2wAAAA8AAAAAAAAAAAAAAAAAmAIAAGRycy9k&#10;b3ducmV2LnhtbFBLBQYAAAAABAAEAPUAAACJAwAAAAA=&#10;" filled="f" strokecolor="black [3213]">
                  <v:textbox style="mso-fit-shape-to-text:t">
                    <w:txbxContent>
                      <w:p w:rsidR="00E91F5B" w:rsidRDefault="00E91F5B" w:rsidP="002C6663">
                        <w:pPr>
                          <w:pStyle w:val="NormalWeb"/>
                          <w:spacing w:before="0" w:beforeAutospacing="0" w:after="0" w:afterAutospacing="0"/>
                          <w:jc w:val="center"/>
                        </w:pPr>
                        <w:r>
                          <w:rPr>
                            <w:color w:val="000000" w:themeColor="text1"/>
                            <w:kern w:val="24"/>
                          </w:rPr>
                          <w:t>DB</w:t>
                        </w:r>
                      </w:p>
                    </w:txbxContent>
                  </v:textbox>
                </v:rect>
                <v:rect id="Rectangle 56" o:spid="_x0000_s1064" style="position:absolute;left:10668;top:2119;width:60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zUf8QA&#10;AADbAAAADwAAAGRycy9kb3ducmV2LnhtbESPQWuDQBSE74X8h+UFcmvWpFSCySqhUOjRqBR6e7gv&#10;auK+te420f76bqHQ4zAz3zCHbDK9uNHoOssKNusIBHFtdceNgqp8fdyBcB5ZY2+ZFMzkIEsXDwdM&#10;tL3ziW6Fb0SAsEtQQev9kEjp6pYMurUdiIN3tqNBH+TYSD3iPcBNL7dRFEuDHYeFFgd6aam+Fl9G&#10;wdZ/X+b882x3Tx+6q97z+TiXhVKr5XTcg/A0+f/wX/tNK3iO4fdL+AEy/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c1H/EAAAA2wAAAA8AAAAAAAAAAAAAAAAAmAIAAGRycy9k&#10;b3ducmV2LnhtbFBLBQYAAAAABAAEAPUAAACJAwAAAAA=&#10;" filled="f" strokecolor="black [3213]">
                  <v:textbox style="mso-fit-shape-to-text:t">
                    <w:txbxContent>
                      <w:p w:rsidR="00E91F5B" w:rsidRDefault="00E91F5B" w:rsidP="002C6663">
                        <w:pPr>
                          <w:pStyle w:val="NormalWeb"/>
                          <w:spacing w:before="0" w:beforeAutospacing="0" w:after="0" w:afterAutospacing="0"/>
                          <w:jc w:val="center"/>
                        </w:pPr>
                        <w:r>
                          <w:rPr>
                            <w:color w:val="000000" w:themeColor="text1"/>
                            <w:kern w:val="24"/>
                          </w:rPr>
                          <w:t>DUC</w:t>
                        </w:r>
                      </w:p>
                    </w:txbxContent>
                  </v:textbox>
                </v:rect>
                <v:rect id="Rectangle 57" o:spid="_x0000_s1065" style="position:absolute;left:22098;top:2146;width:53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Bx5MIA&#10;AADbAAAADwAAAGRycy9kb3ducmV2LnhtbESPQYvCMBSE7wv+h/AEb2uq4irVKCIIHrXKgrdH82yr&#10;zUttorb+eiMs7HGYmW+Y+bIxpXhQ7QrLCgb9CARxanXBmYLjYfM9BeE8ssbSMiloycFy0fmaY6zt&#10;k/f0SHwmAoRdjApy76tYSpfmZND1bUUcvLOtDfog60zqGp8Bbko5jKIfabDgsJBjReuc0mtyNwqG&#10;/nVpd7eznY5Oujj+7tpVe0iU6nWb1QyEp8b/h//aW61gPIHPl/AD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0HHkwgAAANsAAAAPAAAAAAAAAAAAAAAAAJgCAABkcnMvZG93&#10;bnJldi54bWxQSwUGAAAAAAQABAD1AAAAhwMAAAAA&#10;" filled="f" strokecolor="black [3213]">
                  <v:textbox style="mso-fit-shape-to-text:t">
                    <w:txbxContent>
                      <w:p w:rsidR="00E91F5B" w:rsidRDefault="00E91F5B" w:rsidP="002C6663">
                        <w:pPr>
                          <w:pStyle w:val="NormalWeb"/>
                          <w:spacing w:before="0" w:beforeAutospacing="0" w:after="0" w:afterAutospacing="0"/>
                          <w:jc w:val="center"/>
                        </w:pPr>
                        <w:r>
                          <w:rPr>
                            <w:color w:val="000000" w:themeColor="text1"/>
                            <w:kern w:val="24"/>
                          </w:rPr>
                          <w:t>MB</w:t>
                        </w:r>
                      </w:p>
                    </w:txbxContent>
                  </v:textbox>
                </v:rect>
                <v:rect id="Rectangle 58" o:spid="_x0000_s1066" style="position:absolute;left:32004;top:2119;width:60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llsAA&#10;AADbAAAADwAAAGRycy9kb3ducmV2LnhtbERPTYvCMBC9C/6HMII3TVV2kdpURBA8apWFvQ3N2Fab&#10;SW2itv56c1jY4+N9J+vO1OJJrassK5hNIxDEudUVFwrOp91kCcJ5ZI21ZVLQk4N1OhwkGGv74iM9&#10;M1+IEMIuRgWl900spctLMuimtiEO3MW2Bn2AbSF1i68Qbmo5j6JvabDi0FBiQ9uS8lv2MArm/n3t&#10;D/eLXS5+dXX+OfSb/pQpNR51mxUIT53/F/+591rBVxgbvoQfIN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E/llsAAAADbAAAADwAAAAAAAAAAAAAAAACYAgAAZHJzL2Rvd25y&#10;ZXYueG1sUEsFBgAAAAAEAAQA9QAAAIUDAAAAAA==&#10;" filled="f" strokecolor="black [3213]">
                  <v:textbox style="mso-fit-shape-to-text:t">
                    <w:txbxContent>
                      <w:p w:rsidR="00E91F5B" w:rsidRDefault="00E91F5B" w:rsidP="002C6663">
                        <w:pPr>
                          <w:pStyle w:val="NormalWeb"/>
                          <w:spacing w:before="0" w:beforeAutospacing="0" w:after="0" w:afterAutospacing="0"/>
                          <w:jc w:val="center"/>
                        </w:pPr>
                        <w:r>
                          <w:rPr>
                            <w:color w:val="000000" w:themeColor="text1"/>
                            <w:kern w:val="24"/>
                          </w:rPr>
                          <w:t>CUC</w:t>
                        </w:r>
                      </w:p>
                    </w:txbxContent>
                  </v:textbox>
                </v:rect>
                <v:rect id="Rectangle 59" o:spid="_x0000_s1067" style="position:absolute;left:43434;top:2119;width:723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NADcMA&#10;AADbAAAADwAAAGRycy9kb3ducmV2LnhtbESPQYvCMBSE78L+h/AW9qapLkq3GkUEYY9aRdjbo3m2&#10;1ealNlHb/fVGEDwOM/MNM1u0phI3alxpWcFwEIEgzqwuOVew3637MQjnkTVWlklBRw4W84/eDBNt&#10;77ylW+pzESDsElRQeF8nUrqsIINuYGvi4B1tY9AH2eRSN3gPcFPJURRNpMGSw0KBNa0Kys7p1SgY&#10;+f9Tt7kcbfz9p8v9YdMtu12q1Ndnu5yC8NT6d/jV/tUKxj/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NADcMAAADbAAAADwAAAAAAAAAAAAAAAACYAgAAZHJzL2Rv&#10;d25yZXYueG1sUEsFBgAAAAAEAAQA9QAAAIgDAAAAAA==&#10;" filled="f" strokecolor="black [3213]">
                  <v:textbox style="mso-fit-shape-to-text:t">
                    <w:txbxContent>
                      <w:p w:rsidR="00E91F5B" w:rsidRDefault="00E91F5B" w:rsidP="002C6663">
                        <w:pPr>
                          <w:pStyle w:val="NormalWeb"/>
                          <w:spacing w:before="0" w:beforeAutospacing="0" w:after="0" w:afterAutospacing="0"/>
                          <w:jc w:val="center"/>
                        </w:pPr>
                        <w:r>
                          <w:rPr>
                            <w:color w:val="000000" w:themeColor="text1"/>
                            <w:kern w:val="24"/>
                          </w:rPr>
                          <w:t>Host PC</w:t>
                        </w:r>
                      </w:p>
                    </w:txbxContent>
                  </v:textbox>
                </v:rect>
                <v:shape id="Straight Arrow Connector 60" o:spid="_x0000_s1068" type="#_x0000_t32" style="position:absolute;left:5334;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7r6sEAAADbAAAADwAAAGRycy9kb3ducmV2LnhtbERPz2vCMBS+D/wfwhN2m6k7yOiM4pSB&#10;eJpVGbs9mremrnmpSWzrf78cBI8f3+/5crCN6MiH2rGC6SQDQVw6XXOl4Hj4fHkDESKyxsYxKbhR&#10;gOVi9DTHXLue99QVsRIphEOOCkyMbS5lKA1ZDBPXEifu13mLMUFfSe2xT+G2ka9ZNpMWa04NBlta&#10;Gyr/iqtV0HS7/nK6ni9m89UdivX3j/nwrVLP42H1DiLSEB/iu3urFczS+vQl/QC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nuvqwQAAANsAAAAPAAAAAAAAAAAAAAAA&#10;AKECAABkcnMvZG93bnJldi54bWxQSwUGAAAAAAQABAD5AAAAjwMAAAAA&#10;" strokecolor="black [3213]">
                  <v:stroke endarrow="block"/>
                </v:shape>
                <v:shape id="Straight Arrow Connector 61" o:spid="_x0000_s1069" type="#_x0000_t32" style="position:absolute;left:16764;top:3505;width:5334;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JOccUAAADbAAAADwAAAGRycy9kb3ducmV2LnhtbESPzWrDMBCE74W+g9hCb4mcHkJxo4T8&#10;ECg9tU5LyW2xNpYTa+VIiu2+fRQI9DjMzDfMbDHYRnTkQ+1YwWScgSAuna65UvC9245eQYSIrLFx&#10;TAr+KMBi/vgww1y7nr+oK2IlEoRDjgpMjG0uZSgNWQxj1xIn7+C8xZikr6T22Ce4beRLlk2lxZrT&#10;gsGW1obKU3GxCpruoz//XI5ns/nsdsX6d29WvlXq+WlYvoGINMT/8L39rhVMJ3D7kn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JOccUAAADbAAAADwAAAAAAAAAA&#10;AAAAAAChAgAAZHJzL2Rvd25yZXYueG1sUEsFBgAAAAAEAAQA+QAAAJMDAAAAAA==&#10;" strokecolor="black [3213]">
                  <v:stroke endarrow="block"/>
                </v:shape>
                <v:shape id="Straight Arrow Connector 62" o:spid="_x0000_s1070" type="#_x0000_t32" style="position:absolute;left:27432;top:3505;width:4572;height: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IJ4MQAAADbAAAADwAAAGRycy9kb3ducmV2LnhtbESPT4vCMBTE7wt+h/CEva2pFfxTjSKC&#10;ru7NKqi3R/Nsi81LabLa/fZmQfA4zMxvmNmiNZW4U+NKywr6vQgEcWZ1ybmC42H9NQbhPLLGyjIp&#10;+CMHi3nnY4aJtg/e0z31uQgQdgkqKLyvEyldVpBB17M1cfCutjHog2xyqRt8BLipZBxFQ2mw5LBQ&#10;YE2rgrJb+msUjOTpOxpn27g/GRzPl1Vqdz8bq9Rnt11OQXhq/Tv8am+1gmEM/1/C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sgngxAAAANsAAAAPAAAAAAAAAAAA&#10;AAAAAKECAABkcnMvZG93bnJldi54bWxQSwUGAAAAAAQABAD5AAAAkgMAAAAA&#10;" strokecolor="black [3213]">
                  <v:stroke endarrow="block"/>
                </v:shape>
                <v:shape id="Straight Arrow Connector 63" o:spid="_x0000_s1071" type="#_x0000_t32" style="position:absolute;left:38100;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x1ncUAAADbAAAADwAAAGRycy9kb3ducmV2LnhtbESPzWrDMBCE74W8g9hAb42cFEJxo4T8&#10;EAg9NU5L6W2xtpYba+VIiu2+fRUo9DjMzDfMYjXYRnTkQ+1YwXSSgSAuna65UvB22j88gQgRWWPj&#10;mBT8UIDVcnS3wFy7no/UFbESCcIhRwUmxjaXMpSGLIaJa4mT9+W8xZikr6T22Ce4beQsy+bSYs1p&#10;wWBLW0PlubhaBU330l/er98Xs3vtTsX249NsfKvU/XhYP4OINMT/8F/7oBXMH+H2Jf0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x1ncUAAADbAAAADwAAAAAAAAAA&#10;AAAAAAChAgAAZHJzL2Rvd25yZXYueG1sUEsFBgAAAAAEAAQA+QAAAJMDAAAAAA==&#10;" strokecolor="black [3213]">
                  <v:stroke endarrow="block"/>
                </v:shape>
                <v:line id="Straight Connector 64" o:spid="_x0000_s1072" style="position:absolute;flip:x;visibility:visible;mso-wrap-style:square" from="7620,2882" to="8382,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HSt8MAAADbAAAADwAAAGRycy9kb3ducmV2LnhtbESP0WoCMRRE3wv+Q7iCbzWr2KWuRmkF&#10;QfoitX7AZXPdLG5u1iTqul9vCoU+DjNzhlmuO9uIG/lQO1YwGWcgiEuna64UHH+2r+8gQkTW2Dgm&#10;BQ8KsF4NXpZYaHfnb7odYiUShEOBCkyMbSFlKA1ZDGPXEifv5LzFmKSvpPZ4T3DbyGmW5dJizWnB&#10;YEsbQ+X5cLUKmj4e+/nnxvTZZfbQ+33u/NuXUqNh97EAEamL/+G/9k4ryGf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B0rfDAAAA2wAAAA8AAAAAAAAAAAAA&#10;AAAAoQIAAGRycy9kb3ducmV2LnhtbFBLBQYAAAAABAAEAPkAAACRAwAAAAA=&#10;" strokecolor="black [3213]"/>
                <v:rect id="Rectangle 65" o:spid="_x0000_s1073" style="position:absolute;left:5001;top:112;width:5938;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1/scMA&#10;AADbAAAADwAAAGRycy9kb3ducmV2LnhtbESP0WoCMRRE3wv+Q7hCX0pNKlbK1iiltCruk9YPuGxu&#10;d0M3N0sS1/XvjSD0cZiZM8xiNbhW9BSi9azhZaJAEFfeWK41HH++n99AxIRssPVMGi4UYbUcPSyw&#10;MP7Me+oPqRYZwrFADU1KXSFlrBpyGCe+I87erw8OU5ahlibgOcNdK6dKzaVDy3mhwY4+G6r+Dien&#10;Ybae7r7skyqt60943MmgNlxq/TgePt5BJBrSf/je3hoN81e4fck/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1/scMAAADbAAAADwAAAAAAAAAAAAAAAACYAgAAZHJzL2Rv&#10;d25yZXYueG1sUEsFBgAAAAAEAAQA9QAAAIgDAAAAAA==&#10;" filled="f" stroked="f">
                  <v:textbox style="mso-fit-shape-to-text:t">
                    <w:txbxContent>
                      <w:p w:rsidR="00E91F5B" w:rsidRDefault="00E91F5B" w:rsidP="002C6663">
                        <w:pPr>
                          <w:pStyle w:val="NormalWeb"/>
                          <w:spacing w:before="0" w:beforeAutospacing="0" w:after="0" w:afterAutospacing="0"/>
                        </w:pPr>
                        <w:r>
                          <w:rPr>
                            <w:color w:val="000000" w:themeColor="text1"/>
                            <w:kern w:val="24"/>
                          </w:rPr>
                          <w:t>64 bits</w:t>
                        </w:r>
                      </w:p>
                    </w:txbxContent>
                  </v:textbox>
                </v:rect>
                <v:rect id="Rectangle 66" o:spid="_x0000_s1074" style="position:absolute;left:16861;top:112;width:5937;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xsMA&#10;AADbAAAADwAAAGRycy9kb3ducmV2LnhtbESP0WoCMRRE3wv9h3ALvpSaKLLI1ihF1BZ9cusHXDa3&#10;u6GbmyWJ6/bvG6HQx2FmzjCrzeg6MVCI1rOG2VSBIK69sdxouHzuX5YgYkI22HkmDT8UYbN+fFhh&#10;afyNzzRUqREZwrFEDW1KfSllrFtyGKe+J87elw8OU5ahkSbgLcNdJ+dKFdKh5bzQYk/blurv6uo0&#10;LA7z484+q5N1wxUvRxnUO5+0njyNb68gEo3pP/zX/jAaigLuX/I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hxsMAAADbAAAADwAAAAAAAAAAAAAAAACYAgAAZHJzL2Rv&#10;d25yZXYueG1sUEsFBgAAAAAEAAQA9QAAAIgDAAAAAA==&#10;" filled="f" stroked="f">
                  <v:textbox style="mso-fit-shape-to-text:t">
                    <w:txbxContent>
                      <w:p w:rsidR="00E91F5B" w:rsidRDefault="00E91F5B" w:rsidP="002C6663">
                        <w:pPr>
                          <w:pStyle w:val="NormalWeb"/>
                          <w:spacing w:before="0" w:beforeAutospacing="0" w:after="0" w:afterAutospacing="0"/>
                        </w:pPr>
                        <w:r>
                          <w:rPr>
                            <w:color w:val="000000" w:themeColor="text1"/>
                            <w:kern w:val="24"/>
                          </w:rPr>
                          <w:t>64 bits</w:t>
                        </w:r>
                      </w:p>
                    </w:txbxContent>
                  </v:textbox>
                </v:rect>
                <v:line id="Straight Connector 67" o:spid="_x0000_s1075" style="position:absolute;flip:x;visibility:visible;mso-wrap-style:square" from="19136,2769" to="19898,4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NMwMQAAADbAAAADwAAAGRycy9kb3ducmV2LnhtbESPUWvCMBSF3wf+h3AHe5vpZNbZGUWF&#10;wdiL2PkDLs21KWtuahK19tebwWCPh3POdziLVW9bcSEfGscKXsYZCOLK6YZrBYfvj+c3ECEia2wd&#10;k4IbBVgtRw8LLLS78p4uZaxFgnAoUIGJsSukDJUhi2HsOuLkHZ23GJP0tdQerwluWznJslxabDgt&#10;GOxoa6j6Kc9WQTvEwzDfbM2QnV5verfLnZ9+KfX02K/fQUTq43/4r/2pFeQz+P2Sf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00zAxAAAANsAAAAPAAAAAAAAAAAA&#10;AAAAAKECAABkcnMvZG93bnJldi54bWxQSwUGAAAAAAQABAD5AAAAkgMAAAAA&#10;" strokecolor="black [3213]"/>
                <v:rect id="Rectangle 68" o:spid="_x0000_s1076" style="position:absolute;left:26528;width:5937;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QL78A&#10;AADbAAAADwAAAGRycy9kb3ducmV2LnhtbERPy2oCMRTdF/yHcAU3RZNKERmNItLWoisfH3CZXGeC&#10;k5shieP492ZR6PJw3st17xrRUYjWs4aPiQJBXHpjudJwOX+P5yBiQjbYeCYNT4qwXg3ellgY/+Aj&#10;dadUiRzCsUANdUptIWUsa3IYJ74lztzVB4cpw1BJE/CRw10jp0rNpEPLuaHGlrY1lbfT3Wn4/Jnu&#10;v+y7OljX3fGyl0Ht+KD1aNhvFiAS9elf/Of+NRpmeWz+kn+AX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fNAvvwAAANsAAAAPAAAAAAAAAAAAAAAAAJgCAABkcnMvZG93bnJl&#10;di54bWxQSwUGAAAAAAQABAD1AAAAhAMAAAAA&#10;" filled="f" stroked="f">
                  <v:textbox style="mso-fit-shape-to-text:t">
                    <w:txbxContent>
                      <w:p w:rsidR="00E91F5B" w:rsidRDefault="00E91F5B" w:rsidP="002C6663">
                        <w:pPr>
                          <w:pStyle w:val="NormalWeb"/>
                          <w:spacing w:before="0" w:beforeAutospacing="0" w:after="0" w:afterAutospacing="0"/>
                        </w:pPr>
                        <w:r>
                          <w:rPr>
                            <w:color w:val="000000" w:themeColor="text1"/>
                            <w:kern w:val="24"/>
                          </w:rPr>
                          <w:t>64 bits</w:t>
                        </w:r>
                      </w:p>
                    </w:txbxContent>
                  </v:textbox>
                </v:rect>
                <v:line id="Straight Connector 69" o:spid="_x0000_s1077" style="position:absolute;flip:x;visibility:visible;mso-wrap-style:square" from="29146,2882" to="29908,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B9KcMAAADbAAAADwAAAGRycy9kb3ducmV2LnhtbESP0WoCMRRE3wv+Q7iCbzVrsUtdjWIF&#10;QfoitX7AZXPdLG5u1iTqul9vCoU+DjNzhlmsOtuIG/lQO1YwGWcgiEuna64UHH+2rx8gQkTW2Dgm&#10;BQ8KsFoOXhZYaHfnb7odYiUShEOBCkyMbSFlKA1ZDGPXEifv5LzFmKSvpPZ4T3DbyLcsy6XFmtOC&#10;wZY2hsrz4WoVNH089rPPjemzy/Sh9/vc+fcvpUbDbj0HEamL/+G/9k4ryGfw+yX9AL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AfSnDAAAA2wAAAA8AAAAAAAAAAAAA&#10;AAAAoQIAAGRycy9kb3ducmV2LnhtbFBLBQYAAAAABAAEAPkAAACRAwAAAAA=&#10;" strokecolor="black [3213]"/>
                <v:line id="Straight Connector 71" o:spid="_x0000_s1078" style="position:absolute;flip:x;visibility:visible;mso-wrap-style:square" from="40690,2693" to="41452,4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n8sQAAADbAAAADwAAAGRycy9kb3ducmV2LnhtbESPUWvCMBSF3wf7D+EKe5tpZbqtmooT&#10;BsMX0fkDLs21KTY3XZJp7a83wmCPh3POdziLZW9bcSYfGscK8nEGgrhyuuFaweH78/kNRIjIGlvH&#10;pOBKAZbl48MCC+0uvKPzPtYiQTgUqMDE2BVShsqQxTB2HXHyjs5bjEn6WmqPlwS3rZxk2UxabDgt&#10;GOxobag67X+tgnaIh+H9Y22G7OflqrfbmfPTjVJPo341BxGpj//hv/aXVvCaw/1L+gGy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r+fyxAAAANsAAAAPAAAAAAAAAAAA&#10;AAAAAKECAABkcnMvZG93bnJldi54bWxQSwUGAAAAAAQABAD5AAAAkgMAAAAA&#10;" strokecolor="black [3213]"/>
                <v:rect id="Rectangle 72" o:spid="_x0000_s1079" style="position:absolute;left:37587;top:112;width:5938;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1xGMMA&#10;AADbAAAADwAAAGRycy9kb3ducmV2LnhtbESP0WoCMRRE3wv9h3ALvhRNupRaVqOI1Fr0SesHXDbX&#10;3eDmZkniuv17Uyj0cZiZM8x8ObhW9BSi9azhZaJAEFfeWK41nL4343cQMSEbbD2Thh+KsFw8Psyx&#10;NP7GB+qPqRYZwrFEDU1KXSllrBpyGCe+I87e2QeHKctQSxPwluGulYVSb9Kh5bzQYEfrhqrL8eo0&#10;vH4Wuw/7rPbW9Vc87WRQW95rPXoaVjMQiYb0H/5rfxkN0wJ+v+Qf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1xGMMAAADbAAAADwAAAAAAAAAAAAAAAACYAgAAZHJzL2Rv&#10;d25yZXYueG1sUEsFBgAAAAAEAAQA9QAAAIgDAAAAAA==&#10;" filled="f" stroked="f">
                  <v:textbox style="mso-fit-shape-to-text:t">
                    <w:txbxContent>
                      <w:p w:rsidR="00E91F5B" w:rsidRDefault="00E91F5B" w:rsidP="002C6663">
                        <w:pPr>
                          <w:pStyle w:val="NormalWeb"/>
                          <w:spacing w:before="0" w:beforeAutospacing="0" w:after="0" w:afterAutospacing="0"/>
                        </w:pPr>
                        <w:r>
                          <w:rPr>
                            <w:color w:val="000000" w:themeColor="text1"/>
                            <w:kern w:val="24"/>
                          </w:rPr>
                          <w:t>64 bits</w:t>
                        </w:r>
                      </w:p>
                    </w:txbxContent>
                  </v:textbox>
                </v:rect>
                <w10:anchorlock/>
              </v:group>
            </w:pict>
          </mc:Fallback>
        </mc:AlternateContent>
      </w:r>
    </w:p>
    <w:p w:rsidR="00A72E8A" w:rsidRDefault="00A72E8A" w:rsidP="00A72E8A">
      <w:pPr>
        <w:spacing w:after="0"/>
        <w:jc w:val="center"/>
        <w:rPr>
          <w:rFonts w:ascii="Times New Roman" w:hAnsi="Times New Roman"/>
          <w:color w:val="000000"/>
        </w:rPr>
      </w:pPr>
      <w:bookmarkStart w:id="46" w:name="_Toc358368929"/>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17</w:t>
      </w:r>
      <w:r w:rsidRPr="00647EB4">
        <w:rPr>
          <w:rFonts w:ascii="Times New Roman" w:hAnsi="Times New Roman"/>
          <w:b/>
        </w:rPr>
        <w:fldChar w:fldCharType="end"/>
      </w:r>
      <w:r>
        <w:rPr>
          <w:rFonts w:ascii="Times New Roman" w:hAnsi="Times New Roman"/>
          <w:b/>
        </w:rPr>
        <w:t xml:space="preserve"> </w:t>
      </w:r>
      <w:r w:rsidRPr="002D0492">
        <w:rPr>
          <w:rFonts w:ascii="Times New Roman" w:hAnsi="Times New Roman"/>
          <w:color w:val="000000"/>
        </w:rPr>
        <w:t xml:space="preserve">Data Length combination </w:t>
      </w:r>
      <w:r>
        <w:rPr>
          <w:rFonts w:ascii="Times New Roman" w:hAnsi="Times New Roman"/>
          <w:color w:val="000000"/>
        </w:rPr>
        <w:t>2</w:t>
      </w:r>
      <w:r w:rsidRPr="002D0492">
        <w:rPr>
          <w:rFonts w:ascii="Times New Roman" w:hAnsi="Times New Roman" w:hint="eastAsia"/>
          <w:color w:val="000000"/>
        </w:rPr>
        <w:t xml:space="preserve"> </w:t>
      </w:r>
      <w:r w:rsidRPr="002D0492">
        <w:rPr>
          <w:rFonts w:ascii="Times New Roman" w:hAnsi="Times New Roman"/>
          <w:color w:val="000000"/>
        </w:rPr>
        <w:t>(</w:t>
      </w:r>
      <w:r>
        <w:rPr>
          <w:rFonts w:ascii="Times New Roman" w:hAnsi="Times New Roman"/>
          <w:color w:val="000000"/>
        </w:rPr>
        <w:t>64</w:t>
      </w:r>
      <w:r w:rsidRPr="002D0492">
        <w:rPr>
          <w:rFonts w:ascii="Times New Roman" w:hAnsi="Times New Roman"/>
          <w:color w:val="000000"/>
        </w:rPr>
        <w:sym w:font="Wingdings" w:char="F0E0"/>
      </w:r>
      <w:r w:rsidRPr="002D0492">
        <w:rPr>
          <w:rFonts w:ascii="Times New Roman" w:hAnsi="Times New Roman"/>
          <w:color w:val="000000"/>
        </w:rPr>
        <w:t xml:space="preserve"> </w:t>
      </w:r>
      <w:r>
        <w:rPr>
          <w:rFonts w:ascii="Times New Roman" w:hAnsi="Times New Roman"/>
          <w:color w:val="000000"/>
        </w:rPr>
        <w:t>64</w:t>
      </w:r>
      <w:r w:rsidRPr="002D0492">
        <w:rPr>
          <w:rFonts w:ascii="Times New Roman" w:hAnsi="Times New Roman"/>
          <w:color w:val="000000"/>
        </w:rPr>
        <w:t>)</w:t>
      </w:r>
      <w:bookmarkEnd w:id="46"/>
    </w:p>
    <w:p w:rsidR="002C6663" w:rsidRDefault="002C6663" w:rsidP="00384DDB">
      <w:pPr>
        <w:spacing w:after="0"/>
        <w:ind w:firstLine="360"/>
        <w:jc w:val="both"/>
        <w:rPr>
          <w:rFonts w:ascii="Times New Roman" w:hAnsi="Times New Roman"/>
          <w:color w:val="000000"/>
        </w:rPr>
      </w:pPr>
    </w:p>
    <w:p w:rsidR="00D6008D" w:rsidRPr="008A67D7" w:rsidRDefault="00D6008D" w:rsidP="00A763CC">
      <w:pPr>
        <w:pStyle w:val="ListParagraph"/>
        <w:numPr>
          <w:ilvl w:val="0"/>
          <w:numId w:val="26"/>
        </w:numPr>
        <w:spacing w:after="0"/>
        <w:jc w:val="both"/>
        <w:rPr>
          <w:rFonts w:ascii="Times New Roman" w:hAnsi="Times New Roman"/>
          <w:b/>
          <w:color w:val="000000"/>
          <w:u w:val="single"/>
        </w:rPr>
      </w:pPr>
      <w:r w:rsidRPr="008A67D7">
        <w:rPr>
          <w:rFonts w:ascii="Times New Roman" w:hAnsi="Times New Roman"/>
          <w:b/>
          <w:color w:val="000000"/>
          <w:u w:val="single"/>
        </w:rPr>
        <w:t>Data Length combination 3</w:t>
      </w:r>
      <w:r w:rsidRPr="008A67D7">
        <w:rPr>
          <w:rFonts w:ascii="Times New Roman" w:hAnsi="Times New Roman" w:hint="eastAsia"/>
          <w:b/>
          <w:color w:val="000000"/>
          <w:u w:val="single"/>
        </w:rPr>
        <w:t xml:space="preserve"> </w:t>
      </w:r>
      <w:r w:rsidRPr="008A67D7">
        <w:rPr>
          <w:rFonts w:ascii="Times New Roman" w:hAnsi="Times New Roman"/>
          <w:b/>
          <w:color w:val="000000"/>
          <w:u w:val="single"/>
        </w:rPr>
        <w:t>(64</w:t>
      </w:r>
      <w:r w:rsidRPr="008A67D7">
        <w:rPr>
          <w:rFonts w:ascii="Times New Roman" w:hAnsi="Times New Roman"/>
          <w:b/>
          <w:color w:val="000000"/>
          <w:u w:val="single"/>
        </w:rPr>
        <w:sym w:font="Wingdings" w:char="F0E0"/>
      </w:r>
      <w:r w:rsidRPr="008A67D7">
        <w:rPr>
          <w:rFonts w:ascii="Times New Roman" w:hAnsi="Times New Roman"/>
          <w:b/>
          <w:color w:val="000000"/>
          <w:u w:val="single"/>
        </w:rPr>
        <w:t xml:space="preserve"> </w:t>
      </w:r>
      <w:r w:rsidR="00636542" w:rsidRPr="008A67D7">
        <w:rPr>
          <w:rFonts w:ascii="Times New Roman" w:hAnsi="Times New Roman"/>
          <w:b/>
          <w:color w:val="000000"/>
          <w:u w:val="single"/>
        </w:rPr>
        <w:t>128</w:t>
      </w:r>
      <w:r w:rsidRPr="008A67D7">
        <w:rPr>
          <w:rFonts w:ascii="Times New Roman" w:hAnsi="Times New Roman"/>
          <w:b/>
          <w:color w:val="000000"/>
          <w:u w:val="single"/>
        </w:rPr>
        <w:t>)</w:t>
      </w:r>
    </w:p>
    <w:p w:rsidR="00D6008D" w:rsidRDefault="00D6008D" w:rsidP="00D6008D">
      <w:pPr>
        <w:spacing w:after="0"/>
        <w:ind w:firstLine="360"/>
        <w:jc w:val="both"/>
        <w:rPr>
          <w:rFonts w:ascii="Times New Roman" w:hAnsi="Times New Roman"/>
          <w:color w:val="000000"/>
        </w:rPr>
      </w:pPr>
      <w:r>
        <w:rPr>
          <w:rFonts w:ascii="Times New Roman" w:hAnsi="Times New Roman"/>
          <w:color w:val="000000"/>
        </w:rPr>
        <w:t>The length of the data from DB</w:t>
      </w:r>
      <w:r w:rsidRPr="00514DDA">
        <w:rPr>
          <w:rFonts w:ascii="Times New Roman" w:hAnsi="Times New Roman"/>
          <w:color w:val="000000"/>
        </w:rPr>
        <w:sym w:font="Wingdings" w:char="F0E0"/>
      </w:r>
      <w:r>
        <w:rPr>
          <w:rFonts w:ascii="Times New Roman" w:hAnsi="Times New Roman"/>
          <w:color w:val="000000"/>
        </w:rPr>
        <w:t>DUC, DUC</w:t>
      </w:r>
      <w:r w:rsidRPr="00514DDA">
        <w:rPr>
          <w:rFonts w:ascii="Times New Roman" w:hAnsi="Times New Roman"/>
          <w:color w:val="000000"/>
        </w:rPr>
        <w:sym w:font="Wingdings" w:char="F0E0"/>
      </w:r>
      <w:r>
        <w:rPr>
          <w:rFonts w:ascii="Times New Roman" w:hAnsi="Times New Roman"/>
          <w:color w:val="000000"/>
        </w:rPr>
        <w:t xml:space="preserve"> MB and MB</w:t>
      </w:r>
      <w:r w:rsidRPr="00514DDA">
        <w:rPr>
          <w:rFonts w:ascii="Times New Roman" w:hAnsi="Times New Roman"/>
          <w:color w:val="000000"/>
        </w:rPr>
        <w:sym w:font="Wingdings" w:char="F0E0"/>
      </w:r>
      <w:r>
        <w:rPr>
          <w:rFonts w:ascii="Times New Roman" w:hAnsi="Times New Roman"/>
          <w:color w:val="000000"/>
        </w:rPr>
        <w:t xml:space="preserve">CUC is 64 bits. </w:t>
      </w:r>
    </w:p>
    <w:p w:rsidR="00D6008D" w:rsidRDefault="00D6008D" w:rsidP="00D6008D">
      <w:pPr>
        <w:spacing w:after="0"/>
        <w:ind w:firstLine="360"/>
        <w:jc w:val="both"/>
        <w:rPr>
          <w:rFonts w:ascii="Times New Roman" w:hAnsi="Times New Roman"/>
          <w:color w:val="000000"/>
        </w:rPr>
      </w:pPr>
      <w:r>
        <w:rPr>
          <w:rFonts w:ascii="Times New Roman" w:hAnsi="Times New Roman"/>
          <w:color w:val="000000"/>
        </w:rPr>
        <w:t xml:space="preserve">The length of the data from CUC </w:t>
      </w:r>
      <w:r w:rsidRPr="00DD3732">
        <w:rPr>
          <w:rFonts w:ascii="Times New Roman" w:hAnsi="Times New Roman"/>
          <w:color w:val="000000"/>
        </w:rPr>
        <w:sym w:font="Wingdings" w:char="F0E0"/>
      </w:r>
      <w:r>
        <w:rPr>
          <w:rFonts w:ascii="Times New Roman" w:hAnsi="Times New Roman"/>
          <w:color w:val="000000"/>
        </w:rPr>
        <w:t xml:space="preserve"> host PC is </w:t>
      </w:r>
      <w:r w:rsidR="00665AD2">
        <w:rPr>
          <w:rFonts w:ascii="Times New Roman" w:hAnsi="Times New Roman"/>
          <w:color w:val="000000"/>
        </w:rPr>
        <w:t>128</w:t>
      </w:r>
      <w:r>
        <w:rPr>
          <w:rFonts w:ascii="Times New Roman" w:hAnsi="Times New Roman"/>
          <w:color w:val="000000"/>
        </w:rPr>
        <w:t xml:space="preserve"> bits. </w:t>
      </w:r>
    </w:p>
    <w:p w:rsidR="00D6008D" w:rsidRDefault="00D6008D" w:rsidP="00D6008D">
      <w:pPr>
        <w:spacing w:after="0"/>
        <w:ind w:firstLine="360"/>
        <w:jc w:val="both"/>
        <w:rPr>
          <w:rFonts w:ascii="Times New Roman" w:hAnsi="Times New Roman"/>
          <w:color w:val="000000"/>
        </w:rPr>
      </w:pPr>
      <w:r>
        <w:rPr>
          <w:rFonts w:ascii="Times New Roman" w:hAnsi="Times New Roman"/>
          <w:color w:val="000000"/>
        </w:rPr>
        <w:t xml:space="preserve">The interval between slice boundaries is 16 system clocks (80MHz). </w:t>
      </w:r>
    </w:p>
    <w:p w:rsidR="00D6008D" w:rsidRDefault="00D6008D" w:rsidP="00D6008D">
      <w:pPr>
        <w:spacing w:after="0"/>
        <w:ind w:firstLine="360"/>
        <w:jc w:val="both"/>
        <w:rPr>
          <w:rFonts w:ascii="Times New Roman" w:hAnsi="Times New Roman"/>
          <w:color w:val="000000"/>
        </w:rPr>
      </w:pPr>
      <w:r>
        <w:rPr>
          <w:rFonts w:ascii="Times New Roman" w:hAnsi="Times New Roman"/>
          <w:color w:val="000000"/>
        </w:rPr>
        <w:t xml:space="preserve">In this </w:t>
      </w:r>
      <w:r w:rsidRPr="00967F5E">
        <w:rPr>
          <w:rFonts w:ascii="Times New Roman" w:hAnsi="Times New Roman"/>
          <w:color w:val="000000"/>
        </w:rPr>
        <w:t>combination</w:t>
      </w:r>
      <w:r>
        <w:rPr>
          <w:rFonts w:ascii="Times New Roman" w:hAnsi="Times New Roman"/>
          <w:color w:val="000000"/>
        </w:rPr>
        <w:t>, more information payload can be transmitted from DB to host PC.</w:t>
      </w:r>
    </w:p>
    <w:p w:rsidR="00D6008D" w:rsidRDefault="00D6008D" w:rsidP="00D6008D">
      <w:pPr>
        <w:spacing w:after="0"/>
        <w:jc w:val="center"/>
        <w:rPr>
          <w:rFonts w:ascii="Times New Roman" w:hAnsi="Times New Roman"/>
          <w:color w:val="000000"/>
        </w:rPr>
      </w:pPr>
      <w:r w:rsidRPr="002C6663">
        <w:rPr>
          <w:rFonts w:ascii="Times New Roman" w:hAnsi="Times New Roman"/>
          <w:noProof/>
          <w:color w:val="000000"/>
          <w:lang w:eastAsia="en-US"/>
        </w:rPr>
        <mc:AlternateContent>
          <mc:Choice Requires="wpg">
            <w:drawing>
              <wp:inline distT="0" distB="0" distL="0" distR="0" wp14:anchorId="18DB75A0" wp14:editId="363C477A">
                <wp:extent cx="5067300" cy="481308"/>
                <wp:effectExtent l="0" t="0" r="19050" b="14605"/>
                <wp:docPr id="37" name="Group 71"/>
                <wp:cNvGraphicFramePr/>
                <a:graphic xmlns:a="http://schemas.openxmlformats.org/drawingml/2006/main">
                  <a:graphicData uri="http://schemas.microsoft.com/office/word/2010/wordprocessingGroup">
                    <wpg:wgp>
                      <wpg:cNvGrpSpPr/>
                      <wpg:grpSpPr>
                        <a:xfrm>
                          <a:off x="0" y="0"/>
                          <a:ext cx="5067300" cy="481308"/>
                          <a:chOff x="0" y="0"/>
                          <a:chExt cx="5067300" cy="481308"/>
                        </a:xfrm>
                      </wpg:grpSpPr>
                      <wps:wsp>
                        <wps:cNvPr id="38" name="Rectangle 38"/>
                        <wps:cNvSpPr/>
                        <wps:spPr>
                          <a:xfrm>
                            <a:off x="0" y="211930"/>
                            <a:ext cx="533400" cy="266700"/>
                          </a:xfrm>
                          <a:prstGeom prst="rect">
                            <a:avLst/>
                          </a:prstGeom>
                          <a:noFill/>
                          <a:ln>
                            <a:solidFill>
                              <a:schemeClr val="tx1"/>
                            </a:solidFill>
                          </a:ln>
                        </wps:spPr>
                        <wps:txbx>
                          <w:txbxContent>
                            <w:p w:rsidR="00E91F5B" w:rsidRDefault="00E91F5B" w:rsidP="00D6008D">
                              <w:pPr>
                                <w:pStyle w:val="NormalWeb"/>
                                <w:spacing w:before="0" w:beforeAutospacing="0" w:after="0" w:afterAutospacing="0"/>
                                <w:jc w:val="center"/>
                              </w:pPr>
                              <w:r>
                                <w:rPr>
                                  <w:color w:val="000000" w:themeColor="text1"/>
                                  <w:kern w:val="24"/>
                                </w:rPr>
                                <w:t>DB</w:t>
                              </w:r>
                            </w:p>
                          </w:txbxContent>
                        </wps:txbx>
                        <wps:bodyPr wrap="square">
                          <a:spAutoFit/>
                        </wps:bodyPr>
                      </wps:wsp>
                      <wps:wsp>
                        <wps:cNvPr id="39" name="Rectangle 39"/>
                        <wps:cNvSpPr/>
                        <wps:spPr>
                          <a:xfrm>
                            <a:off x="1066800" y="211930"/>
                            <a:ext cx="609600" cy="266700"/>
                          </a:xfrm>
                          <a:prstGeom prst="rect">
                            <a:avLst/>
                          </a:prstGeom>
                          <a:noFill/>
                          <a:ln>
                            <a:solidFill>
                              <a:schemeClr val="tx1"/>
                            </a:solidFill>
                          </a:ln>
                        </wps:spPr>
                        <wps:txbx>
                          <w:txbxContent>
                            <w:p w:rsidR="00E91F5B" w:rsidRDefault="00E91F5B" w:rsidP="00D6008D">
                              <w:pPr>
                                <w:pStyle w:val="NormalWeb"/>
                                <w:spacing w:before="0" w:beforeAutospacing="0" w:after="0" w:afterAutospacing="0"/>
                                <w:jc w:val="center"/>
                              </w:pPr>
                              <w:r>
                                <w:rPr>
                                  <w:color w:val="000000" w:themeColor="text1"/>
                                  <w:kern w:val="24"/>
                                </w:rPr>
                                <w:t>DUC</w:t>
                              </w:r>
                            </w:p>
                          </w:txbxContent>
                        </wps:txbx>
                        <wps:bodyPr wrap="square">
                          <a:spAutoFit/>
                        </wps:bodyPr>
                      </wps:wsp>
                      <wps:wsp>
                        <wps:cNvPr id="40" name="Rectangle 40"/>
                        <wps:cNvSpPr/>
                        <wps:spPr>
                          <a:xfrm>
                            <a:off x="2209800" y="214608"/>
                            <a:ext cx="533400" cy="266700"/>
                          </a:xfrm>
                          <a:prstGeom prst="rect">
                            <a:avLst/>
                          </a:prstGeom>
                          <a:noFill/>
                          <a:ln>
                            <a:solidFill>
                              <a:schemeClr val="tx1"/>
                            </a:solidFill>
                          </a:ln>
                        </wps:spPr>
                        <wps:txbx>
                          <w:txbxContent>
                            <w:p w:rsidR="00E91F5B" w:rsidRDefault="00E91F5B" w:rsidP="00D6008D">
                              <w:pPr>
                                <w:pStyle w:val="NormalWeb"/>
                                <w:spacing w:before="0" w:beforeAutospacing="0" w:after="0" w:afterAutospacing="0"/>
                                <w:jc w:val="center"/>
                              </w:pPr>
                              <w:r>
                                <w:rPr>
                                  <w:color w:val="000000" w:themeColor="text1"/>
                                  <w:kern w:val="24"/>
                                </w:rPr>
                                <w:t>MB</w:t>
                              </w:r>
                            </w:p>
                          </w:txbxContent>
                        </wps:txbx>
                        <wps:bodyPr wrap="square">
                          <a:spAutoFit/>
                        </wps:bodyPr>
                      </wps:wsp>
                      <wps:wsp>
                        <wps:cNvPr id="41" name="Rectangle 41"/>
                        <wps:cNvSpPr/>
                        <wps:spPr>
                          <a:xfrm>
                            <a:off x="3200400" y="211990"/>
                            <a:ext cx="609600" cy="266700"/>
                          </a:xfrm>
                          <a:prstGeom prst="rect">
                            <a:avLst/>
                          </a:prstGeom>
                          <a:noFill/>
                          <a:ln>
                            <a:solidFill>
                              <a:schemeClr val="tx1"/>
                            </a:solidFill>
                          </a:ln>
                        </wps:spPr>
                        <wps:txbx>
                          <w:txbxContent>
                            <w:p w:rsidR="00E91F5B" w:rsidRDefault="00E91F5B" w:rsidP="00D6008D">
                              <w:pPr>
                                <w:pStyle w:val="NormalWeb"/>
                                <w:spacing w:before="0" w:beforeAutospacing="0" w:after="0" w:afterAutospacing="0"/>
                                <w:jc w:val="center"/>
                              </w:pPr>
                              <w:r>
                                <w:rPr>
                                  <w:color w:val="000000" w:themeColor="text1"/>
                                  <w:kern w:val="24"/>
                                </w:rPr>
                                <w:t>CUC</w:t>
                              </w:r>
                            </w:p>
                          </w:txbxContent>
                        </wps:txbx>
                        <wps:bodyPr wrap="square">
                          <a:spAutoFit/>
                        </wps:bodyPr>
                      </wps:wsp>
                      <wps:wsp>
                        <wps:cNvPr id="42" name="Rectangle 42"/>
                        <wps:cNvSpPr/>
                        <wps:spPr>
                          <a:xfrm>
                            <a:off x="4343400" y="211990"/>
                            <a:ext cx="723900" cy="266700"/>
                          </a:xfrm>
                          <a:prstGeom prst="rect">
                            <a:avLst/>
                          </a:prstGeom>
                          <a:noFill/>
                          <a:ln>
                            <a:solidFill>
                              <a:schemeClr val="tx1"/>
                            </a:solidFill>
                          </a:ln>
                        </wps:spPr>
                        <wps:txbx>
                          <w:txbxContent>
                            <w:p w:rsidR="00E91F5B" w:rsidRDefault="00E91F5B" w:rsidP="00D6008D">
                              <w:pPr>
                                <w:pStyle w:val="NormalWeb"/>
                                <w:spacing w:before="0" w:beforeAutospacing="0" w:after="0" w:afterAutospacing="0"/>
                                <w:jc w:val="center"/>
                              </w:pPr>
                              <w:r>
                                <w:rPr>
                                  <w:color w:val="000000" w:themeColor="text1"/>
                                  <w:kern w:val="24"/>
                                </w:rPr>
                                <w:t>Host PC</w:t>
                              </w:r>
                            </w:p>
                          </w:txbxContent>
                        </wps:txbx>
                        <wps:bodyPr wrap="square">
                          <a:spAutoFit/>
                        </wps:bodyPr>
                      </wps:wsp>
                      <wps:wsp>
                        <wps:cNvPr id="43" name="Straight Arrow Connector 43"/>
                        <wps:cNvCnPr/>
                        <wps:spPr>
                          <a:xfrm>
                            <a:off x="5334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a:off x="1676400" y="350520"/>
                            <a:ext cx="5334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V="1">
                            <a:off x="2743200" y="350520"/>
                            <a:ext cx="457200" cy="26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3810000" y="350520"/>
                            <a:ext cx="5334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flipH="1">
                            <a:off x="76200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Rectangle 48"/>
                        <wps:cNvSpPr/>
                        <wps:spPr>
                          <a:xfrm>
                            <a:off x="500178" y="11207"/>
                            <a:ext cx="593725" cy="266700"/>
                          </a:xfrm>
                          <a:prstGeom prst="rect">
                            <a:avLst/>
                          </a:prstGeom>
                        </wps:spPr>
                        <wps:txbx>
                          <w:txbxContent>
                            <w:p w:rsidR="00E91F5B" w:rsidRDefault="00E91F5B" w:rsidP="00D6008D">
                              <w:pPr>
                                <w:pStyle w:val="NormalWeb"/>
                                <w:spacing w:before="0" w:beforeAutospacing="0" w:after="0" w:afterAutospacing="0"/>
                              </w:pPr>
                              <w:r>
                                <w:rPr>
                                  <w:color w:val="000000" w:themeColor="text1"/>
                                  <w:kern w:val="24"/>
                                </w:rPr>
                                <w:t>64 bits</w:t>
                              </w:r>
                            </w:p>
                          </w:txbxContent>
                        </wps:txbx>
                        <wps:bodyPr wrap="none">
                          <a:spAutoFit/>
                        </wps:bodyPr>
                      </wps:wsp>
                      <wps:wsp>
                        <wps:cNvPr id="49" name="Rectangle 49"/>
                        <wps:cNvSpPr/>
                        <wps:spPr>
                          <a:xfrm>
                            <a:off x="1686156" y="11207"/>
                            <a:ext cx="593725" cy="266700"/>
                          </a:xfrm>
                          <a:prstGeom prst="rect">
                            <a:avLst/>
                          </a:prstGeom>
                        </wps:spPr>
                        <wps:txbx>
                          <w:txbxContent>
                            <w:p w:rsidR="00E91F5B" w:rsidRDefault="00E91F5B" w:rsidP="00D6008D">
                              <w:pPr>
                                <w:pStyle w:val="NormalWeb"/>
                                <w:spacing w:before="0" w:beforeAutospacing="0" w:after="0" w:afterAutospacing="0"/>
                              </w:pPr>
                              <w:r>
                                <w:rPr>
                                  <w:color w:val="000000" w:themeColor="text1"/>
                                  <w:kern w:val="24"/>
                                </w:rPr>
                                <w:t>64 bits</w:t>
                              </w:r>
                            </w:p>
                          </w:txbxContent>
                        </wps:txbx>
                        <wps:bodyPr wrap="none">
                          <a:spAutoFit/>
                        </wps:bodyPr>
                      </wps:wsp>
                      <wps:wsp>
                        <wps:cNvPr id="50" name="Straight Connector 50"/>
                        <wps:cNvCnPr/>
                        <wps:spPr>
                          <a:xfrm flipH="1">
                            <a:off x="1913688" y="27699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2652828" y="0"/>
                            <a:ext cx="593725" cy="266700"/>
                          </a:xfrm>
                          <a:prstGeom prst="rect">
                            <a:avLst/>
                          </a:prstGeom>
                        </wps:spPr>
                        <wps:txbx>
                          <w:txbxContent>
                            <w:p w:rsidR="00E91F5B" w:rsidRDefault="00E91F5B" w:rsidP="00D6008D">
                              <w:pPr>
                                <w:pStyle w:val="NormalWeb"/>
                                <w:spacing w:before="0" w:beforeAutospacing="0" w:after="0" w:afterAutospacing="0"/>
                              </w:pPr>
                              <w:r>
                                <w:rPr>
                                  <w:color w:val="000000" w:themeColor="text1"/>
                                  <w:kern w:val="24"/>
                                </w:rPr>
                                <w:t>64 bits</w:t>
                              </w:r>
                            </w:p>
                          </w:txbxContent>
                        </wps:txbx>
                        <wps:bodyPr wrap="none">
                          <a:spAutoFit/>
                        </wps:bodyPr>
                      </wps:wsp>
                      <wps:wsp>
                        <wps:cNvPr id="52" name="Straight Connector 52"/>
                        <wps:cNvCnPr/>
                        <wps:spPr>
                          <a:xfrm flipH="1">
                            <a:off x="2914650" y="288220"/>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flipH="1">
                            <a:off x="4069080" y="269379"/>
                            <a:ext cx="762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 name="Rectangle 119"/>
                        <wps:cNvSpPr/>
                        <wps:spPr>
                          <a:xfrm>
                            <a:off x="3758796" y="11165"/>
                            <a:ext cx="669925" cy="266700"/>
                          </a:xfrm>
                          <a:prstGeom prst="rect">
                            <a:avLst/>
                          </a:prstGeom>
                        </wps:spPr>
                        <wps:txbx>
                          <w:txbxContent>
                            <w:p w:rsidR="00E91F5B" w:rsidRDefault="00E91F5B" w:rsidP="00D6008D">
                              <w:pPr>
                                <w:pStyle w:val="NormalWeb"/>
                                <w:spacing w:before="0" w:beforeAutospacing="0" w:after="0" w:afterAutospacing="0"/>
                              </w:pPr>
                              <w:r>
                                <w:rPr>
                                  <w:color w:val="000000" w:themeColor="text1"/>
                                  <w:kern w:val="24"/>
                                </w:rPr>
                                <w:t>128 bits</w:t>
                              </w:r>
                            </w:p>
                          </w:txbxContent>
                        </wps:txbx>
                        <wps:bodyPr wrap="none">
                          <a:spAutoFit/>
                        </wps:bodyPr>
                      </wps:wsp>
                    </wpg:wgp>
                  </a:graphicData>
                </a:graphic>
              </wp:inline>
            </w:drawing>
          </mc:Choice>
          <mc:Fallback>
            <w:pict>
              <v:group id="_x0000_s1080" style="width:399pt;height:37.9pt;mso-position-horizontal-relative:char;mso-position-vertical-relative:line" coordsize="50673,4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">
                <v:rect id="Rectangle 38" o:spid="_x0000_s1081" style="position:absolute;top:2119;width:53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AANr0A&#10;AADbAAAADwAAAGRycy9kb3ducmV2LnhtbERPvQrCMBDeBd8hnOCmqQoi1SgiCI5aRXA7mrOtNpfa&#10;RG19ejMIjh/f/2LVmFK8qHaFZQWjYQSCOLW64EzB6bgdzEA4j6yxtEwKWnKwWnY7C4y1ffOBXonP&#10;RAhhF6OC3PsqltKlORl0Q1sRB+5qa4M+wDqTusZ3CDelHEfRVBosODTkWNEmp/SePI2Csf/c2v3j&#10;ameTiy5O5327bo+JUv1es56D8NT4v/jn3mkFk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ZAANr0AAADbAAAADwAAAAAAAAAAAAAAAACYAgAAZHJzL2Rvd25yZXYu&#10;eG1sUEsFBgAAAAAEAAQA9QAAAIIDAAAAAA==&#10;" filled="f" strokecolor="black [3213]">
                  <v:textbox style="mso-fit-shape-to-text:t">
                    <w:txbxContent>
                      <w:p w:rsidR="00E91F5B" w:rsidRDefault="00E91F5B" w:rsidP="00D6008D">
                        <w:pPr>
                          <w:pStyle w:val="NormalWeb"/>
                          <w:spacing w:before="0" w:beforeAutospacing="0" w:after="0" w:afterAutospacing="0"/>
                          <w:jc w:val="center"/>
                        </w:pPr>
                        <w:r>
                          <w:rPr>
                            <w:color w:val="000000" w:themeColor="text1"/>
                            <w:kern w:val="24"/>
                          </w:rPr>
                          <w:t>DB</w:t>
                        </w:r>
                      </w:p>
                    </w:txbxContent>
                  </v:textbox>
                </v:rect>
                <v:rect id="Rectangle 39" o:spid="_x0000_s1082" style="position:absolute;left:10668;top:2119;width:60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ylrcIA&#10;AADbAAAADwAAAGRycy9kb3ducmV2LnhtbESPQYvCMBSE74L/ITzBm6YqiFajyMKCR62ysLdH82yr&#10;zUttorb+eiMIHoeZ+YZZrhtTijvVrrCsYDSMQBCnVhecKTgefgczEM4jaywtk4KWHKxX3c4SY20f&#10;vKd74jMRIOxiVJB7X8VSujQng25oK+LgnWxt0AdZZ1LX+AhwU8pxFE2lwYLDQo4V/eSUXpKbUTD2&#10;z3O7u57sbPKvi+Pfrt20h0Spfq/ZLEB4avw3/GlvtYLJHN5fwg+Q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3KWtwgAAANsAAAAPAAAAAAAAAAAAAAAAAJgCAABkcnMvZG93&#10;bnJldi54bWxQSwUGAAAAAAQABAD1AAAAhwMAAAAA&#10;" filled="f" strokecolor="black [3213]">
                  <v:textbox style="mso-fit-shape-to-text:t">
                    <w:txbxContent>
                      <w:p w:rsidR="00E91F5B" w:rsidRDefault="00E91F5B" w:rsidP="00D6008D">
                        <w:pPr>
                          <w:pStyle w:val="NormalWeb"/>
                          <w:spacing w:before="0" w:beforeAutospacing="0" w:after="0" w:afterAutospacing="0"/>
                          <w:jc w:val="center"/>
                        </w:pPr>
                        <w:r>
                          <w:rPr>
                            <w:color w:val="000000" w:themeColor="text1"/>
                            <w:kern w:val="24"/>
                          </w:rPr>
                          <w:t>DUC</w:t>
                        </w:r>
                      </w:p>
                    </w:txbxContent>
                  </v:textbox>
                </v:rect>
                <v:rect id="Rectangle 40" o:spid="_x0000_s1083" style="position:absolute;left:22098;top:2146;width:53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cAA&#10;AADbAAAADwAAAGRycy9kb3ducmV2LnhtbERPTYvCMBC9C/6HMII3TdVlkdpURBA8apWFvQ3N2Fab&#10;SW2itv56c1jY4+N9J+vO1OJJrassK5hNIxDEudUVFwrOp91kCcJ5ZI21ZVLQk4N1OhwkGGv74iM9&#10;M1+IEMIuRgWl900spctLMuimtiEO3MW2Bn2AbSF1i68Qbmo5j6JvabDi0FBiQ9uS8lv2MArm/n3t&#10;D/eLXS5+dXX+OfSb/pQpNR51mxUIT53/F/+591rBV1gfvoQfIN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B/TcAAAADbAAAADwAAAAAAAAAAAAAAAACYAgAAZHJzL2Rvd25y&#10;ZXYueG1sUEsFBgAAAAAEAAQA9QAAAIUDAAAAAA==&#10;" filled="f" strokecolor="black [3213]">
                  <v:textbox style="mso-fit-shape-to-text:t">
                    <w:txbxContent>
                      <w:p w:rsidR="00E91F5B" w:rsidRDefault="00E91F5B" w:rsidP="00D6008D">
                        <w:pPr>
                          <w:pStyle w:val="NormalWeb"/>
                          <w:spacing w:before="0" w:beforeAutospacing="0" w:after="0" w:afterAutospacing="0"/>
                          <w:jc w:val="center"/>
                        </w:pPr>
                        <w:r>
                          <w:rPr>
                            <w:color w:val="000000" w:themeColor="text1"/>
                            <w:kern w:val="24"/>
                          </w:rPr>
                          <w:t>MB</w:t>
                        </w:r>
                      </w:p>
                    </w:txbxContent>
                  </v:textbox>
                </v:rect>
                <v:rect id="Rectangle 41" o:spid="_x0000_s1084" style="position:absolute;left:32004;top:2119;width:60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za1sIA&#10;AADbAAAADwAAAGRycy9kb3ducmV2LnhtbESPzarCMBSE94LvEI7gTlN/EKlGEUG4S28Vwd2hObbV&#10;5qQ2udrepzeC4HKYmW+Y5boxpXhQ7QrLCkbDCARxanXBmYLjYTeYg3AeWWNpmRS05GC96naWGGv7&#10;5F96JD4TAcIuRgW591UspUtzMuiGtiIO3sXWBn2QdSZ1jc8AN6UcR9FMGiw4LORY0Tan9Jb8GQVj&#10;/39t9/eLnU/Oujie9u2mPSRK9XvNZgHCU+O/4U/7RyuYjuD9JfwA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NrWwgAAANsAAAAPAAAAAAAAAAAAAAAAAJgCAABkcnMvZG93&#10;bnJldi54bWxQSwUGAAAAAAQABAD1AAAAhwMAAAAA&#10;" filled="f" strokecolor="black [3213]">
                  <v:textbox style="mso-fit-shape-to-text:t">
                    <w:txbxContent>
                      <w:p w:rsidR="00E91F5B" w:rsidRDefault="00E91F5B" w:rsidP="00D6008D">
                        <w:pPr>
                          <w:pStyle w:val="NormalWeb"/>
                          <w:spacing w:before="0" w:beforeAutospacing="0" w:after="0" w:afterAutospacing="0"/>
                          <w:jc w:val="center"/>
                        </w:pPr>
                        <w:r>
                          <w:rPr>
                            <w:color w:val="000000" w:themeColor="text1"/>
                            <w:kern w:val="24"/>
                          </w:rPr>
                          <w:t>CUC</w:t>
                        </w:r>
                      </w:p>
                    </w:txbxContent>
                  </v:textbox>
                </v:rect>
                <v:rect id="Rectangle 42" o:spid="_x0000_s1085" style="position:absolute;left:43434;top:2119;width:723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5EocIA&#10;AADbAAAADwAAAGRycy9kb3ducmV2LnhtbESPQYvCMBSE7wv+h/AEb2tqXUSqUWRhwaNWEbw9mmdb&#10;bV5qE7X1128EweMwM98w82VrKnGnxpWWFYyGEQjizOqScwX73d/3FITzyBory6SgIwfLRe9rjom2&#10;D97SPfW5CBB2CSoovK8TKV1WkEE3tDVx8E62MeiDbHKpG3wEuKlkHEUTabDksFBgTb8FZZf0ZhTE&#10;/nnuNteTnY6PutwfNt2q26VKDfrtagbCU+s/4Xd7rRX8xPD6En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kShwgAAANsAAAAPAAAAAAAAAAAAAAAAAJgCAABkcnMvZG93&#10;bnJldi54bWxQSwUGAAAAAAQABAD1AAAAhwMAAAAA&#10;" filled="f" strokecolor="black [3213]">
                  <v:textbox style="mso-fit-shape-to-text:t">
                    <w:txbxContent>
                      <w:p w:rsidR="00E91F5B" w:rsidRDefault="00E91F5B" w:rsidP="00D6008D">
                        <w:pPr>
                          <w:pStyle w:val="NormalWeb"/>
                          <w:spacing w:before="0" w:beforeAutospacing="0" w:after="0" w:afterAutospacing="0"/>
                          <w:jc w:val="center"/>
                        </w:pPr>
                        <w:r>
                          <w:rPr>
                            <w:color w:val="000000" w:themeColor="text1"/>
                            <w:kern w:val="24"/>
                          </w:rPr>
                          <w:t>Host PC</w:t>
                        </w:r>
                      </w:p>
                    </w:txbxContent>
                  </v:textbox>
                </v:rect>
                <v:shape id="Straight Arrow Connector 43" o:spid="_x0000_s1086" type="#_x0000_t32" style="position:absolute;left:5334;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kp/cUAAADbAAAADwAAAGRycy9kb3ducmV2LnhtbESPQUsDMRSE70L/Q3iF3my2WkT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vkp/cUAAADbAAAADwAAAAAAAAAA&#10;AAAAAAChAgAAZHJzL2Rvd25yZXYueG1sUEsFBgAAAAAEAAQA+QAAAJMDAAAAAA==&#10;" strokecolor="black [3213]">
                  <v:stroke endarrow="block"/>
                </v:shape>
                <v:shape id="Straight Arrow Connector 44" o:spid="_x0000_s1087" type="#_x0000_t32" style="position:absolute;left:16764;top:3505;width:5334;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CxicUAAADbAAAADwAAAGRycy9kb3ducmV2LnhtbESPzWrDMBCE74W8g9hAb42cEEpxo4T8&#10;UCg9NU5L6W2xtpYba+VIiu28fRQo9DjMzDfMYjXYRnTkQ+1YwXSSgSAuna65UvBxeHl4AhEissbG&#10;MSm4UIDVcnS3wFy7nvfUFbESCcIhRwUmxjaXMpSGLIaJa4mT9+O8xZikr6T22Ce4beQsyx6lxZrT&#10;gsGWtobKY3G2CprurT99nn9PZvfeHYrt17fZ+Fap+/GwfgYRaYj/4b/2q1Ywn8PtS/oB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CxicUAAADbAAAADwAAAAAAAAAA&#10;AAAAAAChAgAAZHJzL2Rvd25yZXYueG1sUEsFBgAAAAAEAAQA+QAAAJMDAAAAAA==&#10;" strokecolor="black [3213]">
                  <v:stroke endarrow="block"/>
                </v:shape>
                <v:shape id="Straight Arrow Connector 45" o:spid="_x0000_s1088" type="#_x0000_t32" style="position:absolute;left:27432;top:3505;width:4572;height: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N9MQAAADbAAAADwAAAGRycy9kb3ducmV2LnhtbESPW2vCQBSE34X+h+UIvtWN1nqJrlIE&#10;r29GQX07ZI9JaPZsyK6a/vtuoeDjMDPfMLNFY0rxoNoVlhX0uhEI4tTqgjMFp+PqfQzCeWSNpWVS&#10;8EMOFvO31gxjbZ98oEfiMxEg7GJUkHtfxVK6NCeDrmsr4uDdbG3QB1lnUtf4DHBTyn4UDaXBgsNC&#10;jhUtc0q/k7tRMJLnTTROt/3e5ON0uS4Tu9uvrVKddvM1BeGp8a/wf3urFQw+4e9L+AF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7s30xAAAANsAAAAPAAAAAAAAAAAA&#10;AAAAAKECAABkcnMvZG93bnJldi54bWxQSwUGAAAAAAQABAD5AAAAkgMAAAAA&#10;" strokecolor="black [3213]">
                  <v:stroke endarrow="block"/>
                </v:shape>
                <v:shape id="Straight Arrow Connector 46" o:spid="_x0000_s1089" type="#_x0000_t32" style="position:absolute;left:38100;top:3505;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6KZcUAAADbAAAADwAAAGRycy9kb3ducmV2LnhtbESPzWrDMBCE74W8g9hAb42cUEJxo4T8&#10;EAg9NU5L6W2xtpYba+VIiu2+fRUo9DjMzDfMYjXYRnTkQ+1YwXSSgSAuna65UvB22j88gQgRWWPj&#10;mBT8UIDVcnS3wFy7no/UFbESCcIhRwUmxjaXMpSGLIaJa4mT9+W8xZikr6T22Ce4beQsy+bSYs1p&#10;wWBLW0PlubhaBU330l/er98Xs3vtTsX249NsfKvU/XhYP4OINMT/8F/7oBU8zuH2Jf0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o6KZcUAAADbAAAADwAAAAAAAAAA&#10;AAAAAAChAgAAZHJzL2Rvd25yZXYueG1sUEsFBgAAAAAEAAQA+QAAAJMDAAAAAA==&#10;" strokecolor="black [3213]">
                  <v:stroke endarrow="block"/>
                </v:shape>
                <v:line id="Straight Connector 47" o:spid="_x0000_s1090" style="position:absolute;flip:x;visibility:visible;mso-wrap-style:square" from="7620,2882" to="8382,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YQoMMAAADbAAAADwAAAGRycy9kb3ducmV2LnhtbESP0WoCMRRE3wv9h3ALvmlWsVZXo1Sh&#10;UHwRrR9w2Vw3i5ubbRJ13a9vBKGPw8ycYRar1tbiSj5UjhUMBxkI4sLpiksFx5+v/hREiMgaa8ek&#10;4E4BVsvXlwXm2t14T9dDLEWCcMhRgYmxyaUMhSGLYeAa4uSdnLcYk/Sl1B5vCW5rOcqyibRYcVow&#10;2NDGUHE+XKyCuovHbrbemC77Hd/1bjdx/n2rVO+t/ZyDiNTG//Cz/a0VjD/g8SX9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mEKDDAAAA2wAAAA8AAAAAAAAAAAAA&#10;AAAAoQIAAGRycy9kb3ducmV2LnhtbFBLBQYAAAAABAAEAPkAAACRAwAAAAA=&#10;" strokecolor="black [3213]"/>
                <v:rect id="Rectangle 48" o:spid="_x0000_s1091" style="position:absolute;left:5001;top:112;width:5938;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mMT78A&#10;AADbAAAADwAAAGRycy9kb3ducmV2LnhtbERPzWoCMRC+F/oOYQq9lJpURMpqFCn9Q0+1PsCwGXeD&#10;m8mSxHX79p2D4PHj+1+ux9CpgVL2kS28TAwo4jo6z42Fw+/H8yuoXJAddpHJwh9lWK/u75ZYuXjh&#10;Hxr2pVESwrlCC20pfaV1rlsKmCexJxbuGFPAIjA12iW8SHjo9NSYuQ7oWRpa7Omtpfq0PwcLs8/p&#10;9t0/mZ0PwxkPW53MF++sfXwYNwtQhcZyE1/d3058Mla+yA/Qq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yYxPvwAAANsAAAAPAAAAAAAAAAAAAAAAAJgCAABkcnMvZG93bnJl&#10;di54bWxQSwUGAAAAAAQABAD1AAAAhAMAAAAA&#10;" filled="f" stroked="f">
                  <v:textbox style="mso-fit-shape-to-text:t">
                    <w:txbxContent>
                      <w:p w:rsidR="00E91F5B" w:rsidRDefault="00E91F5B" w:rsidP="00D6008D">
                        <w:pPr>
                          <w:pStyle w:val="NormalWeb"/>
                          <w:spacing w:before="0" w:beforeAutospacing="0" w:after="0" w:afterAutospacing="0"/>
                        </w:pPr>
                        <w:r>
                          <w:rPr>
                            <w:color w:val="000000" w:themeColor="text1"/>
                            <w:kern w:val="24"/>
                          </w:rPr>
                          <w:t>64 bits</w:t>
                        </w:r>
                      </w:p>
                    </w:txbxContent>
                  </v:textbox>
                </v:rect>
                <v:rect id="Rectangle 49" o:spid="_x0000_s1092" style="position:absolute;left:16861;top:112;width:5937;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Up1MIA&#10;AADbAAAADwAAAGRycy9kb3ducmV2LnhtbESP0WoCMRRE3wv+Q7iCL0WTSil1NYpItUWfqn7AZXPd&#10;DW5uliSu6983hUIfh5kzwyxWvWtERyFazxpeJgoEcemN5UrD+bQdv4OICdlg45k0PCjCajl4WmBh&#10;/J2/qTumSuQSjgVqqFNqCyljWZPDOPEtcfYuPjhMWYZKmoD3XO4aOVXqTTq0nBdqbGlTU3k93pyG&#10;1910/2Gf1cG67obnvQzqkw9aj4b9eg4iUZ/+w3/0l8ncDH6/5B8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SnUwgAAANsAAAAPAAAAAAAAAAAAAAAAAJgCAABkcnMvZG93&#10;bnJldi54bWxQSwUGAAAAAAQABAD1AAAAhwMAAAAA&#10;" filled="f" stroked="f">
                  <v:textbox style="mso-fit-shape-to-text:t">
                    <w:txbxContent>
                      <w:p w:rsidR="00E91F5B" w:rsidRDefault="00E91F5B" w:rsidP="00D6008D">
                        <w:pPr>
                          <w:pStyle w:val="NormalWeb"/>
                          <w:spacing w:before="0" w:beforeAutospacing="0" w:after="0" w:afterAutospacing="0"/>
                        </w:pPr>
                        <w:r>
                          <w:rPr>
                            <w:color w:val="000000" w:themeColor="text1"/>
                            <w:kern w:val="24"/>
                          </w:rPr>
                          <w:t>64 bits</w:t>
                        </w:r>
                      </w:p>
                    </w:txbxContent>
                  </v:textbox>
                </v:rect>
                <v:line id="Straight Connector 50" o:spid="_x0000_s1093" style="position:absolute;flip:x;visibility:visible;mso-wrap-style:square" from="19136,2769" to="19898,4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YeCcEAAADbAAAADwAAAGRycy9kb3ducmV2LnhtbERP3WrCMBS+H+wdwhl4N9MNK9oZxRWE&#10;sZsy9QEOzVlT1pzUJNbap18uBrv8+P43u9F2YiAfWscKXuYZCOLa6ZYbBefT4XkFIkRkjZ1jUnCn&#10;ALvt48MGC+1u/EXDMTYihXAoUIGJsS+kDLUhi2HueuLEfTtvMSboG6k93lK47eRrli2lxZZTg8Ge&#10;SkP1z/FqFXRTPE/r99JM2WVx11W1dD7/VGr2NO7fQEQa47/4z/2hFeRpffqSfo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Vh4JwQAAANsAAAAPAAAAAAAAAAAAAAAA&#10;AKECAABkcnMvZG93bnJldi54bWxQSwUGAAAAAAQABAD5AAAAjwMAAAAA&#10;" strokecolor="black [3213]"/>
                <v:rect id="Rectangle 51" o:spid="_x0000_s1094" style="position:absolute;left:26528;width:5937;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qzD8MA&#10;AADbAAAADwAAAGRycy9kb3ducmV2LnhtbESP3WoCMRSE7wt9h3AK3pSaKFbK1iilVC3ulT8PcNic&#10;7oZuTpYkruvbG6HQy2FmvmEWq8G1oqcQrWcNk7ECQVx5Y7nWcDquX95AxIRssPVMGq4UYbV8fFhg&#10;YfyF99QfUi0yhGOBGpqUukLKWDXkMI59R5y9Hx8cpixDLU3AS4a7Vk6VmkuHlvNCgx19NlT9Hs5O&#10;w2wz3X3ZZ1Va15/xtJNBbbnUevQ0fLyDSDSk//Bf+9toeJ3A/Uv+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qzD8MAAADbAAAADwAAAAAAAAAAAAAAAACYAgAAZHJzL2Rv&#10;d25yZXYueG1sUEsFBgAAAAAEAAQA9QAAAIgDAAAAAA==&#10;" filled="f" stroked="f">
                  <v:textbox style="mso-fit-shape-to-text:t">
                    <w:txbxContent>
                      <w:p w:rsidR="00E91F5B" w:rsidRDefault="00E91F5B" w:rsidP="00D6008D">
                        <w:pPr>
                          <w:pStyle w:val="NormalWeb"/>
                          <w:spacing w:before="0" w:beforeAutospacing="0" w:after="0" w:afterAutospacing="0"/>
                        </w:pPr>
                        <w:r>
                          <w:rPr>
                            <w:color w:val="000000" w:themeColor="text1"/>
                            <w:kern w:val="24"/>
                          </w:rPr>
                          <w:t>64 bits</w:t>
                        </w:r>
                      </w:p>
                    </w:txbxContent>
                  </v:textbox>
                </v:rect>
                <v:line id="Straight Connector 52" o:spid="_x0000_s1095" style="position:absolute;flip:x;visibility:visible;mso-wrap-style:square" from="29146,2882" to="29908,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gl5cMAAADbAAAADwAAAGRycy9kb3ducmV2LnhtbESP0WoCMRRE3wv+Q7hC32pWqdKuRrFC&#10;ofRFXP2Ay+a6WdzcrEmq6359Iwg+DjNzhlmsOtuIC/lQO1YwHmUgiEuna64UHPbfbx8gQkTW2Dgm&#10;BTcKsFoOXhaYa3flHV2KWIkE4ZCjAhNjm0sZSkMWw8i1xMk7Om8xJukrqT1eE9w2cpJlM2mx5rRg&#10;sKWNofJU/FkFTR8P/efXxvTZ+f2mt9uZ89NfpV6H3XoOIlIXn+FH+0crmE7g/iX9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IJeXDAAAA2wAAAA8AAAAAAAAAAAAA&#10;AAAAoQIAAGRycy9kb3ducmV2LnhtbFBLBQYAAAAABAAEAPkAAACRAwAAAAA=&#10;" strokecolor="black [3213]"/>
                <v:line id="Straight Connector 118" o:spid="_x0000_s1096" style="position:absolute;flip:x;visibility:visible;mso-wrap-style:square" from="40690,2693" to="41452,4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W18UAAADcAAAADwAAAGRycy9kb3ducmV2LnhtbESPQWsCMRCF70L/Q5hCb5pVWmm3RlGh&#10;ULxI1R8wbKabpZvJNom67q93DoXeZnhv3vtmsep9qy4UUxPYwHRSgCKugm24NnA6foxfQaWMbLEN&#10;TAZulGC1fBgtsLThyl90OeRaSQinEg24nLtS61Q58pgmoSMW7TtEj1nWWGsb8SrhvtWzophrjw1L&#10;g8OOto6qn8PZG2iHfBreNls3FL/PN7vfz0N82Rnz9Niv30Fl6vO/+e/60wr+VGjlGZl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W18UAAADcAAAADwAAAAAAAAAA&#10;AAAAAAChAgAAZHJzL2Rvd25yZXYueG1sUEsFBgAAAAAEAAQA+QAAAJMDAAAAAA==&#10;" strokecolor="black [3213]"/>
                <v:rect id="Rectangle 119" o:spid="_x0000_s1097" style="position:absolute;left:37587;top:111;width:6700;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I8MEA&#10;AADcAAAADwAAAGRycy9kb3ducmV2LnhtbERP22oCMRB9F/oPYQRfpCZKEbsapZTaFn3y8gHDZtwN&#10;biZLEtft3zeFgm9zONdZbXrXiI5CtJ41TCcKBHHpjeVKw/m0fV6AiAnZYOOZNPxQhM36abDCwvg7&#10;H6g7pkrkEI4FaqhTagspY1mTwzjxLXHmLj44TBmGSpqA9xzuGjlTai4dWs4NNbb0XlN5Pd6chpfP&#10;2e7DjtXeuu6G550M6ov3Wo+G/dsSRKI+PcT/7m+T509f4e+ZfIF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4iPDBAAAA3AAAAA8AAAAAAAAAAAAAAAAAmAIAAGRycy9kb3du&#10;cmV2LnhtbFBLBQYAAAAABAAEAPUAAACGAwAAAAA=&#10;" filled="f" stroked="f">
                  <v:textbox style="mso-fit-shape-to-text:t">
                    <w:txbxContent>
                      <w:p w:rsidR="00E91F5B" w:rsidRDefault="00E91F5B" w:rsidP="00D6008D">
                        <w:pPr>
                          <w:pStyle w:val="NormalWeb"/>
                          <w:spacing w:before="0" w:beforeAutospacing="0" w:after="0" w:afterAutospacing="0"/>
                        </w:pPr>
                        <w:r>
                          <w:rPr>
                            <w:color w:val="000000" w:themeColor="text1"/>
                            <w:kern w:val="24"/>
                          </w:rPr>
                          <w:t>128 bits</w:t>
                        </w:r>
                      </w:p>
                    </w:txbxContent>
                  </v:textbox>
                </v:rect>
                <w10:anchorlock/>
              </v:group>
            </w:pict>
          </mc:Fallback>
        </mc:AlternateContent>
      </w:r>
    </w:p>
    <w:p w:rsidR="00A72E8A" w:rsidRDefault="00A72E8A" w:rsidP="00A72E8A">
      <w:pPr>
        <w:spacing w:after="0"/>
        <w:jc w:val="center"/>
        <w:rPr>
          <w:rFonts w:ascii="Times New Roman" w:hAnsi="Times New Roman"/>
          <w:color w:val="000000"/>
        </w:rPr>
      </w:pPr>
      <w:bookmarkStart w:id="47" w:name="_Toc358368930"/>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18</w:t>
      </w:r>
      <w:r w:rsidRPr="00647EB4">
        <w:rPr>
          <w:rFonts w:ascii="Times New Roman" w:hAnsi="Times New Roman"/>
          <w:b/>
        </w:rPr>
        <w:fldChar w:fldCharType="end"/>
      </w:r>
      <w:r>
        <w:rPr>
          <w:rFonts w:ascii="Times New Roman" w:hAnsi="Times New Roman"/>
          <w:b/>
        </w:rPr>
        <w:t xml:space="preserve"> </w:t>
      </w:r>
      <w:r w:rsidRPr="002D0492">
        <w:rPr>
          <w:rFonts w:ascii="Times New Roman" w:hAnsi="Times New Roman"/>
          <w:color w:val="000000"/>
        </w:rPr>
        <w:t xml:space="preserve">Data Length combination </w:t>
      </w:r>
      <w:r>
        <w:rPr>
          <w:rFonts w:ascii="Times New Roman" w:hAnsi="Times New Roman"/>
          <w:color w:val="000000"/>
        </w:rPr>
        <w:t>3</w:t>
      </w:r>
      <w:r w:rsidRPr="002D0492">
        <w:rPr>
          <w:rFonts w:ascii="Times New Roman" w:hAnsi="Times New Roman" w:hint="eastAsia"/>
          <w:color w:val="000000"/>
        </w:rPr>
        <w:t xml:space="preserve"> </w:t>
      </w:r>
      <w:r w:rsidRPr="002D0492">
        <w:rPr>
          <w:rFonts w:ascii="Times New Roman" w:hAnsi="Times New Roman"/>
          <w:color w:val="000000"/>
        </w:rPr>
        <w:t>(</w:t>
      </w:r>
      <w:r>
        <w:rPr>
          <w:rFonts w:ascii="Times New Roman" w:hAnsi="Times New Roman"/>
          <w:color w:val="000000"/>
        </w:rPr>
        <w:t>64</w:t>
      </w:r>
      <w:r w:rsidRPr="002D0492">
        <w:rPr>
          <w:rFonts w:ascii="Times New Roman" w:hAnsi="Times New Roman"/>
          <w:color w:val="000000"/>
        </w:rPr>
        <w:sym w:font="Wingdings" w:char="F0E0"/>
      </w:r>
      <w:r w:rsidRPr="002D0492">
        <w:rPr>
          <w:rFonts w:ascii="Times New Roman" w:hAnsi="Times New Roman"/>
          <w:color w:val="000000"/>
        </w:rPr>
        <w:t xml:space="preserve"> </w:t>
      </w:r>
      <w:r>
        <w:rPr>
          <w:rFonts w:ascii="Times New Roman" w:hAnsi="Times New Roman"/>
          <w:color w:val="000000"/>
        </w:rPr>
        <w:t>64</w:t>
      </w:r>
      <w:r w:rsidRPr="002D0492">
        <w:rPr>
          <w:rFonts w:ascii="Times New Roman" w:hAnsi="Times New Roman"/>
          <w:color w:val="000000"/>
        </w:rPr>
        <w:t>)</w:t>
      </w:r>
      <w:bookmarkEnd w:id="47"/>
    </w:p>
    <w:p w:rsidR="00665AD2" w:rsidRDefault="00665AD2" w:rsidP="00D6008D">
      <w:pPr>
        <w:spacing w:after="0"/>
        <w:jc w:val="center"/>
        <w:rPr>
          <w:rFonts w:ascii="Times New Roman" w:hAnsi="Times New Roman"/>
          <w:color w:val="000000"/>
        </w:rPr>
      </w:pPr>
    </w:p>
    <w:p w:rsidR="00D6008D" w:rsidRDefault="00D6008D" w:rsidP="00384DDB">
      <w:pPr>
        <w:spacing w:after="0"/>
        <w:ind w:firstLine="360"/>
        <w:jc w:val="both"/>
        <w:rPr>
          <w:rFonts w:ascii="Times New Roman" w:hAnsi="Times New Roman"/>
          <w:color w:val="000000"/>
        </w:rPr>
      </w:pPr>
    </w:p>
    <w:p w:rsidR="00171B87" w:rsidRDefault="00D12135" w:rsidP="00384DDB">
      <w:pPr>
        <w:spacing w:after="0"/>
        <w:ind w:firstLine="360"/>
        <w:jc w:val="both"/>
        <w:rPr>
          <w:rFonts w:ascii="Times New Roman" w:hAnsi="Times New Roman"/>
          <w:color w:val="000000"/>
        </w:rPr>
      </w:pPr>
      <w:r>
        <w:rPr>
          <w:rFonts w:ascii="Times New Roman" w:hAnsi="Times New Roman"/>
          <w:color w:val="000000"/>
        </w:rPr>
        <w:t>The method to decode data file with different data length and data formats is described in next section</w:t>
      </w:r>
      <w:r w:rsidRPr="004E4214">
        <w:rPr>
          <w:rFonts w:ascii="Times New Roman" w:hAnsi="Times New Roman"/>
          <w:color w:val="000000"/>
        </w:rPr>
        <w:t>.</w:t>
      </w:r>
      <w:r>
        <w:rPr>
          <w:rFonts w:ascii="Times New Roman" w:hAnsi="Times New Roman"/>
          <w:color w:val="000000"/>
        </w:rPr>
        <w:t xml:space="preserve"> It is not recommended to mix event data with different data lengths and formats in the same data file.</w:t>
      </w:r>
    </w:p>
    <w:p w:rsidR="008A67D7" w:rsidRDefault="008A67D7" w:rsidP="00384DDB">
      <w:pPr>
        <w:spacing w:after="0"/>
        <w:ind w:firstLine="360"/>
        <w:jc w:val="both"/>
        <w:rPr>
          <w:rFonts w:ascii="Times New Roman" w:hAnsi="Times New Roman"/>
          <w:color w:val="000000"/>
        </w:rPr>
      </w:pPr>
    </w:p>
    <w:p w:rsidR="00564224" w:rsidRPr="00D52A82" w:rsidRDefault="00564224" w:rsidP="00384DDB">
      <w:pPr>
        <w:spacing w:after="0"/>
        <w:ind w:firstLine="360"/>
        <w:jc w:val="both"/>
        <w:rPr>
          <w:rFonts w:ascii="Times New Roman" w:hAnsi="Times New Roman"/>
          <w:color w:val="000000"/>
        </w:rPr>
      </w:pPr>
      <w:r w:rsidRPr="00D52A82">
        <w:rPr>
          <w:rFonts w:ascii="Times New Roman" w:hAnsi="Times New Roman"/>
          <w:color w:val="000000"/>
        </w:rPr>
        <w:t>Note that combination 0 (32</w:t>
      </w:r>
      <w:r w:rsidRPr="00D52A82">
        <w:rPr>
          <w:rFonts w:ascii="Times New Roman" w:hAnsi="Times New Roman"/>
          <w:color w:val="000000"/>
        </w:rPr>
        <w:sym w:font="Wingdings" w:char="F0E0"/>
      </w:r>
      <w:r w:rsidRPr="00D52A82">
        <w:rPr>
          <w:rFonts w:ascii="Times New Roman" w:hAnsi="Times New Roman"/>
          <w:color w:val="000000"/>
        </w:rPr>
        <w:t xml:space="preserve"> 32) and combination 1 (32</w:t>
      </w:r>
      <w:r w:rsidRPr="00D52A82">
        <w:rPr>
          <w:rFonts w:ascii="Times New Roman" w:hAnsi="Times New Roman"/>
          <w:color w:val="000000"/>
        </w:rPr>
        <w:sym w:font="Wingdings" w:char="F0E0"/>
      </w:r>
      <w:r w:rsidRPr="00D52A82">
        <w:rPr>
          <w:rFonts w:ascii="Times New Roman" w:hAnsi="Times New Roman"/>
          <w:color w:val="000000"/>
        </w:rPr>
        <w:t xml:space="preserve"> 64) meet the requirements for majority of OpenPET applications. </w:t>
      </w:r>
      <w:r w:rsidR="008A2655" w:rsidRPr="00D52A82">
        <w:rPr>
          <w:rFonts w:ascii="Times New Roman" w:hAnsi="Times New Roman"/>
          <w:color w:val="000000"/>
        </w:rPr>
        <w:t>The purposes of combination 2 (64</w:t>
      </w:r>
      <w:r w:rsidR="008A2655" w:rsidRPr="00D52A82">
        <w:rPr>
          <w:rFonts w:ascii="Times New Roman" w:hAnsi="Times New Roman"/>
          <w:color w:val="000000"/>
        </w:rPr>
        <w:sym w:font="Wingdings" w:char="F0E0"/>
      </w:r>
      <w:r w:rsidR="008A2655" w:rsidRPr="00D52A82">
        <w:rPr>
          <w:rFonts w:ascii="Times New Roman" w:hAnsi="Times New Roman"/>
          <w:color w:val="000000"/>
        </w:rPr>
        <w:t xml:space="preserve"> 64) and combination 3 (64</w:t>
      </w:r>
      <w:r w:rsidR="008A2655" w:rsidRPr="00D52A82">
        <w:rPr>
          <w:rFonts w:ascii="Times New Roman" w:hAnsi="Times New Roman"/>
          <w:color w:val="000000"/>
        </w:rPr>
        <w:sym w:font="Wingdings" w:char="F0E0"/>
      </w:r>
      <w:r w:rsidR="008A2655" w:rsidRPr="00D52A82">
        <w:rPr>
          <w:rFonts w:ascii="Times New Roman" w:hAnsi="Times New Roman"/>
          <w:color w:val="000000"/>
        </w:rPr>
        <w:t xml:space="preserve"> 128) are to meet the requirements in some very rare and very unique OpenPET applications. </w:t>
      </w:r>
      <w:r w:rsidR="00D52A82">
        <w:rPr>
          <w:rFonts w:ascii="Times New Roman" w:hAnsi="Times New Roman"/>
          <w:color w:val="000000"/>
        </w:rPr>
        <w:t xml:space="preserve">So we suggest the users start from studying </w:t>
      </w:r>
      <w:r w:rsidR="00D52A82" w:rsidRPr="00D52A82">
        <w:rPr>
          <w:rFonts w:ascii="Times New Roman" w:hAnsi="Times New Roman"/>
          <w:color w:val="000000"/>
        </w:rPr>
        <w:t>combination 0 (32</w:t>
      </w:r>
      <w:r w:rsidR="00D52A82" w:rsidRPr="00D52A82">
        <w:rPr>
          <w:rFonts w:ascii="Times New Roman" w:hAnsi="Times New Roman"/>
          <w:color w:val="000000"/>
        </w:rPr>
        <w:sym w:font="Wingdings" w:char="F0E0"/>
      </w:r>
      <w:r w:rsidR="00D52A82" w:rsidRPr="00D52A82">
        <w:rPr>
          <w:rFonts w:ascii="Times New Roman" w:hAnsi="Times New Roman"/>
          <w:color w:val="000000"/>
        </w:rPr>
        <w:t xml:space="preserve"> 32) and combination 1 (32</w:t>
      </w:r>
      <w:r w:rsidR="00D52A82" w:rsidRPr="00D52A82">
        <w:rPr>
          <w:rFonts w:ascii="Times New Roman" w:hAnsi="Times New Roman"/>
          <w:color w:val="000000"/>
        </w:rPr>
        <w:sym w:font="Wingdings" w:char="F0E0"/>
      </w:r>
      <w:r w:rsidR="00D52A82" w:rsidRPr="00D52A82">
        <w:rPr>
          <w:rFonts w:ascii="Times New Roman" w:hAnsi="Times New Roman"/>
          <w:color w:val="000000"/>
        </w:rPr>
        <w:t xml:space="preserve"> 64)</w:t>
      </w:r>
      <w:r w:rsidR="00D52A82">
        <w:rPr>
          <w:rFonts w:ascii="Times New Roman" w:hAnsi="Times New Roman"/>
          <w:color w:val="000000"/>
        </w:rPr>
        <w:t xml:space="preserve">, and do not </w:t>
      </w:r>
      <w:r w:rsidR="00185840">
        <w:rPr>
          <w:rFonts w:ascii="Times New Roman" w:hAnsi="Times New Roman"/>
          <w:color w:val="000000"/>
        </w:rPr>
        <w:t xml:space="preserve">work on </w:t>
      </w:r>
      <w:r w:rsidR="00185840" w:rsidRPr="00D52A82">
        <w:rPr>
          <w:rFonts w:ascii="Times New Roman" w:hAnsi="Times New Roman"/>
          <w:color w:val="000000"/>
        </w:rPr>
        <w:t>combination 2 (64</w:t>
      </w:r>
      <w:r w:rsidR="00185840" w:rsidRPr="00D52A82">
        <w:rPr>
          <w:rFonts w:ascii="Times New Roman" w:hAnsi="Times New Roman"/>
          <w:color w:val="000000"/>
        </w:rPr>
        <w:sym w:font="Wingdings" w:char="F0E0"/>
      </w:r>
      <w:r w:rsidR="00185840" w:rsidRPr="00D52A82">
        <w:rPr>
          <w:rFonts w:ascii="Times New Roman" w:hAnsi="Times New Roman"/>
          <w:color w:val="000000"/>
        </w:rPr>
        <w:t xml:space="preserve"> 64) and combination 3 (64</w:t>
      </w:r>
      <w:r w:rsidR="00185840" w:rsidRPr="00D52A82">
        <w:rPr>
          <w:rFonts w:ascii="Times New Roman" w:hAnsi="Times New Roman"/>
          <w:color w:val="000000"/>
        </w:rPr>
        <w:sym w:font="Wingdings" w:char="F0E0"/>
      </w:r>
      <w:r w:rsidR="00185840" w:rsidRPr="00D52A82">
        <w:rPr>
          <w:rFonts w:ascii="Times New Roman" w:hAnsi="Times New Roman"/>
          <w:color w:val="000000"/>
        </w:rPr>
        <w:t xml:space="preserve"> 128)</w:t>
      </w:r>
      <w:r w:rsidR="00185840">
        <w:rPr>
          <w:rFonts w:ascii="Times New Roman" w:hAnsi="Times New Roman"/>
          <w:color w:val="000000"/>
        </w:rPr>
        <w:t xml:space="preserve"> until they find that </w:t>
      </w:r>
      <w:r w:rsidR="00185840" w:rsidRPr="00D52A82">
        <w:rPr>
          <w:rFonts w:ascii="Times New Roman" w:hAnsi="Times New Roman"/>
          <w:color w:val="000000"/>
        </w:rPr>
        <w:t>combination 0 (32</w:t>
      </w:r>
      <w:r w:rsidR="00185840" w:rsidRPr="00D52A82">
        <w:rPr>
          <w:rFonts w:ascii="Times New Roman" w:hAnsi="Times New Roman"/>
          <w:color w:val="000000"/>
        </w:rPr>
        <w:sym w:font="Wingdings" w:char="F0E0"/>
      </w:r>
      <w:r w:rsidR="00185840" w:rsidRPr="00D52A82">
        <w:rPr>
          <w:rFonts w:ascii="Times New Roman" w:hAnsi="Times New Roman"/>
          <w:color w:val="000000"/>
        </w:rPr>
        <w:t xml:space="preserve"> 32) and combination 1 (32</w:t>
      </w:r>
      <w:r w:rsidR="00185840" w:rsidRPr="00D52A82">
        <w:rPr>
          <w:rFonts w:ascii="Times New Roman" w:hAnsi="Times New Roman"/>
          <w:color w:val="000000"/>
        </w:rPr>
        <w:sym w:font="Wingdings" w:char="F0E0"/>
      </w:r>
      <w:r w:rsidR="00185840" w:rsidRPr="00D52A82">
        <w:rPr>
          <w:rFonts w:ascii="Times New Roman" w:hAnsi="Times New Roman"/>
          <w:color w:val="000000"/>
        </w:rPr>
        <w:t xml:space="preserve"> 64)</w:t>
      </w:r>
      <w:r w:rsidR="00185840">
        <w:rPr>
          <w:rFonts w:ascii="Times New Roman" w:hAnsi="Times New Roman"/>
          <w:color w:val="000000"/>
        </w:rPr>
        <w:t xml:space="preserve"> do not meet their requirements.</w:t>
      </w:r>
    </w:p>
    <w:p w:rsidR="00564224" w:rsidRDefault="00564224" w:rsidP="00384DDB">
      <w:pPr>
        <w:spacing w:after="0"/>
        <w:ind w:firstLine="360"/>
        <w:jc w:val="both"/>
        <w:rPr>
          <w:rFonts w:ascii="Times New Roman" w:hAnsi="Times New Roman"/>
          <w:color w:val="000000"/>
        </w:rPr>
      </w:pPr>
    </w:p>
    <w:p w:rsidR="00B3560E" w:rsidRDefault="00756C3A" w:rsidP="007B308D">
      <w:pPr>
        <w:pStyle w:val="Heading3"/>
        <w:numPr>
          <w:ilvl w:val="2"/>
          <w:numId w:val="21"/>
        </w:numPr>
        <w:rPr>
          <w:rFonts w:ascii="Times New Roman" w:hAnsi="Times New Roman"/>
          <w:b w:val="0"/>
          <w:i/>
          <w:color w:val="000000"/>
        </w:rPr>
      </w:pPr>
      <w:bookmarkStart w:id="48" w:name="_Toc358368747"/>
      <w:r w:rsidRPr="001360EC">
        <w:rPr>
          <w:rFonts w:ascii="Times New Roman" w:hAnsi="Times New Roman"/>
          <w:b w:val="0"/>
          <w:i/>
          <w:color w:val="000000"/>
        </w:rPr>
        <w:t xml:space="preserve">Event </w:t>
      </w:r>
      <w:r w:rsidR="00DF2077" w:rsidRPr="001360EC">
        <w:rPr>
          <w:rFonts w:ascii="Times New Roman" w:hAnsi="Times New Roman" w:hint="eastAsia"/>
          <w:b w:val="0"/>
          <w:i/>
          <w:color w:val="000000"/>
        </w:rPr>
        <w:t xml:space="preserve">Data </w:t>
      </w:r>
      <w:r w:rsidR="00B3560E" w:rsidRPr="001360EC">
        <w:rPr>
          <w:rFonts w:ascii="Times New Roman" w:hAnsi="Times New Roman"/>
          <w:b w:val="0"/>
          <w:i/>
          <w:color w:val="000000"/>
        </w:rPr>
        <w:t>formats</w:t>
      </w:r>
      <w:bookmarkEnd w:id="48"/>
    </w:p>
    <w:p w:rsidR="00DF2077" w:rsidRDefault="00B3560E" w:rsidP="008B160A">
      <w:pPr>
        <w:pStyle w:val="Heading4"/>
        <w:numPr>
          <w:ilvl w:val="3"/>
          <w:numId w:val="21"/>
        </w:numPr>
        <w:rPr>
          <w:rFonts w:ascii="Times New Roman" w:hAnsi="Times New Roman"/>
          <w:b w:val="0"/>
          <w:i w:val="0"/>
          <w:color w:val="000000"/>
        </w:rPr>
      </w:pPr>
      <w:r w:rsidRPr="00B27E56">
        <w:rPr>
          <w:rFonts w:ascii="Times New Roman" w:hAnsi="Times New Roman"/>
          <w:b w:val="0"/>
          <w:i w:val="0"/>
          <w:color w:val="000000"/>
        </w:rPr>
        <w:t>DB</w:t>
      </w:r>
      <w:r w:rsidRPr="00B27E56">
        <w:rPr>
          <w:rFonts w:ascii="Times New Roman" w:hAnsi="Times New Roman"/>
          <w:b w:val="0"/>
          <w:i w:val="0"/>
          <w:color w:val="000000"/>
        </w:rPr>
        <w:sym w:font="Wingdings" w:char="F0E0"/>
      </w:r>
      <w:r w:rsidRPr="00B27E56">
        <w:rPr>
          <w:rFonts w:ascii="Times New Roman" w:hAnsi="Times New Roman"/>
          <w:b w:val="0"/>
          <w:i w:val="0"/>
          <w:color w:val="000000"/>
        </w:rPr>
        <w:t>DUC, DUC</w:t>
      </w:r>
      <w:r w:rsidRPr="00B27E56">
        <w:rPr>
          <w:rFonts w:ascii="Times New Roman" w:hAnsi="Times New Roman"/>
          <w:b w:val="0"/>
          <w:i w:val="0"/>
          <w:color w:val="000000"/>
        </w:rPr>
        <w:sym w:font="Wingdings" w:char="F0E0"/>
      </w:r>
      <w:r w:rsidRPr="00B27E56">
        <w:rPr>
          <w:rFonts w:ascii="Times New Roman" w:hAnsi="Times New Roman"/>
          <w:b w:val="0"/>
          <w:i w:val="0"/>
          <w:color w:val="000000"/>
        </w:rPr>
        <w:t xml:space="preserve"> MB and MB</w:t>
      </w:r>
      <w:r w:rsidRPr="00B27E56">
        <w:rPr>
          <w:rFonts w:ascii="Times New Roman" w:hAnsi="Times New Roman"/>
          <w:b w:val="0"/>
          <w:i w:val="0"/>
          <w:color w:val="000000"/>
        </w:rPr>
        <w:sym w:font="Wingdings" w:char="F0E0"/>
      </w:r>
      <w:r w:rsidRPr="00B27E56">
        <w:rPr>
          <w:rFonts w:ascii="Times New Roman" w:hAnsi="Times New Roman"/>
          <w:b w:val="0"/>
          <w:i w:val="0"/>
          <w:color w:val="000000"/>
        </w:rPr>
        <w:t>CUC</w:t>
      </w:r>
    </w:p>
    <w:p w:rsidR="00B3560E" w:rsidRPr="00B3560E" w:rsidRDefault="00B3560E" w:rsidP="00B3560E"/>
    <w:p w:rsidR="00DF2077" w:rsidRDefault="00DF2077" w:rsidP="00DF2077">
      <w:pPr>
        <w:pStyle w:val="ListParagraph"/>
        <w:spacing w:after="0"/>
        <w:rPr>
          <w:rFonts w:ascii="Times New Roman" w:hAnsi="Times New Roman"/>
          <w:i/>
          <w:color w:val="000000"/>
        </w:rPr>
      </w:pPr>
    </w:p>
    <w:p w:rsidR="000A617F" w:rsidRDefault="000A617F" w:rsidP="000A617F">
      <w:pPr>
        <w:spacing w:after="0"/>
        <w:ind w:firstLine="360"/>
        <w:jc w:val="both"/>
        <w:rPr>
          <w:rFonts w:ascii="Times New Roman" w:hAnsi="Times New Roman"/>
          <w:color w:val="000000"/>
        </w:rPr>
      </w:pPr>
    </w:p>
    <w:p w:rsidR="00756C3A" w:rsidRPr="00E834E2" w:rsidRDefault="000A617F" w:rsidP="008B160A">
      <w:pPr>
        <w:pStyle w:val="Heading5"/>
        <w:numPr>
          <w:ilvl w:val="4"/>
          <w:numId w:val="21"/>
        </w:numPr>
        <w:rPr>
          <w:rFonts w:ascii="Times New Roman" w:hAnsi="Times New Roman"/>
          <w:b/>
          <w:i/>
          <w:color w:val="000000"/>
        </w:rPr>
      </w:pPr>
      <w:r w:rsidRPr="008B160A">
        <w:rPr>
          <w:rFonts w:ascii="Times New Roman" w:hAnsi="Times New Roman"/>
          <w:b/>
          <w:i/>
          <w:color w:val="000000"/>
        </w:rPr>
        <w:t>32-bit mode</w:t>
      </w:r>
    </w:p>
    <w:p w:rsidR="000774B8" w:rsidRDefault="000774B8" w:rsidP="008B160A">
      <w:pPr>
        <w:pStyle w:val="ListParagraph"/>
        <w:spacing w:after="0"/>
        <w:jc w:val="both"/>
        <w:rPr>
          <w:rFonts w:ascii="Times New Roman" w:hAnsi="Times New Roman"/>
          <w:color w:val="000000"/>
        </w:rPr>
      </w:pPr>
    </w:p>
    <w:p w:rsidR="004C2C4E" w:rsidRDefault="00241DE4" w:rsidP="008B160A">
      <w:pPr>
        <w:spacing w:after="0"/>
        <w:ind w:firstLine="360"/>
        <w:jc w:val="both"/>
        <w:rPr>
          <w:rFonts w:ascii="Times New Roman" w:hAnsi="Times New Roman"/>
          <w:color w:val="000000"/>
        </w:rPr>
      </w:pPr>
      <w:r>
        <w:rPr>
          <w:rFonts w:ascii="Times New Roman" w:hAnsi="Times New Roman"/>
          <w:color w:val="000000"/>
        </w:rPr>
        <w:t xml:space="preserve">The </w:t>
      </w:r>
      <w:r w:rsidR="005D7911">
        <w:rPr>
          <w:rFonts w:ascii="Times New Roman" w:hAnsi="Times New Roman"/>
          <w:color w:val="000000"/>
        </w:rPr>
        <w:t xml:space="preserve">following figure shows the </w:t>
      </w:r>
      <w:r>
        <w:rPr>
          <w:rFonts w:ascii="Times New Roman" w:hAnsi="Times New Roman"/>
          <w:color w:val="000000"/>
        </w:rPr>
        <w:t xml:space="preserve">format of the </w:t>
      </w:r>
      <w:r w:rsidR="005D7911">
        <w:rPr>
          <w:rFonts w:ascii="Times New Roman" w:hAnsi="Times New Roman"/>
          <w:color w:val="000000"/>
        </w:rPr>
        <w:t>32-bit single event data:</w:t>
      </w:r>
    </w:p>
    <w:p w:rsidR="005D7911" w:rsidRDefault="005D7911" w:rsidP="008B160A">
      <w:pPr>
        <w:pStyle w:val="ListParagraph"/>
        <w:spacing w:after="0"/>
        <w:jc w:val="both"/>
        <w:rPr>
          <w:rFonts w:ascii="Times New Roman" w:hAnsi="Times New Roman"/>
          <w:color w:val="000000"/>
        </w:rPr>
      </w:pPr>
    </w:p>
    <w:p w:rsidR="000774B8" w:rsidRDefault="00F645FF" w:rsidP="008B160A">
      <w:pPr>
        <w:pStyle w:val="ListParagraph"/>
        <w:spacing w:after="0"/>
        <w:ind w:left="0"/>
        <w:jc w:val="center"/>
        <w:rPr>
          <w:rFonts w:ascii="Times New Roman" w:hAnsi="Times New Roman"/>
          <w:color w:val="000000"/>
        </w:rPr>
      </w:pPr>
      <w:r>
        <w:rPr>
          <w:noProof/>
          <w:lang w:eastAsia="en-US"/>
        </w:rPr>
        <w:drawing>
          <wp:inline distT="0" distB="0" distL="0" distR="0" wp14:anchorId="04411D21" wp14:editId="51072B77">
            <wp:extent cx="4074160" cy="1350654"/>
            <wp:effectExtent l="0" t="0" r="254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74160" cy="1350654"/>
                    </a:xfrm>
                    <a:prstGeom prst="rect">
                      <a:avLst/>
                    </a:prstGeom>
                  </pic:spPr>
                </pic:pic>
              </a:graphicData>
            </a:graphic>
          </wp:inline>
        </w:drawing>
      </w:r>
    </w:p>
    <w:p w:rsidR="00AB3486" w:rsidRDefault="00AB3486" w:rsidP="00AB3486">
      <w:pPr>
        <w:spacing w:after="0"/>
        <w:jc w:val="center"/>
        <w:rPr>
          <w:rFonts w:ascii="Times New Roman" w:hAnsi="Times New Roman"/>
          <w:color w:val="000000"/>
        </w:rPr>
      </w:pPr>
      <w:bookmarkStart w:id="49" w:name="_Toc358368931"/>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19</w:t>
      </w:r>
      <w:r w:rsidRPr="00647EB4">
        <w:rPr>
          <w:rFonts w:ascii="Times New Roman" w:hAnsi="Times New Roman"/>
          <w:b/>
        </w:rPr>
        <w:fldChar w:fldCharType="end"/>
      </w:r>
      <w:r>
        <w:rPr>
          <w:rFonts w:ascii="Times New Roman" w:hAnsi="Times New Roman"/>
          <w:b/>
        </w:rPr>
        <w:t xml:space="preserve"> </w:t>
      </w:r>
      <w:r w:rsidRPr="00AB3486">
        <w:rPr>
          <w:rFonts w:ascii="Times New Roman" w:hAnsi="Times New Roman"/>
        </w:rPr>
        <w:t>F</w:t>
      </w:r>
      <w:r>
        <w:rPr>
          <w:rFonts w:ascii="Times New Roman" w:hAnsi="Times New Roman"/>
          <w:color w:val="000000"/>
        </w:rPr>
        <w:t>ormat of the 32-bit single event data</w:t>
      </w:r>
      <w:bookmarkEnd w:id="49"/>
    </w:p>
    <w:p w:rsidR="0043759B" w:rsidRDefault="0043759B" w:rsidP="008B160A">
      <w:pPr>
        <w:pStyle w:val="ListParagraph"/>
        <w:spacing w:after="0"/>
        <w:jc w:val="both"/>
        <w:rPr>
          <w:rFonts w:ascii="Times New Roman" w:hAnsi="Times New Roman"/>
          <w:color w:val="000000"/>
        </w:rPr>
      </w:pPr>
    </w:p>
    <w:p w:rsidR="0043759B" w:rsidRDefault="00460ADE" w:rsidP="008B160A">
      <w:pPr>
        <w:spacing w:after="0"/>
        <w:ind w:firstLine="360"/>
        <w:jc w:val="both"/>
        <w:rPr>
          <w:rFonts w:ascii="Times New Roman" w:hAnsi="Times New Roman"/>
          <w:color w:val="000000"/>
        </w:rPr>
      </w:pPr>
      <w:r>
        <w:rPr>
          <w:rFonts w:ascii="Times New Roman" w:hAnsi="Times New Roman"/>
          <w:color w:val="000000"/>
        </w:rPr>
        <w:t xml:space="preserve">The definitions of the </w:t>
      </w:r>
      <w:r w:rsidR="007A4586">
        <w:rPr>
          <w:rFonts w:ascii="Times New Roman" w:hAnsi="Times New Roman"/>
          <w:color w:val="000000"/>
        </w:rPr>
        <w:t xml:space="preserve">32 </w:t>
      </w:r>
      <w:r>
        <w:rPr>
          <w:rFonts w:ascii="Times New Roman" w:hAnsi="Times New Roman"/>
          <w:color w:val="000000"/>
        </w:rPr>
        <w:t>bits are:</w:t>
      </w:r>
    </w:p>
    <w:p w:rsidR="000F3955" w:rsidRDefault="00460ADE"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Bit 31</w:t>
      </w:r>
      <w:r w:rsidRPr="00207FFD">
        <w:rPr>
          <w:rFonts w:ascii="Times New Roman" w:hAnsi="Times New Roman"/>
          <w:color w:val="000000"/>
        </w:rPr>
        <w:t xml:space="preserve">: </w:t>
      </w:r>
      <w:r w:rsidR="00AD1A65" w:rsidRPr="00207FFD">
        <w:rPr>
          <w:rFonts w:ascii="Times New Roman" w:hAnsi="Times New Roman"/>
          <w:color w:val="000000"/>
        </w:rPr>
        <w:t xml:space="preserve">Data </w:t>
      </w:r>
      <w:r w:rsidRPr="00207FFD">
        <w:rPr>
          <w:rFonts w:ascii="Times New Roman" w:hAnsi="Times New Roman"/>
          <w:color w:val="000000"/>
        </w:rPr>
        <w:t>valid bit</w:t>
      </w:r>
      <w:r w:rsidR="00AD1A65" w:rsidRPr="00207FFD">
        <w:rPr>
          <w:rFonts w:ascii="Times New Roman" w:hAnsi="Times New Roman"/>
          <w:color w:val="000000"/>
        </w:rPr>
        <w:t xml:space="preserve">. </w:t>
      </w:r>
      <w:r w:rsidR="00207FFD" w:rsidRPr="00207FFD">
        <w:rPr>
          <w:rFonts w:ascii="Times New Roman" w:hAnsi="Times New Roman"/>
          <w:color w:val="000000"/>
        </w:rPr>
        <w:t xml:space="preserve">This bit has to be set to “1”. </w:t>
      </w:r>
      <w:r w:rsidR="00C34B92">
        <w:rPr>
          <w:rFonts w:ascii="Times New Roman" w:hAnsi="Times New Roman"/>
          <w:color w:val="000000"/>
        </w:rPr>
        <w:t xml:space="preserve">A parent node rejects any event data with a data valid bit set to “0”from </w:t>
      </w:r>
      <w:r w:rsidR="00085EA4">
        <w:rPr>
          <w:rFonts w:ascii="Times New Roman" w:hAnsi="Times New Roman"/>
          <w:color w:val="000000"/>
        </w:rPr>
        <w:t xml:space="preserve">its </w:t>
      </w:r>
      <w:r w:rsidR="00C34B92">
        <w:rPr>
          <w:rFonts w:ascii="Times New Roman" w:hAnsi="Times New Roman"/>
          <w:color w:val="000000"/>
        </w:rPr>
        <w:t>offspring nodes.</w:t>
      </w:r>
    </w:p>
    <w:p w:rsidR="00460ADE" w:rsidRDefault="000F3955"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Bit 30 to 28</w:t>
      </w:r>
      <w:r w:rsidRPr="0016030B">
        <w:rPr>
          <w:rFonts w:ascii="Times New Roman" w:hAnsi="Times New Roman"/>
          <w:color w:val="000000"/>
        </w:rPr>
        <w:t xml:space="preserve">: </w:t>
      </w:r>
      <w:r w:rsidR="00266147" w:rsidRPr="0016030B">
        <w:rPr>
          <w:rFonts w:ascii="Times New Roman" w:hAnsi="Times New Roman"/>
          <w:color w:val="000000"/>
        </w:rPr>
        <w:t xml:space="preserve">3 </w:t>
      </w:r>
      <w:r w:rsidR="00537926" w:rsidRPr="0016030B">
        <w:rPr>
          <w:rFonts w:ascii="Times New Roman" w:hAnsi="Times New Roman"/>
          <w:color w:val="000000"/>
        </w:rPr>
        <w:t>MB address</w:t>
      </w:r>
      <w:r w:rsidRPr="0016030B">
        <w:rPr>
          <w:rFonts w:ascii="Times New Roman" w:hAnsi="Times New Roman"/>
          <w:color w:val="000000"/>
        </w:rPr>
        <w:t xml:space="preserve"> bit</w:t>
      </w:r>
      <w:r w:rsidR="00266147" w:rsidRPr="0016030B">
        <w:rPr>
          <w:rFonts w:ascii="Times New Roman" w:hAnsi="Times New Roman"/>
          <w:color w:val="000000"/>
        </w:rPr>
        <w:t xml:space="preserve">s. </w:t>
      </w:r>
      <w:r w:rsidR="00C34B92" w:rsidRPr="0016030B">
        <w:rPr>
          <w:rFonts w:ascii="Times New Roman" w:hAnsi="Times New Roman"/>
          <w:color w:val="000000"/>
        </w:rPr>
        <w:t xml:space="preserve"> </w:t>
      </w:r>
      <w:r w:rsidR="0016030B" w:rsidRPr="0016030B">
        <w:rPr>
          <w:rFonts w:ascii="Times New Roman" w:hAnsi="Times New Roman"/>
          <w:color w:val="000000"/>
        </w:rPr>
        <w:t xml:space="preserve">3-bit MB addresses </w:t>
      </w:r>
      <w:r w:rsidR="00537926" w:rsidRPr="0016030B">
        <w:rPr>
          <w:rFonts w:ascii="Times New Roman" w:hAnsi="Times New Roman"/>
          <w:color w:val="000000"/>
        </w:rPr>
        <w:t xml:space="preserve">are </w:t>
      </w:r>
      <w:r w:rsidR="0016030B" w:rsidRPr="0016030B">
        <w:rPr>
          <w:rFonts w:ascii="Times New Roman" w:hAnsi="Times New Roman"/>
          <w:color w:val="000000"/>
        </w:rPr>
        <w:t>assigned</w:t>
      </w:r>
      <w:r w:rsidR="00537926" w:rsidRPr="0016030B">
        <w:rPr>
          <w:rFonts w:ascii="Times New Roman" w:hAnsi="Times New Roman"/>
          <w:color w:val="000000"/>
        </w:rPr>
        <w:t xml:space="preserve"> </w:t>
      </w:r>
      <w:r w:rsidR="0016030B" w:rsidRPr="0016030B">
        <w:rPr>
          <w:rFonts w:ascii="Times New Roman" w:hAnsi="Times New Roman"/>
          <w:color w:val="000000"/>
        </w:rPr>
        <w:t xml:space="preserve">and added to the 32 bits event data in CUC. </w:t>
      </w:r>
      <w:r w:rsidR="00537926" w:rsidRPr="001A2192">
        <w:rPr>
          <w:rFonts w:ascii="Times New Roman" w:hAnsi="Times New Roman"/>
          <w:color w:val="0000FF"/>
        </w:rPr>
        <w:t xml:space="preserve">In </w:t>
      </w:r>
      <w:r w:rsidR="0016030B" w:rsidRPr="001A2192">
        <w:rPr>
          <w:rFonts w:ascii="Times New Roman" w:hAnsi="Times New Roman"/>
          <w:color w:val="0000FF"/>
        </w:rPr>
        <w:t>a system without MB (</w:t>
      </w:r>
      <w:r w:rsidR="00537926" w:rsidRPr="001A2192">
        <w:rPr>
          <w:rFonts w:ascii="Times New Roman" w:hAnsi="Times New Roman"/>
          <w:color w:val="0000FF"/>
        </w:rPr>
        <w:t>compact configuration</w:t>
      </w:r>
      <w:r w:rsidR="0016030B" w:rsidRPr="001A2192">
        <w:rPr>
          <w:rFonts w:ascii="Times New Roman" w:hAnsi="Times New Roman"/>
          <w:color w:val="0000FF"/>
        </w:rPr>
        <w:t xml:space="preserve"> and simplified standard configuration), </w:t>
      </w:r>
      <w:r w:rsidR="00722B4F" w:rsidRPr="001A2192">
        <w:rPr>
          <w:rFonts w:ascii="Times New Roman" w:hAnsi="Times New Roman"/>
          <w:color w:val="0000FF"/>
        </w:rPr>
        <w:t>those 3 bits can be redefined as payload bits by the users.</w:t>
      </w:r>
    </w:p>
    <w:p w:rsidR="005B213D" w:rsidRDefault="005B213D"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Bit 27 to 25</w:t>
      </w:r>
      <w:r w:rsidRPr="0016030B">
        <w:rPr>
          <w:rFonts w:ascii="Times New Roman" w:hAnsi="Times New Roman"/>
          <w:color w:val="000000"/>
        </w:rPr>
        <w:t xml:space="preserve">: 3 </w:t>
      </w:r>
      <w:r>
        <w:rPr>
          <w:rFonts w:ascii="Times New Roman" w:hAnsi="Times New Roman"/>
          <w:color w:val="000000"/>
        </w:rPr>
        <w:t>DUC</w:t>
      </w:r>
      <w:r w:rsidRPr="0016030B">
        <w:rPr>
          <w:rFonts w:ascii="Times New Roman" w:hAnsi="Times New Roman"/>
          <w:color w:val="000000"/>
        </w:rPr>
        <w:t xml:space="preserve"> address bits.  3-bit </w:t>
      </w:r>
      <w:r>
        <w:rPr>
          <w:rFonts w:ascii="Times New Roman" w:hAnsi="Times New Roman"/>
          <w:color w:val="000000"/>
        </w:rPr>
        <w:t>DUC</w:t>
      </w:r>
      <w:r w:rsidRPr="0016030B">
        <w:rPr>
          <w:rFonts w:ascii="Times New Roman" w:hAnsi="Times New Roman"/>
          <w:color w:val="000000"/>
        </w:rPr>
        <w:t xml:space="preserve"> addresses are assigned and added to the 32 bits event data in </w:t>
      </w:r>
      <w:r>
        <w:rPr>
          <w:rFonts w:ascii="Times New Roman" w:hAnsi="Times New Roman"/>
          <w:color w:val="000000"/>
        </w:rPr>
        <w:t xml:space="preserve">MB (standard configuration) or </w:t>
      </w:r>
      <w:r w:rsidRPr="0016030B">
        <w:rPr>
          <w:rFonts w:ascii="Times New Roman" w:hAnsi="Times New Roman"/>
          <w:color w:val="000000"/>
        </w:rPr>
        <w:t>CUC</w:t>
      </w:r>
      <w:r>
        <w:rPr>
          <w:rFonts w:ascii="Times New Roman" w:hAnsi="Times New Roman"/>
          <w:color w:val="000000"/>
        </w:rPr>
        <w:t xml:space="preserve"> (simplified standard configuration)</w:t>
      </w:r>
      <w:r w:rsidRPr="0016030B">
        <w:rPr>
          <w:rFonts w:ascii="Times New Roman" w:hAnsi="Times New Roman"/>
          <w:color w:val="000000"/>
        </w:rPr>
        <w:t xml:space="preserve">. </w:t>
      </w:r>
      <w:r w:rsidRPr="001A2192">
        <w:rPr>
          <w:rFonts w:ascii="Times New Roman" w:hAnsi="Times New Roman"/>
          <w:color w:val="0000FF"/>
        </w:rPr>
        <w:t>In a compact system, those 3 bits can also be redefined as payload bits by the users.</w:t>
      </w:r>
    </w:p>
    <w:p w:rsidR="00E22765" w:rsidRDefault="00E22765"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Bit 24 to 22</w:t>
      </w:r>
      <w:r w:rsidRPr="0016030B">
        <w:rPr>
          <w:rFonts w:ascii="Times New Roman" w:hAnsi="Times New Roman"/>
          <w:color w:val="000000"/>
        </w:rPr>
        <w:t xml:space="preserve">: 3 </w:t>
      </w:r>
      <w:r>
        <w:rPr>
          <w:rFonts w:ascii="Times New Roman" w:hAnsi="Times New Roman"/>
          <w:color w:val="000000"/>
        </w:rPr>
        <w:t>D</w:t>
      </w:r>
      <w:r w:rsidR="00344768">
        <w:rPr>
          <w:rFonts w:ascii="Times New Roman" w:hAnsi="Times New Roman"/>
          <w:color w:val="000000"/>
        </w:rPr>
        <w:t xml:space="preserve">B address bits.  </w:t>
      </w:r>
      <w:r w:rsidRPr="0016030B">
        <w:rPr>
          <w:rFonts w:ascii="Times New Roman" w:hAnsi="Times New Roman"/>
          <w:color w:val="000000"/>
        </w:rPr>
        <w:t xml:space="preserve">3-bit </w:t>
      </w:r>
      <w:r>
        <w:rPr>
          <w:rFonts w:ascii="Times New Roman" w:hAnsi="Times New Roman"/>
          <w:color w:val="000000"/>
        </w:rPr>
        <w:t>D</w:t>
      </w:r>
      <w:r w:rsidRPr="0016030B">
        <w:rPr>
          <w:rFonts w:ascii="Times New Roman" w:hAnsi="Times New Roman"/>
          <w:color w:val="000000"/>
        </w:rPr>
        <w:t xml:space="preserve">B addresses are assigned and added to the 32 bits event data in </w:t>
      </w:r>
      <w:r>
        <w:rPr>
          <w:rFonts w:ascii="Times New Roman" w:hAnsi="Times New Roman"/>
          <w:color w:val="000000"/>
        </w:rPr>
        <w:t>DUC or CDUC</w:t>
      </w:r>
      <w:r w:rsidRPr="0016030B">
        <w:rPr>
          <w:rFonts w:ascii="Times New Roman" w:hAnsi="Times New Roman"/>
          <w:color w:val="000000"/>
        </w:rPr>
        <w:t xml:space="preserve">. </w:t>
      </w:r>
      <w:r>
        <w:rPr>
          <w:rFonts w:ascii="Times New Roman" w:hAnsi="Times New Roman"/>
          <w:color w:val="000000"/>
        </w:rPr>
        <w:t xml:space="preserve">Those 3 bits </w:t>
      </w:r>
      <w:del w:id="50" w:author="OpenPET" w:date="2013-06-07T12:01:00Z">
        <w:r w:rsidDel="003262D1">
          <w:rPr>
            <w:rFonts w:ascii="Times New Roman" w:hAnsi="Times New Roman"/>
            <w:color w:val="000000"/>
          </w:rPr>
          <w:delText>can NOT</w:delText>
        </w:r>
      </w:del>
      <w:ins w:id="51" w:author="OpenPET" w:date="2013-06-07T12:01:00Z">
        <w:r w:rsidR="003262D1">
          <w:rPr>
            <w:rFonts w:ascii="Times New Roman" w:hAnsi="Times New Roman"/>
            <w:color w:val="000000"/>
          </w:rPr>
          <w:t>CANNOT</w:t>
        </w:r>
      </w:ins>
      <w:r>
        <w:rPr>
          <w:rFonts w:ascii="Times New Roman" w:hAnsi="Times New Roman"/>
          <w:color w:val="000000"/>
        </w:rPr>
        <w:t xml:space="preserve"> be redefined.</w:t>
      </w:r>
    </w:p>
    <w:p w:rsidR="00181E17" w:rsidRDefault="00335F02"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Bit 21 to 19</w:t>
      </w:r>
      <w:r w:rsidRPr="0016030B">
        <w:rPr>
          <w:rFonts w:ascii="Times New Roman" w:hAnsi="Times New Roman"/>
          <w:color w:val="000000"/>
        </w:rPr>
        <w:t xml:space="preserve">: 3 </w:t>
      </w:r>
      <w:r>
        <w:rPr>
          <w:rFonts w:ascii="Times New Roman" w:hAnsi="Times New Roman"/>
          <w:color w:val="000000"/>
        </w:rPr>
        <w:t>block</w:t>
      </w:r>
      <w:r w:rsidRPr="0016030B">
        <w:rPr>
          <w:rFonts w:ascii="Times New Roman" w:hAnsi="Times New Roman"/>
          <w:color w:val="000000"/>
        </w:rPr>
        <w:t xml:space="preserve"> </w:t>
      </w:r>
      <w:r w:rsidR="00FE1ADA">
        <w:rPr>
          <w:rFonts w:ascii="Times New Roman" w:hAnsi="Times New Roman"/>
          <w:color w:val="000000"/>
        </w:rPr>
        <w:t xml:space="preserve">detector </w:t>
      </w:r>
      <w:r w:rsidRPr="0016030B">
        <w:rPr>
          <w:rFonts w:ascii="Times New Roman" w:hAnsi="Times New Roman"/>
          <w:color w:val="000000"/>
        </w:rPr>
        <w:t xml:space="preserve">address bits.  </w:t>
      </w:r>
      <w:r w:rsidR="00344768" w:rsidRPr="0016030B">
        <w:rPr>
          <w:rFonts w:ascii="Times New Roman" w:hAnsi="Times New Roman"/>
          <w:color w:val="000000"/>
        </w:rPr>
        <w:t xml:space="preserve">3-bit </w:t>
      </w:r>
      <w:r w:rsidR="00344768">
        <w:rPr>
          <w:rFonts w:ascii="Times New Roman" w:hAnsi="Times New Roman"/>
          <w:color w:val="000000"/>
        </w:rPr>
        <w:t>block</w:t>
      </w:r>
      <w:r w:rsidR="00344768" w:rsidRPr="0016030B">
        <w:rPr>
          <w:rFonts w:ascii="Times New Roman" w:hAnsi="Times New Roman"/>
          <w:color w:val="000000"/>
        </w:rPr>
        <w:t xml:space="preserve"> </w:t>
      </w:r>
      <w:r w:rsidR="00FE1ADA">
        <w:rPr>
          <w:rFonts w:ascii="Times New Roman" w:hAnsi="Times New Roman"/>
          <w:color w:val="000000"/>
        </w:rPr>
        <w:t xml:space="preserve">detector </w:t>
      </w:r>
      <w:r w:rsidR="00344768" w:rsidRPr="0016030B">
        <w:rPr>
          <w:rFonts w:ascii="Times New Roman" w:hAnsi="Times New Roman"/>
          <w:color w:val="000000"/>
        </w:rPr>
        <w:t>addresses</w:t>
      </w:r>
      <w:r w:rsidR="00344768">
        <w:rPr>
          <w:rFonts w:ascii="Times New Roman" w:hAnsi="Times New Roman"/>
          <w:color w:val="000000"/>
        </w:rPr>
        <w:t xml:space="preserve"> are assigned in the </w:t>
      </w:r>
      <w:r w:rsidR="001E3BBB">
        <w:rPr>
          <w:rFonts w:ascii="Times New Roman" w:hAnsi="Times New Roman"/>
          <w:color w:val="000000"/>
        </w:rPr>
        <w:t xml:space="preserve">DB when a single event is detected. </w:t>
      </w:r>
      <w:r w:rsidR="00C0013C">
        <w:rPr>
          <w:rFonts w:ascii="Times New Roman" w:hAnsi="Times New Roman"/>
          <w:color w:val="000000"/>
        </w:rPr>
        <w:t>A</w:t>
      </w:r>
      <w:r w:rsidR="001E3BBB">
        <w:rPr>
          <w:rFonts w:ascii="Times New Roman" w:hAnsi="Times New Roman"/>
          <w:color w:val="000000"/>
        </w:rPr>
        <w:t xml:space="preserve"> </w:t>
      </w:r>
      <w:r w:rsidR="00C0013C">
        <w:rPr>
          <w:rFonts w:ascii="Times New Roman" w:hAnsi="Times New Roman"/>
          <w:color w:val="000000"/>
        </w:rPr>
        <w:t xml:space="preserve">DB has 32 channels, and therefore it supports up to </w:t>
      </w:r>
      <w:r w:rsidR="00543319">
        <w:rPr>
          <w:rFonts w:ascii="Times New Roman" w:hAnsi="Times New Roman"/>
          <w:color w:val="000000"/>
        </w:rPr>
        <w:t xml:space="preserve">8 conventional </w:t>
      </w:r>
      <w:r w:rsidR="001A2192">
        <w:rPr>
          <w:rFonts w:ascii="Times New Roman" w:hAnsi="Times New Roman"/>
          <w:color w:val="000000"/>
        </w:rPr>
        <w:t xml:space="preserve">block </w:t>
      </w:r>
      <w:r w:rsidR="00543319">
        <w:rPr>
          <w:rFonts w:ascii="Times New Roman" w:hAnsi="Times New Roman"/>
          <w:color w:val="000000"/>
        </w:rPr>
        <w:t xml:space="preserve">detector modules. </w:t>
      </w:r>
      <w:r w:rsidR="001A2192" w:rsidRPr="00FE1ADA">
        <w:rPr>
          <w:rFonts w:ascii="Times New Roman" w:hAnsi="Times New Roman"/>
          <w:color w:val="0000FF"/>
        </w:rPr>
        <w:t xml:space="preserve">The users can redefine those 3 bits if they do not use </w:t>
      </w:r>
      <w:r w:rsidR="00FE1ADA" w:rsidRPr="00FE1ADA">
        <w:rPr>
          <w:rFonts w:ascii="Times New Roman" w:hAnsi="Times New Roman"/>
          <w:color w:val="0000FF"/>
        </w:rPr>
        <w:t>conventional block detector modules.</w:t>
      </w:r>
    </w:p>
    <w:p w:rsidR="00EE6CC1" w:rsidRPr="00C207A5" w:rsidRDefault="00EE6CC1"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Bit 18 to 11</w:t>
      </w:r>
      <w:r>
        <w:rPr>
          <w:rFonts w:ascii="Times New Roman" w:hAnsi="Times New Roman"/>
          <w:color w:val="000000"/>
        </w:rPr>
        <w:t xml:space="preserve">: 8 crystal ID address bits.  </w:t>
      </w:r>
      <w:r w:rsidR="00DF3295">
        <w:rPr>
          <w:rFonts w:ascii="Times New Roman" w:hAnsi="Times New Roman"/>
          <w:color w:val="000000"/>
        </w:rPr>
        <w:t>8</w:t>
      </w:r>
      <w:r w:rsidR="00DF3295" w:rsidRPr="0016030B">
        <w:rPr>
          <w:rFonts w:ascii="Times New Roman" w:hAnsi="Times New Roman"/>
          <w:color w:val="000000"/>
        </w:rPr>
        <w:t xml:space="preserve">-bit </w:t>
      </w:r>
      <w:r w:rsidR="00DF3295">
        <w:rPr>
          <w:rFonts w:ascii="Times New Roman" w:hAnsi="Times New Roman"/>
          <w:color w:val="000000"/>
        </w:rPr>
        <w:t>crystal ID</w:t>
      </w:r>
      <w:r w:rsidR="00DF3295" w:rsidRPr="0016030B">
        <w:rPr>
          <w:rFonts w:ascii="Times New Roman" w:hAnsi="Times New Roman"/>
          <w:color w:val="000000"/>
        </w:rPr>
        <w:t xml:space="preserve"> addresses</w:t>
      </w:r>
      <w:r w:rsidR="00DF3295">
        <w:rPr>
          <w:rFonts w:ascii="Times New Roman" w:hAnsi="Times New Roman"/>
          <w:color w:val="000000"/>
        </w:rPr>
        <w:t xml:space="preserve"> are assigned in the DB when a single event is detected. The maximum c</w:t>
      </w:r>
      <w:r w:rsidR="00DF3295" w:rsidRPr="00B24146">
        <w:rPr>
          <w:rFonts w:ascii="Times New Roman" w:hAnsi="Times New Roman"/>
          <w:color w:val="000000"/>
        </w:rPr>
        <w:t xml:space="preserve">rystal </w:t>
      </w:r>
      <w:r w:rsidR="00DF3295">
        <w:rPr>
          <w:rFonts w:ascii="Times New Roman" w:hAnsi="Times New Roman"/>
          <w:color w:val="000000"/>
        </w:rPr>
        <w:t xml:space="preserve">matrix supported in this format is </w:t>
      </w:r>
      <w:proofErr w:type="gramStart"/>
      <w:r w:rsidR="00DF3295">
        <w:rPr>
          <w:rFonts w:ascii="Times New Roman" w:hAnsi="Times New Roman" w:hint="eastAsia"/>
          <w:color w:val="000000"/>
        </w:rPr>
        <w:t>16</w:t>
      </w:r>
      <w:r w:rsidR="00F9250F">
        <w:rPr>
          <w:rFonts w:ascii="Times New Roman" w:hAnsi="Times New Roman"/>
          <w:color w:val="000000"/>
        </w:rPr>
        <w:t xml:space="preserve"> </w:t>
      </w:r>
      <w:r w:rsidR="00DF3295">
        <w:rPr>
          <w:rFonts w:ascii="Times New Roman" w:hAnsi="Times New Roman"/>
          <w:color w:val="000000"/>
        </w:rPr>
        <w:t>x</w:t>
      </w:r>
      <w:r w:rsidR="00DF3295">
        <w:rPr>
          <w:rFonts w:ascii="Times New Roman" w:hAnsi="Times New Roman" w:hint="eastAsia"/>
          <w:color w:val="000000"/>
        </w:rPr>
        <w:t>16</w:t>
      </w:r>
      <w:proofErr w:type="gramEnd"/>
      <w:r w:rsidR="00DF3295">
        <w:rPr>
          <w:rFonts w:ascii="Times New Roman" w:hAnsi="Times New Roman"/>
          <w:color w:val="000000"/>
        </w:rPr>
        <w:t>.</w:t>
      </w:r>
      <w:r w:rsidR="00C207A5">
        <w:rPr>
          <w:rFonts w:ascii="Times New Roman" w:hAnsi="Times New Roman"/>
          <w:color w:val="000000"/>
        </w:rPr>
        <w:t xml:space="preserve"> </w:t>
      </w:r>
      <w:r w:rsidR="00C207A5" w:rsidRPr="00FE1ADA">
        <w:rPr>
          <w:rFonts w:ascii="Times New Roman" w:hAnsi="Times New Roman"/>
          <w:color w:val="0000FF"/>
        </w:rPr>
        <w:t xml:space="preserve">The users can redefine those </w:t>
      </w:r>
      <w:r w:rsidR="00C207A5">
        <w:rPr>
          <w:rFonts w:ascii="Times New Roman" w:hAnsi="Times New Roman"/>
          <w:color w:val="0000FF"/>
        </w:rPr>
        <w:t>8</w:t>
      </w:r>
      <w:r w:rsidR="00C207A5" w:rsidRPr="00FE1ADA">
        <w:rPr>
          <w:rFonts w:ascii="Times New Roman" w:hAnsi="Times New Roman"/>
          <w:color w:val="0000FF"/>
        </w:rPr>
        <w:t xml:space="preserve"> bits if they do not use conventional block detector modules.</w:t>
      </w:r>
    </w:p>
    <w:p w:rsidR="00DF3295" w:rsidRPr="0016030B" w:rsidRDefault="009A55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Bit 10 to 0</w:t>
      </w:r>
      <w:r>
        <w:rPr>
          <w:rFonts w:ascii="Times New Roman" w:hAnsi="Times New Roman"/>
          <w:color w:val="000000"/>
        </w:rPr>
        <w:t>: 11 bits of payload data.  11</w:t>
      </w:r>
      <w:r w:rsidRPr="0016030B">
        <w:rPr>
          <w:rFonts w:ascii="Times New Roman" w:hAnsi="Times New Roman"/>
          <w:color w:val="000000"/>
        </w:rPr>
        <w:t xml:space="preserve">-bit </w:t>
      </w:r>
      <w:r>
        <w:rPr>
          <w:rFonts w:ascii="Times New Roman" w:hAnsi="Times New Roman"/>
          <w:color w:val="000000"/>
        </w:rPr>
        <w:t>payload data are generated in the DB when a single event is detected. The detailed definitions of those 11-bit payload data will be described in the next section.</w:t>
      </w:r>
      <w:r w:rsidR="003A15E5">
        <w:rPr>
          <w:rFonts w:ascii="Times New Roman" w:hAnsi="Times New Roman"/>
          <w:color w:val="000000"/>
        </w:rPr>
        <w:t xml:space="preserve"> </w:t>
      </w:r>
    </w:p>
    <w:p w:rsidR="0007165A" w:rsidRDefault="0007165A" w:rsidP="008B160A">
      <w:pPr>
        <w:spacing w:after="0"/>
        <w:ind w:firstLine="360"/>
        <w:jc w:val="both"/>
        <w:rPr>
          <w:rFonts w:ascii="Times New Roman" w:hAnsi="Times New Roman"/>
          <w:color w:val="000000"/>
        </w:rPr>
      </w:pPr>
    </w:p>
    <w:p w:rsidR="00B008D2" w:rsidRDefault="00B008D2" w:rsidP="008B160A">
      <w:pPr>
        <w:spacing w:after="0"/>
        <w:ind w:firstLine="360"/>
        <w:jc w:val="both"/>
        <w:rPr>
          <w:rFonts w:ascii="Times New Roman" w:hAnsi="Times New Roman"/>
          <w:color w:val="000000"/>
        </w:rPr>
      </w:pPr>
      <w:r>
        <w:rPr>
          <w:rFonts w:ascii="Times New Roman" w:hAnsi="Times New Roman"/>
          <w:color w:val="000000"/>
        </w:rPr>
        <w:t>The following figure demonstrates how the addresses are added to the event data when it transmitted from DB to CUC.</w:t>
      </w:r>
    </w:p>
    <w:p w:rsidR="00B008D2" w:rsidRDefault="00B008D2" w:rsidP="008B160A">
      <w:pPr>
        <w:spacing w:after="0"/>
        <w:ind w:firstLine="360"/>
        <w:jc w:val="both"/>
        <w:rPr>
          <w:rFonts w:ascii="Times New Roman" w:hAnsi="Times New Roman"/>
          <w:color w:val="000000"/>
        </w:rPr>
      </w:pPr>
    </w:p>
    <w:p w:rsidR="00B008D2" w:rsidRDefault="00B008D2" w:rsidP="008B160A">
      <w:pPr>
        <w:pStyle w:val="ListParagraph"/>
        <w:spacing w:after="0"/>
        <w:ind w:left="0"/>
        <w:jc w:val="both"/>
      </w:pPr>
      <w:r>
        <w:object w:dxaOrig="11729" w:dyaOrig="11737">
          <v:shape id="_x0000_i1039" type="#_x0000_t75" style="width:468pt;height:468.75pt" o:ole="">
            <v:imagedata r:id="rId43" o:title=""/>
          </v:shape>
          <o:OLEObject Type="Embed" ProgID="Visio.Drawing.11" ShapeID="_x0000_i1039" DrawAspect="Content" ObjectID="_1432112061" r:id="rId44"/>
        </w:object>
      </w:r>
    </w:p>
    <w:p w:rsidR="00F365D9" w:rsidRDefault="00F365D9" w:rsidP="00F365D9">
      <w:pPr>
        <w:spacing w:after="0"/>
        <w:jc w:val="both"/>
        <w:rPr>
          <w:rFonts w:ascii="Times New Roman" w:hAnsi="Times New Roman"/>
          <w:color w:val="000000"/>
        </w:rPr>
      </w:pPr>
      <w:bookmarkStart w:id="52" w:name="_Toc358368932"/>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20</w:t>
      </w:r>
      <w:r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Demonstrations of how the addresses are added to the event data when it transmitted from DB to CUC.</w:t>
      </w:r>
      <w:bookmarkEnd w:id="52"/>
    </w:p>
    <w:p w:rsidR="00B008D2" w:rsidRDefault="00B008D2" w:rsidP="008B160A">
      <w:pPr>
        <w:spacing w:after="0"/>
        <w:ind w:firstLine="360"/>
        <w:jc w:val="both"/>
        <w:rPr>
          <w:rFonts w:ascii="Times New Roman" w:hAnsi="Times New Roman"/>
          <w:color w:val="000000"/>
        </w:rPr>
      </w:pPr>
    </w:p>
    <w:p w:rsidR="0007165A" w:rsidRDefault="0007165A" w:rsidP="008B160A">
      <w:pPr>
        <w:spacing w:after="0"/>
        <w:ind w:firstLine="360"/>
        <w:jc w:val="both"/>
        <w:rPr>
          <w:rFonts w:ascii="Times New Roman" w:hAnsi="Times New Roman"/>
          <w:color w:val="000000"/>
        </w:rPr>
      </w:pPr>
      <w:r>
        <w:rPr>
          <w:rFonts w:ascii="Times New Roman" w:hAnsi="Times New Roman"/>
          <w:color w:val="000000"/>
        </w:rPr>
        <w:t xml:space="preserve">The </w:t>
      </w:r>
      <w:r w:rsidR="0058487E">
        <w:rPr>
          <w:rFonts w:ascii="Times New Roman" w:hAnsi="Times New Roman"/>
          <w:color w:val="000000"/>
        </w:rPr>
        <w:t>11</w:t>
      </w:r>
      <w:r w:rsidR="00FF718D">
        <w:rPr>
          <w:rFonts w:ascii="Times New Roman" w:hAnsi="Times New Roman"/>
          <w:color w:val="000000"/>
        </w:rPr>
        <w:t>-bit</w:t>
      </w:r>
      <w:r w:rsidR="0058487E">
        <w:rPr>
          <w:rFonts w:ascii="Times New Roman" w:hAnsi="Times New Roman"/>
          <w:color w:val="000000"/>
        </w:rPr>
        <w:t xml:space="preserve"> payload data </w:t>
      </w:r>
      <w:r w:rsidR="002407FF">
        <w:rPr>
          <w:rFonts w:ascii="Times New Roman" w:hAnsi="Times New Roman"/>
          <w:color w:val="000000"/>
        </w:rPr>
        <w:t xml:space="preserve">have definitions for </w:t>
      </w:r>
      <w:r w:rsidR="00FB21CD">
        <w:rPr>
          <w:rFonts w:ascii="Times New Roman" w:hAnsi="Times New Roman"/>
          <w:color w:val="000000"/>
        </w:rPr>
        <w:t>five standard</w:t>
      </w:r>
      <w:r w:rsidR="002407FF">
        <w:rPr>
          <w:rFonts w:ascii="Times New Roman" w:hAnsi="Times New Roman"/>
          <w:color w:val="000000"/>
        </w:rPr>
        <w:t xml:space="preserve"> </w:t>
      </w:r>
      <w:r w:rsidR="00FF718D">
        <w:rPr>
          <w:rFonts w:ascii="Times New Roman" w:hAnsi="Times New Roman"/>
          <w:color w:val="000000"/>
        </w:rPr>
        <w:t>data mode (time, energy, test and etc.)</w:t>
      </w:r>
      <w:r w:rsidR="000B7DA1">
        <w:rPr>
          <w:rFonts w:ascii="Times New Roman" w:hAnsi="Times New Roman"/>
          <w:color w:val="000000"/>
        </w:rPr>
        <w:t xml:space="preserve"> as follows</w:t>
      </w:r>
      <w:r>
        <w:rPr>
          <w:rFonts w:ascii="Times New Roman" w:hAnsi="Times New Roman"/>
          <w:color w:val="000000"/>
        </w:rPr>
        <w:t>:</w:t>
      </w:r>
    </w:p>
    <w:p w:rsidR="00AB178B" w:rsidRPr="007C30E5" w:rsidRDefault="00AB178B" w:rsidP="008B160A">
      <w:pPr>
        <w:pStyle w:val="ListParagraph"/>
        <w:numPr>
          <w:ilvl w:val="0"/>
          <w:numId w:val="24"/>
        </w:numPr>
        <w:spacing w:after="0"/>
        <w:jc w:val="both"/>
        <w:rPr>
          <w:rFonts w:ascii="Times New Roman" w:hAnsi="Times New Roman"/>
        </w:rPr>
      </w:pPr>
      <w:r w:rsidRPr="007C30E5">
        <w:rPr>
          <w:rFonts w:ascii="Times New Roman" w:hAnsi="Times New Roman"/>
          <w:b/>
          <w:color w:val="000000"/>
        </w:rPr>
        <w:t>Time mode</w:t>
      </w:r>
      <w:r>
        <w:rPr>
          <w:rFonts w:ascii="Times New Roman" w:hAnsi="Times New Roman"/>
          <w:b/>
          <w:color w:val="000000"/>
        </w:rPr>
        <w:t xml:space="preserve"> </w:t>
      </w:r>
      <w:r w:rsidR="00003D54">
        <w:rPr>
          <w:rFonts w:ascii="Times New Roman" w:hAnsi="Times New Roman"/>
          <w:b/>
          <w:color w:val="000000"/>
        </w:rPr>
        <w:t>–</w:t>
      </w:r>
      <w:r>
        <w:rPr>
          <w:rFonts w:ascii="Times New Roman" w:hAnsi="Times New Roman"/>
          <w:color w:val="000000"/>
        </w:rPr>
        <w:t xml:space="preserve"> </w:t>
      </w:r>
      <w:r w:rsidRPr="007C30E5">
        <w:rPr>
          <w:rFonts w:ascii="Times New Roman" w:hAnsi="Times New Roman"/>
        </w:rPr>
        <w:t>Bit 1</w:t>
      </w:r>
      <w:r>
        <w:rPr>
          <w:rFonts w:ascii="Times New Roman" w:hAnsi="Times New Roman"/>
        </w:rPr>
        <w:t>0~0,</w:t>
      </w:r>
      <w:r w:rsidRPr="007C30E5">
        <w:rPr>
          <w:rFonts w:ascii="Times New Roman" w:hAnsi="Times New Roman"/>
        </w:rPr>
        <w:t xml:space="preserve"> TDC data bits (1</w:t>
      </w:r>
      <w:r>
        <w:rPr>
          <w:rFonts w:ascii="Times New Roman" w:hAnsi="Times New Roman"/>
        </w:rPr>
        <w:t>1</w:t>
      </w:r>
      <w:r w:rsidRPr="007C30E5">
        <w:rPr>
          <w:rFonts w:ascii="Times New Roman" w:hAnsi="Times New Roman"/>
        </w:rPr>
        <w:t xml:space="preserve"> bits, LSB: </w:t>
      </w:r>
      <w:r>
        <w:rPr>
          <w:rFonts w:ascii="Times New Roman" w:hAnsi="Times New Roman"/>
        </w:rPr>
        <w:t>50</w:t>
      </w:r>
      <w:r w:rsidRPr="007C30E5">
        <w:rPr>
          <w:rFonts w:ascii="Times New Roman" w:hAnsi="Times New Roman"/>
        </w:rPr>
        <w:t>ps)</w:t>
      </w:r>
      <w:r>
        <w:rPr>
          <w:rFonts w:ascii="Times New Roman" w:hAnsi="Times New Roman"/>
        </w:rPr>
        <w:t>.</w:t>
      </w:r>
    </w:p>
    <w:p w:rsidR="00F22137" w:rsidRPr="007C30E5" w:rsidRDefault="00F22137" w:rsidP="008B160A">
      <w:pPr>
        <w:pStyle w:val="ListParagraph"/>
        <w:numPr>
          <w:ilvl w:val="0"/>
          <w:numId w:val="24"/>
        </w:numPr>
        <w:spacing w:after="0"/>
        <w:jc w:val="both"/>
        <w:rPr>
          <w:rFonts w:ascii="Times New Roman" w:hAnsi="Times New Roman"/>
        </w:rPr>
      </w:pPr>
      <w:r>
        <w:rPr>
          <w:rFonts w:ascii="Times New Roman" w:hAnsi="Times New Roman"/>
          <w:b/>
          <w:color w:val="000000"/>
        </w:rPr>
        <w:t>Energy</w:t>
      </w:r>
      <w:r w:rsidRPr="007C30E5">
        <w:rPr>
          <w:rFonts w:ascii="Times New Roman" w:hAnsi="Times New Roman"/>
          <w:b/>
          <w:color w:val="000000"/>
        </w:rPr>
        <w:t xml:space="preserve"> mode</w:t>
      </w:r>
      <w:r>
        <w:rPr>
          <w:rFonts w:ascii="Times New Roman" w:hAnsi="Times New Roman"/>
          <w:b/>
          <w:color w:val="000000"/>
        </w:rPr>
        <w:t xml:space="preserve"> </w:t>
      </w:r>
      <w:r w:rsidR="00003D54">
        <w:rPr>
          <w:rFonts w:ascii="Times New Roman" w:hAnsi="Times New Roman"/>
          <w:b/>
          <w:color w:val="000000"/>
        </w:rPr>
        <w:t>–</w:t>
      </w:r>
      <w:r>
        <w:rPr>
          <w:rFonts w:ascii="Times New Roman" w:hAnsi="Times New Roman"/>
          <w:color w:val="000000"/>
        </w:rPr>
        <w:t xml:space="preserve"> </w:t>
      </w:r>
      <w:r w:rsidRPr="007C30E5">
        <w:rPr>
          <w:rFonts w:ascii="Times New Roman" w:hAnsi="Times New Roman"/>
        </w:rPr>
        <w:t>Bit 1</w:t>
      </w:r>
      <w:r>
        <w:rPr>
          <w:rFonts w:ascii="Times New Roman" w:hAnsi="Times New Roman"/>
        </w:rPr>
        <w:t>0~0,</w:t>
      </w:r>
      <w:r w:rsidRPr="007C30E5">
        <w:rPr>
          <w:rFonts w:ascii="Times New Roman" w:hAnsi="Times New Roman"/>
        </w:rPr>
        <w:t xml:space="preserve"> </w:t>
      </w:r>
      <w:r>
        <w:rPr>
          <w:rFonts w:ascii="Times New Roman" w:hAnsi="Times New Roman"/>
        </w:rPr>
        <w:t>energy</w:t>
      </w:r>
      <w:r w:rsidRPr="007C30E5">
        <w:rPr>
          <w:rFonts w:ascii="Times New Roman" w:hAnsi="Times New Roman"/>
        </w:rPr>
        <w:t xml:space="preserve"> data bits (1</w:t>
      </w:r>
      <w:r>
        <w:rPr>
          <w:rFonts w:ascii="Times New Roman" w:hAnsi="Times New Roman"/>
        </w:rPr>
        <w:t>1 bits</w:t>
      </w:r>
      <w:r w:rsidRPr="007C30E5">
        <w:rPr>
          <w:rFonts w:ascii="Times New Roman" w:hAnsi="Times New Roman"/>
        </w:rPr>
        <w:t>)</w:t>
      </w:r>
      <w:r>
        <w:rPr>
          <w:rFonts w:ascii="Times New Roman" w:hAnsi="Times New Roman"/>
        </w:rPr>
        <w:t>.</w:t>
      </w:r>
    </w:p>
    <w:p w:rsidR="00F22137" w:rsidRPr="007C30E5" w:rsidRDefault="00F22137" w:rsidP="008B160A">
      <w:pPr>
        <w:pStyle w:val="ListParagraph"/>
        <w:numPr>
          <w:ilvl w:val="0"/>
          <w:numId w:val="24"/>
        </w:numPr>
        <w:spacing w:after="0"/>
        <w:jc w:val="both"/>
        <w:rPr>
          <w:rFonts w:ascii="Times New Roman" w:hAnsi="Times New Roman"/>
        </w:rPr>
      </w:pPr>
      <w:r>
        <w:rPr>
          <w:rFonts w:ascii="Times New Roman" w:hAnsi="Times New Roman"/>
          <w:b/>
          <w:color w:val="000000"/>
        </w:rPr>
        <w:t>Test</w:t>
      </w:r>
      <w:r w:rsidRPr="007C30E5">
        <w:rPr>
          <w:rFonts w:ascii="Times New Roman" w:hAnsi="Times New Roman"/>
          <w:b/>
          <w:color w:val="000000"/>
        </w:rPr>
        <w:t xml:space="preserve"> mode</w:t>
      </w:r>
      <w:r>
        <w:rPr>
          <w:rFonts w:ascii="Times New Roman" w:hAnsi="Times New Roman"/>
          <w:b/>
          <w:color w:val="000000"/>
        </w:rPr>
        <w:t xml:space="preserve">1 </w:t>
      </w:r>
      <w:r w:rsidR="00003D54">
        <w:rPr>
          <w:rFonts w:ascii="Times New Roman" w:hAnsi="Times New Roman"/>
          <w:b/>
          <w:color w:val="000000"/>
        </w:rPr>
        <w:t>–</w:t>
      </w:r>
      <w:r>
        <w:rPr>
          <w:rFonts w:ascii="Times New Roman" w:hAnsi="Times New Roman"/>
          <w:color w:val="000000"/>
        </w:rPr>
        <w:t xml:space="preserve"> </w:t>
      </w:r>
      <w:r w:rsidRPr="007C30E5">
        <w:rPr>
          <w:rFonts w:ascii="Times New Roman" w:hAnsi="Times New Roman"/>
        </w:rPr>
        <w:t>Bit 1</w:t>
      </w:r>
      <w:r>
        <w:rPr>
          <w:rFonts w:ascii="Times New Roman" w:hAnsi="Times New Roman"/>
        </w:rPr>
        <w:t>0~0,</w:t>
      </w:r>
      <w:r w:rsidRPr="007C30E5">
        <w:rPr>
          <w:rFonts w:ascii="Times New Roman" w:hAnsi="Times New Roman"/>
        </w:rPr>
        <w:t xml:space="preserve"> </w:t>
      </w:r>
      <w:r>
        <w:rPr>
          <w:rFonts w:ascii="Times New Roman" w:hAnsi="Times New Roman"/>
        </w:rPr>
        <w:t>test pattern data: 10101010101.</w:t>
      </w:r>
    </w:p>
    <w:p w:rsidR="00F22137" w:rsidRDefault="00F22137" w:rsidP="008B160A">
      <w:pPr>
        <w:pStyle w:val="ListParagraph"/>
        <w:numPr>
          <w:ilvl w:val="0"/>
          <w:numId w:val="24"/>
        </w:numPr>
        <w:spacing w:after="0"/>
        <w:jc w:val="both"/>
        <w:rPr>
          <w:rFonts w:ascii="Times New Roman" w:hAnsi="Times New Roman"/>
        </w:rPr>
      </w:pPr>
      <w:r>
        <w:rPr>
          <w:rFonts w:ascii="Times New Roman" w:hAnsi="Times New Roman"/>
          <w:b/>
          <w:color w:val="000000"/>
        </w:rPr>
        <w:t>Test</w:t>
      </w:r>
      <w:r w:rsidRPr="007C30E5">
        <w:rPr>
          <w:rFonts w:ascii="Times New Roman" w:hAnsi="Times New Roman"/>
          <w:b/>
          <w:color w:val="000000"/>
        </w:rPr>
        <w:t xml:space="preserve"> mode</w:t>
      </w:r>
      <w:r>
        <w:rPr>
          <w:rFonts w:ascii="Times New Roman" w:hAnsi="Times New Roman"/>
          <w:b/>
          <w:color w:val="000000"/>
        </w:rPr>
        <w:t xml:space="preserve">2 </w:t>
      </w:r>
      <w:r w:rsidR="00003D54">
        <w:rPr>
          <w:rFonts w:ascii="Times New Roman" w:hAnsi="Times New Roman"/>
          <w:b/>
          <w:color w:val="000000"/>
        </w:rPr>
        <w:t>–</w:t>
      </w:r>
      <w:r>
        <w:rPr>
          <w:rFonts w:ascii="Times New Roman" w:hAnsi="Times New Roman"/>
          <w:color w:val="000000"/>
        </w:rPr>
        <w:t xml:space="preserve"> </w:t>
      </w:r>
      <w:r w:rsidRPr="007C30E5">
        <w:rPr>
          <w:rFonts w:ascii="Times New Roman" w:hAnsi="Times New Roman"/>
        </w:rPr>
        <w:t>Bit 1</w:t>
      </w:r>
      <w:r>
        <w:rPr>
          <w:rFonts w:ascii="Times New Roman" w:hAnsi="Times New Roman"/>
        </w:rPr>
        <w:t>0~0,</w:t>
      </w:r>
      <w:r w:rsidRPr="007C30E5">
        <w:rPr>
          <w:rFonts w:ascii="Times New Roman" w:hAnsi="Times New Roman"/>
        </w:rPr>
        <w:t xml:space="preserve"> </w:t>
      </w:r>
      <w:r>
        <w:rPr>
          <w:rFonts w:ascii="Times New Roman" w:hAnsi="Times New Roman"/>
        </w:rPr>
        <w:t>t</w:t>
      </w:r>
      <w:r w:rsidR="001606E4">
        <w:rPr>
          <w:rFonts w:ascii="Times New Roman" w:hAnsi="Times New Roman"/>
        </w:rPr>
        <w:t xml:space="preserve">est pattern data: </w:t>
      </w:r>
      <w:r>
        <w:rPr>
          <w:rFonts w:ascii="Times New Roman" w:hAnsi="Times New Roman"/>
        </w:rPr>
        <w:t>0101010101</w:t>
      </w:r>
      <w:r w:rsidR="001606E4">
        <w:rPr>
          <w:rFonts w:ascii="Times New Roman" w:hAnsi="Times New Roman"/>
        </w:rPr>
        <w:t>0</w:t>
      </w:r>
      <w:r>
        <w:rPr>
          <w:rFonts w:ascii="Times New Roman" w:hAnsi="Times New Roman"/>
        </w:rPr>
        <w:t>.</w:t>
      </w:r>
    </w:p>
    <w:p w:rsidR="00A7720C" w:rsidRPr="007C30E5" w:rsidRDefault="00A7720C" w:rsidP="008B160A">
      <w:pPr>
        <w:pStyle w:val="ListParagraph"/>
        <w:spacing w:after="0"/>
        <w:ind w:left="1080"/>
        <w:jc w:val="both"/>
        <w:rPr>
          <w:rFonts w:ascii="Times New Roman" w:hAnsi="Times New Roman"/>
        </w:rPr>
      </w:pPr>
    </w:p>
    <w:p w:rsidR="00003D54" w:rsidRPr="00003D54" w:rsidRDefault="00050C24" w:rsidP="008B160A">
      <w:pPr>
        <w:pStyle w:val="ListParagraph"/>
        <w:numPr>
          <w:ilvl w:val="0"/>
          <w:numId w:val="24"/>
        </w:numPr>
        <w:spacing w:after="0"/>
        <w:jc w:val="both"/>
        <w:rPr>
          <w:rFonts w:ascii="Times New Roman" w:hAnsi="Times New Roman"/>
        </w:rPr>
      </w:pPr>
      <w:r>
        <w:rPr>
          <w:rFonts w:ascii="Times New Roman" w:hAnsi="Times New Roman"/>
          <w:b/>
          <w:color w:val="000000"/>
        </w:rPr>
        <w:lastRenderedPageBreak/>
        <w:t>Anger-logic f</w:t>
      </w:r>
      <w:r w:rsidR="00D63277">
        <w:rPr>
          <w:rFonts w:ascii="Times New Roman" w:hAnsi="Times New Roman"/>
          <w:b/>
          <w:color w:val="000000"/>
        </w:rPr>
        <w:t>lood map plot</w:t>
      </w:r>
      <w:r w:rsidR="00D63277" w:rsidRPr="007C30E5">
        <w:rPr>
          <w:rFonts w:ascii="Times New Roman" w:hAnsi="Times New Roman"/>
          <w:b/>
          <w:color w:val="000000"/>
        </w:rPr>
        <w:t xml:space="preserve"> </w:t>
      </w:r>
      <w:r w:rsidR="00D63277">
        <w:rPr>
          <w:rFonts w:ascii="Times New Roman" w:hAnsi="Times New Roman"/>
          <w:b/>
          <w:color w:val="000000"/>
        </w:rPr>
        <w:t>m</w:t>
      </w:r>
      <w:r w:rsidR="00D63277" w:rsidRPr="007C30E5">
        <w:rPr>
          <w:rFonts w:ascii="Times New Roman" w:hAnsi="Times New Roman"/>
          <w:b/>
          <w:color w:val="000000"/>
        </w:rPr>
        <w:t>ode</w:t>
      </w:r>
      <w:r w:rsidR="00D63277">
        <w:rPr>
          <w:rFonts w:ascii="Times New Roman" w:hAnsi="Times New Roman"/>
          <w:b/>
          <w:color w:val="000000"/>
        </w:rPr>
        <w:t xml:space="preserve"> </w:t>
      </w:r>
      <w:r w:rsidR="00003D54">
        <w:rPr>
          <w:rFonts w:ascii="Times New Roman" w:hAnsi="Times New Roman"/>
          <w:b/>
          <w:color w:val="000000"/>
        </w:rPr>
        <w:t xml:space="preserve">– </w:t>
      </w:r>
      <w:r w:rsidR="00003D54" w:rsidRPr="0046565D">
        <w:rPr>
          <w:rFonts w:ascii="Times New Roman" w:hAnsi="Times New Roman"/>
          <w:color w:val="000000"/>
        </w:rPr>
        <w:t xml:space="preserve">note that </w:t>
      </w:r>
      <w:r w:rsidR="0046565D" w:rsidRPr="0046565D">
        <w:rPr>
          <w:rFonts w:ascii="Times New Roman" w:hAnsi="Times New Roman"/>
          <w:color w:val="000000"/>
        </w:rPr>
        <w:t>in this mode</w:t>
      </w:r>
      <w:r w:rsidR="0046565D">
        <w:rPr>
          <w:rFonts w:ascii="Times New Roman" w:hAnsi="Times New Roman"/>
        </w:rPr>
        <w:t xml:space="preserve">, the </w:t>
      </w:r>
      <w:r w:rsidR="009439DB">
        <w:rPr>
          <w:rFonts w:ascii="Times New Roman" w:hAnsi="Times New Roman"/>
          <w:color w:val="000000"/>
        </w:rPr>
        <w:t xml:space="preserve">8 crystal ID address is not needed. Therefore they are redefined for </w:t>
      </w:r>
      <w:r w:rsidR="0046565D" w:rsidRPr="0046565D">
        <w:rPr>
          <w:rFonts w:ascii="Times New Roman" w:hAnsi="Times New Roman"/>
        </w:rPr>
        <w:t xml:space="preserve"> </w:t>
      </w:r>
    </w:p>
    <w:p w:rsidR="009439DB" w:rsidRPr="007C30E5" w:rsidRDefault="009439DB" w:rsidP="008B160A">
      <w:pPr>
        <w:pStyle w:val="ListParagraph"/>
        <w:spacing w:after="0"/>
        <w:ind w:left="1080"/>
        <w:jc w:val="both"/>
        <w:rPr>
          <w:rFonts w:ascii="Times New Roman" w:hAnsi="Times New Roman"/>
        </w:rPr>
      </w:pPr>
      <w:r>
        <w:rPr>
          <w:rFonts w:ascii="Times New Roman" w:hAnsi="Times New Roman"/>
          <w:color w:val="000000"/>
        </w:rPr>
        <w:t xml:space="preserve">-- </w:t>
      </w:r>
      <w:r w:rsidRPr="007C30E5">
        <w:rPr>
          <w:rFonts w:ascii="Times New Roman" w:hAnsi="Times New Roman"/>
        </w:rPr>
        <w:t xml:space="preserve">Bit </w:t>
      </w:r>
      <w:r>
        <w:rPr>
          <w:rFonts w:ascii="Times New Roman" w:hAnsi="Times New Roman"/>
        </w:rPr>
        <w:t>18,</w:t>
      </w:r>
      <w:r w:rsidRPr="007C30E5">
        <w:rPr>
          <w:rFonts w:ascii="Times New Roman" w:hAnsi="Times New Roman"/>
        </w:rPr>
        <w:t xml:space="preserve"> </w:t>
      </w:r>
      <w:r>
        <w:rPr>
          <w:rFonts w:ascii="Times New Roman" w:hAnsi="Times New Roman"/>
        </w:rPr>
        <w:t>not used.</w:t>
      </w:r>
    </w:p>
    <w:p w:rsidR="009439DB" w:rsidRPr="007C30E5" w:rsidRDefault="009439DB" w:rsidP="008B160A">
      <w:pPr>
        <w:pStyle w:val="ListParagraph"/>
        <w:spacing w:after="0"/>
        <w:ind w:left="1080"/>
        <w:jc w:val="both"/>
        <w:rPr>
          <w:rFonts w:ascii="Times New Roman" w:hAnsi="Times New Roman"/>
        </w:rPr>
      </w:pPr>
      <w:r>
        <w:rPr>
          <w:rFonts w:ascii="Times New Roman" w:hAnsi="Times New Roman"/>
          <w:color w:val="000000"/>
        </w:rPr>
        <w:t xml:space="preserve">-- </w:t>
      </w:r>
      <w:r w:rsidRPr="007C30E5">
        <w:rPr>
          <w:rFonts w:ascii="Times New Roman" w:hAnsi="Times New Roman"/>
        </w:rPr>
        <w:t>Bit 1</w:t>
      </w:r>
      <w:r>
        <w:rPr>
          <w:rFonts w:ascii="Times New Roman" w:hAnsi="Times New Roman"/>
        </w:rPr>
        <w:t>7~</w:t>
      </w:r>
      <w:r w:rsidR="0003364B">
        <w:rPr>
          <w:rFonts w:ascii="Times New Roman" w:hAnsi="Times New Roman"/>
        </w:rPr>
        <w:t>9</w:t>
      </w:r>
      <w:r>
        <w:rPr>
          <w:rFonts w:ascii="Times New Roman" w:hAnsi="Times New Roman"/>
        </w:rPr>
        <w:t>,</w:t>
      </w:r>
      <w:r w:rsidR="000424CF">
        <w:rPr>
          <w:rFonts w:ascii="Times New Roman" w:hAnsi="Times New Roman"/>
        </w:rPr>
        <w:t xml:space="preserve"> </w:t>
      </w:r>
      <w:r w:rsidR="00382648">
        <w:rPr>
          <w:rFonts w:ascii="Times New Roman" w:hAnsi="Times New Roman"/>
        </w:rPr>
        <w:t>Y value (9 bits)</w:t>
      </w:r>
      <w:r>
        <w:rPr>
          <w:rFonts w:ascii="Times New Roman" w:hAnsi="Times New Roman"/>
        </w:rPr>
        <w:t>.</w:t>
      </w:r>
    </w:p>
    <w:p w:rsidR="009439DB" w:rsidRDefault="009439DB" w:rsidP="008B160A">
      <w:pPr>
        <w:pStyle w:val="ListParagraph"/>
        <w:spacing w:after="0"/>
        <w:ind w:left="1080"/>
        <w:jc w:val="both"/>
        <w:rPr>
          <w:rFonts w:ascii="Times New Roman" w:hAnsi="Times New Roman"/>
        </w:rPr>
      </w:pPr>
      <w:r>
        <w:rPr>
          <w:rFonts w:ascii="Times New Roman" w:hAnsi="Times New Roman"/>
          <w:color w:val="000000"/>
        </w:rPr>
        <w:t xml:space="preserve">-- </w:t>
      </w:r>
      <w:r w:rsidRPr="007C30E5">
        <w:rPr>
          <w:rFonts w:ascii="Times New Roman" w:hAnsi="Times New Roman"/>
        </w:rPr>
        <w:t xml:space="preserve">Bit </w:t>
      </w:r>
      <w:r w:rsidR="00382648">
        <w:rPr>
          <w:rFonts w:ascii="Times New Roman" w:hAnsi="Times New Roman"/>
        </w:rPr>
        <w:t>8</w:t>
      </w:r>
      <w:r>
        <w:rPr>
          <w:rFonts w:ascii="Times New Roman" w:hAnsi="Times New Roman"/>
        </w:rPr>
        <w:t>~0,</w:t>
      </w:r>
      <w:r w:rsidRPr="007C30E5">
        <w:rPr>
          <w:rFonts w:ascii="Times New Roman" w:hAnsi="Times New Roman"/>
        </w:rPr>
        <w:t xml:space="preserve"> </w:t>
      </w:r>
      <w:r w:rsidR="00382648">
        <w:rPr>
          <w:rFonts w:ascii="Times New Roman" w:hAnsi="Times New Roman"/>
        </w:rPr>
        <w:t>X value (9 bits)</w:t>
      </w:r>
      <w:r>
        <w:rPr>
          <w:rFonts w:ascii="Times New Roman" w:hAnsi="Times New Roman"/>
        </w:rPr>
        <w:t>.</w:t>
      </w:r>
    </w:p>
    <w:p w:rsidR="00FB21CD" w:rsidRDefault="00FB21CD" w:rsidP="008B160A">
      <w:pPr>
        <w:spacing w:after="0"/>
        <w:ind w:firstLine="360"/>
        <w:jc w:val="both"/>
        <w:rPr>
          <w:rFonts w:ascii="Times New Roman" w:hAnsi="Times New Roman"/>
          <w:color w:val="000000"/>
        </w:rPr>
      </w:pPr>
    </w:p>
    <w:p w:rsidR="00FB21CD" w:rsidRPr="003A15E5" w:rsidRDefault="00FB21CD" w:rsidP="008B160A">
      <w:pPr>
        <w:spacing w:after="0"/>
        <w:ind w:firstLine="360"/>
        <w:jc w:val="both"/>
        <w:rPr>
          <w:rFonts w:ascii="Times New Roman" w:hAnsi="Times New Roman"/>
          <w:color w:val="000000"/>
        </w:rPr>
      </w:pPr>
      <w:r>
        <w:rPr>
          <w:rFonts w:ascii="Times New Roman" w:hAnsi="Times New Roman"/>
          <w:color w:val="000000"/>
        </w:rPr>
        <w:t xml:space="preserve">One disadvantage of the 32-bit single event data definition is that it only allows 11 bits of payload data. However, many bits defined in this protocol (marked in blue) can be redefined by the users for payload data transmission in different system configurations and applications. </w:t>
      </w:r>
      <w:r w:rsidRPr="00A86167">
        <w:rPr>
          <w:rFonts w:ascii="Times New Roman" w:hAnsi="Times New Roman"/>
          <w:b/>
          <w:color w:val="000000"/>
        </w:rPr>
        <w:t>The maximum payload data bits can be as much as 28 bits (compact configuration, not conventional block detector).</w:t>
      </w:r>
      <w:r>
        <w:rPr>
          <w:rFonts w:ascii="Times New Roman" w:hAnsi="Times New Roman"/>
          <w:color w:val="000000"/>
        </w:rPr>
        <w:t xml:space="preserve"> </w:t>
      </w:r>
    </w:p>
    <w:p w:rsidR="00885B3D" w:rsidRDefault="00885B3D" w:rsidP="008B160A">
      <w:pPr>
        <w:spacing w:after="0"/>
        <w:ind w:firstLine="360"/>
        <w:jc w:val="both"/>
        <w:rPr>
          <w:rFonts w:ascii="Times New Roman" w:hAnsi="Times New Roman"/>
          <w:color w:val="000000"/>
        </w:rPr>
      </w:pPr>
    </w:p>
    <w:p w:rsidR="00885B3D" w:rsidRDefault="00885B3D" w:rsidP="008B160A">
      <w:pPr>
        <w:spacing w:after="0"/>
        <w:ind w:firstLine="360"/>
        <w:jc w:val="both"/>
        <w:rPr>
          <w:rFonts w:ascii="Times New Roman" w:hAnsi="Times New Roman"/>
          <w:color w:val="000000"/>
        </w:rPr>
      </w:pPr>
      <w:r>
        <w:rPr>
          <w:rFonts w:ascii="Times New Roman" w:hAnsi="Times New Roman"/>
          <w:color w:val="000000"/>
        </w:rPr>
        <w:t xml:space="preserve">The </w:t>
      </w:r>
      <w:r w:rsidR="00BB42D5">
        <w:rPr>
          <w:rFonts w:ascii="Times New Roman" w:hAnsi="Times New Roman"/>
          <w:color w:val="000000"/>
        </w:rPr>
        <w:t>six</w:t>
      </w:r>
      <w:r>
        <w:rPr>
          <w:rFonts w:ascii="Times New Roman" w:hAnsi="Times New Roman"/>
          <w:color w:val="000000"/>
        </w:rPr>
        <w:t xml:space="preserve"> possible user-defined modes are listed as follows:</w:t>
      </w:r>
    </w:p>
    <w:p w:rsidR="007B6BB5" w:rsidRPr="007C30E5" w:rsidRDefault="007B6BB5"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1 –</w:t>
      </w:r>
      <w:r>
        <w:rPr>
          <w:rFonts w:ascii="Times New Roman" w:hAnsi="Times New Roman"/>
          <w:color w:val="000000"/>
        </w:rPr>
        <w:t xml:space="preserve"> 11 bits of payload, but the definition of the payload bits are not one of the five standard definitions above mentioned</w:t>
      </w:r>
      <w:r>
        <w:rPr>
          <w:rFonts w:ascii="Times New Roman" w:hAnsi="Times New Roman"/>
        </w:rPr>
        <w:t>.</w:t>
      </w:r>
    </w:p>
    <w:p w:rsidR="00885B3D" w:rsidRPr="007C30E5" w:rsidRDefault="00885B3D"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2 –</w:t>
      </w:r>
      <w:r>
        <w:rPr>
          <w:rFonts w:ascii="Times New Roman" w:hAnsi="Times New Roman"/>
          <w:color w:val="000000"/>
        </w:rPr>
        <w:t xml:space="preserve"> </w:t>
      </w:r>
      <w:r w:rsidR="001D7364">
        <w:rPr>
          <w:rFonts w:ascii="Times New Roman" w:hAnsi="Times New Roman"/>
          <w:color w:val="000000"/>
        </w:rPr>
        <w:t>14</w:t>
      </w:r>
      <w:r>
        <w:rPr>
          <w:rFonts w:ascii="Times New Roman" w:hAnsi="Times New Roman"/>
          <w:color w:val="000000"/>
        </w:rPr>
        <w:t xml:space="preserve"> bits of payload</w:t>
      </w:r>
      <w:r w:rsidR="001D7364">
        <w:rPr>
          <w:rFonts w:ascii="Times New Roman" w:hAnsi="Times New Roman"/>
          <w:color w:val="000000"/>
        </w:rPr>
        <w:t xml:space="preserve">. This mode is for simplified standard system </w:t>
      </w:r>
      <w:r w:rsidR="00175D1A">
        <w:rPr>
          <w:rFonts w:ascii="Times New Roman" w:hAnsi="Times New Roman"/>
          <w:color w:val="000000"/>
        </w:rPr>
        <w:t xml:space="preserve">or compact system </w:t>
      </w:r>
      <w:r w:rsidR="001D7364">
        <w:rPr>
          <w:rFonts w:ascii="Times New Roman" w:hAnsi="Times New Roman"/>
          <w:color w:val="000000"/>
        </w:rPr>
        <w:t>that has no MB nodes</w:t>
      </w:r>
      <w:r w:rsidR="002454A2">
        <w:rPr>
          <w:rFonts w:ascii="Times New Roman" w:hAnsi="Times New Roman"/>
          <w:color w:val="000000"/>
        </w:rPr>
        <w:t>, and t</w:t>
      </w:r>
      <w:r w:rsidR="001D7364">
        <w:rPr>
          <w:rFonts w:ascii="Times New Roman" w:hAnsi="Times New Roman"/>
          <w:color w:val="000000"/>
        </w:rPr>
        <w:t>he 3 bits of MB addresses are redefined for payload data.</w:t>
      </w:r>
    </w:p>
    <w:p w:rsidR="00136E42" w:rsidRPr="007C30E5" w:rsidRDefault="00136E42"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3 –</w:t>
      </w:r>
      <w:r>
        <w:rPr>
          <w:rFonts w:ascii="Times New Roman" w:hAnsi="Times New Roman"/>
          <w:color w:val="000000"/>
        </w:rPr>
        <w:t xml:space="preserve"> 17 bits of payload. This mode is for </w:t>
      </w:r>
      <w:r w:rsidR="001363FA">
        <w:rPr>
          <w:rFonts w:ascii="Times New Roman" w:hAnsi="Times New Roman"/>
          <w:color w:val="000000"/>
        </w:rPr>
        <w:t>compact</w:t>
      </w:r>
      <w:r>
        <w:rPr>
          <w:rFonts w:ascii="Times New Roman" w:hAnsi="Times New Roman"/>
          <w:color w:val="000000"/>
        </w:rPr>
        <w:t xml:space="preserve"> system that has no MB </w:t>
      </w:r>
      <w:r w:rsidR="001363FA">
        <w:rPr>
          <w:rFonts w:ascii="Times New Roman" w:hAnsi="Times New Roman"/>
          <w:color w:val="000000"/>
        </w:rPr>
        <w:t xml:space="preserve">and DUC </w:t>
      </w:r>
      <w:r>
        <w:rPr>
          <w:rFonts w:ascii="Times New Roman" w:hAnsi="Times New Roman"/>
          <w:color w:val="000000"/>
        </w:rPr>
        <w:t xml:space="preserve">nodes, and the 3 bits of MB addresses </w:t>
      </w:r>
      <w:r w:rsidR="001363FA">
        <w:rPr>
          <w:rFonts w:ascii="Times New Roman" w:hAnsi="Times New Roman"/>
          <w:color w:val="000000"/>
        </w:rPr>
        <w:t xml:space="preserve">and the 3 bits of DUC addresses </w:t>
      </w:r>
      <w:r>
        <w:rPr>
          <w:rFonts w:ascii="Times New Roman" w:hAnsi="Times New Roman"/>
          <w:color w:val="000000"/>
        </w:rPr>
        <w:t>are redefined for payload data.</w:t>
      </w:r>
    </w:p>
    <w:p w:rsidR="0096131B" w:rsidRPr="007C30E5" w:rsidRDefault="0096131B"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4 –</w:t>
      </w:r>
      <w:r>
        <w:rPr>
          <w:rFonts w:ascii="Times New Roman" w:hAnsi="Times New Roman"/>
          <w:color w:val="000000"/>
        </w:rPr>
        <w:t xml:space="preserve"> 22 bits of payload. </w:t>
      </w:r>
      <w:r w:rsidRPr="0016030B">
        <w:rPr>
          <w:rFonts w:ascii="Times New Roman" w:hAnsi="Times New Roman"/>
          <w:color w:val="000000"/>
        </w:rPr>
        <w:t xml:space="preserve">3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 bits</w:t>
      </w:r>
      <w:r>
        <w:rPr>
          <w:rFonts w:ascii="Times New Roman" w:hAnsi="Times New Roman"/>
          <w:color w:val="000000"/>
        </w:rPr>
        <w:t xml:space="preserve"> and 8 crystal ID address bits are redefined for payload data</w:t>
      </w:r>
      <w:r>
        <w:rPr>
          <w:rFonts w:ascii="Times New Roman" w:hAnsi="Times New Roman"/>
        </w:rPr>
        <w:t>.</w:t>
      </w:r>
    </w:p>
    <w:p w:rsidR="00175D1A" w:rsidRPr="007C30E5" w:rsidRDefault="00175D1A"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5 –</w:t>
      </w:r>
      <w:r>
        <w:rPr>
          <w:rFonts w:ascii="Times New Roman" w:hAnsi="Times New Roman"/>
          <w:color w:val="000000"/>
        </w:rPr>
        <w:t xml:space="preserve"> 25 bits of payload. This mode is for simplified standard system or compact system that has no MB nodes, and the 3 bits of MB addresses, </w:t>
      </w:r>
      <w:r w:rsidRPr="0016030B">
        <w:rPr>
          <w:rFonts w:ascii="Times New Roman" w:hAnsi="Times New Roman"/>
          <w:color w:val="000000"/>
        </w:rPr>
        <w:t xml:space="preserve">3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 bits</w:t>
      </w:r>
      <w:r>
        <w:rPr>
          <w:rFonts w:ascii="Times New Roman" w:hAnsi="Times New Roman"/>
          <w:color w:val="000000"/>
        </w:rPr>
        <w:t xml:space="preserve"> and 8 crystal ID address bits are redefined for payload data.</w:t>
      </w:r>
    </w:p>
    <w:p w:rsidR="00175D1A" w:rsidRPr="007C30E5" w:rsidRDefault="00175D1A"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6 –</w:t>
      </w:r>
      <w:r>
        <w:rPr>
          <w:rFonts w:ascii="Times New Roman" w:hAnsi="Times New Roman"/>
          <w:color w:val="000000"/>
        </w:rPr>
        <w:t xml:space="preserve"> 2</w:t>
      </w:r>
      <w:r w:rsidR="00E864C5">
        <w:rPr>
          <w:rFonts w:ascii="Times New Roman" w:hAnsi="Times New Roman"/>
          <w:color w:val="000000"/>
        </w:rPr>
        <w:t>8</w:t>
      </w:r>
      <w:r>
        <w:rPr>
          <w:rFonts w:ascii="Times New Roman" w:hAnsi="Times New Roman"/>
          <w:color w:val="000000"/>
        </w:rPr>
        <w:t xml:space="preserve"> bits of payload. </w:t>
      </w:r>
      <w:r w:rsidR="00102F35">
        <w:rPr>
          <w:rFonts w:ascii="Times New Roman" w:hAnsi="Times New Roman"/>
          <w:color w:val="000000"/>
        </w:rPr>
        <w:t>This mode is for compact system that has no MB and DUC nodes,</w:t>
      </w:r>
      <w:r>
        <w:rPr>
          <w:rFonts w:ascii="Times New Roman" w:hAnsi="Times New Roman"/>
          <w:color w:val="000000"/>
        </w:rPr>
        <w:t xml:space="preserve"> and the 3 bits of MB addresses, </w:t>
      </w:r>
      <w:r w:rsidR="00102F35">
        <w:rPr>
          <w:rFonts w:ascii="Times New Roman" w:hAnsi="Times New Roman"/>
          <w:color w:val="000000"/>
        </w:rPr>
        <w:t xml:space="preserve">the 3 bits of DUC addresses, </w:t>
      </w:r>
      <w:r w:rsidRPr="0016030B">
        <w:rPr>
          <w:rFonts w:ascii="Times New Roman" w:hAnsi="Times New Roman"/>
          <w:color w:val="000000"/>
        </w:rPr>
        <w:t xml:space="preserve">3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 bits</w:t>
      </w:r>
      <w:r>
        <w:rPr>
          <w:rFonts w:ascii="Times New Roman" w:hAnsi="Times New Roman"/>
          <w:color w:val="000000"/>
        </w:rPr>
        <w:t xml:space="preserve"> and 8 </w:t>
      </w:r>
      <w:proofErr w:type="gramStart"/>
      <w:r>
        <w:rPr>
          <w:rFonts w:ascii="Times New Roman" w:hAnsi="Times New Roman"/>
          <w:color w:val="000000"/>
        </w:rPr>
        <w:t>crystal</w:t>
      </w:r>
      <w:proofErr w:type="gramEnd"/>
      <w:r>
        <w:rPr>
          <w:rFonts w:ascii="Times New Roman" w:hAnsi="Times New Roman"/>
          <w:color w:val="000000"/>
        </w:rPr>
        <w:t xml:space="preserve"> ID address bits are redefined for payload data.</w:t>
      </w:r>
    </w:p>
    <w:p w:rsidR="009A55EA" w:rsidRDefault="009A55EA" w:rsidP="008B160A">
      <w:pPr>
        <w:pStyle w:val="ListParagraph"/>
        <w:spacing w:after="0"/>
        <w:jc w:val="both"/>
        <w:rPr>
          <w:rFonts w:ascii="Times New Roman" w:hAnsi="Times New Roman"/>
          <w:color w:val="000000"/>
        </w:rPr>
      </w:pPr>
    </w:p>
    <w:p w:rsidR="00A80AB9" w:rsidRPr="00E834E2" w:rsidRDefault="00A80AB9" w:rsidP="008B160A">
      <w:pPr>
        <w:pStyle w:val="Heading5"/>
        <w:numPr>
          <w:ilvl w:val="4"/>
          <w:numId w:val="21"/>
        </w:numPr>
        <w:rPr>
          <w:rFonts w:ascii="Times New Roman" w:hAnsi="Times New Roman"/>
          <w:b/>
          <w:i/>
          <w:color w:val="000000"/>
        </w:rPr>
      </w:pPr>
      <w:r>
        <w:rPr>
          <w:rFonts w:ascii="Times New Roman" w:hAnsi="Times New Roman"/>
          <w:b/>
          <w:i/>
          <w:color w:val="000000"/>
        </w:rPr>
        <w:t>R</w:t>
      </w:r>
      <w:r w:rsidR="002B20A1">
        <w:rPr>
          <w:rFonts w:ascii="Times New Roman" w:hAnsi="Times New Roman"/>
          <w:b/>
          <w:i/>
          <w:color w:val="000000"/>
        </w:rPr>
        <w:t>aw</w:t>
      </w:r>
      <w:r>
        <w:rPr>
          <w:rFonts w:ascii="Times New Roman" w:hAnsi="Times New Roman"/>
          <w:b/>
          <w:i/>
          <w:color w:val="000000"/>
        </w:rPr>
        <w:t xml:space="preserve"> ADC data</w:t>
      </w:r>
      <w:r w:rsidRPr="00E834E2">
        <w:rPr>
          <w:rFonts w:ascii="Times New Roman" w:hAnsi="Times New Roman"/>
          <w:b/>
          <w:i/>
          <w:color w:val="000000"/>
        </w:rPr>
        <w:t xml:space="preserve"> mode</w:t>
      </w:r>
      <w:r>
        <w:rPr>
          <w:rFonts w:ascii="Times New Roman" w:hAnsi="Times New Roman"/>
          <w:b/>
          <w:i/>
          <w:color w:val="000000"/>
        </w:rPr>
        <w:t xml:space="preserve"> (32-bit)</w:t>
      </w:r>
    </w:p>
    <w:p w:rsidR="00A80AB9" w:rsidRDefault="00A80AB9" w:rsidP="008B160A">
      <w:pPr>
        <w:pStyle w:val="ListParagraph"/>
        <w:spacing w:after="0"/>
        <w:jc w:val="both"/>
        <w:rPr>
          <w:rFonts w:ascii="Times New Roman" w:hAnsi="Times New Roman"/>
          <w:color w:val="000000"/>
        </w:rPr>
      </w:pPr>
    </w:p>
    <w:p w:rsidR="00A0121A" w:rsidRDefault="002B20A1" w:rsidP="008B160A">
      <w:pPr>
        <w:spacing w:after="0"/>
        <w:ind w:firstLine="360"/>
        <w:jc w:val="both"/>
        <w:rPr>
          <w:rFonts w:ascii="Times New Roman" w:hAnsi="Times New Roman"/>
          <w:color w:val="000000"/>
        </w:rPr>
      </w:pPr>
      <w:r>
        <w:rPr>
          <w:rFonts w:ascii="Times New Roman" w:hAnsi="Times New Roman"/>
          <w:color w:val="000000"/>
        </w:rPr>
        <w:t xml:space="preserve">Raw </w:t>
      </w:r>
      <w:r w:rsidR="00A0121A">
        <w:rPr>
          <w:rFonts w:ascii="Times New Roman" w:hAnsi="Times New Roman"/>
          <w:color w:val="000000"/>
        </w:rPr>
        <w:t xml:space="preserve">ADC data mode is essentially a special case of 32-bit data mode. </w:t>
      </w:r>
      <w:r w:rsidR="00AD1F3B">
        <w:rPr>
          <w:rFonts w:ascii="Times New Roman" w:hAnsi="Times New Roman"/>
          <w:color w:val="000000"/>
        </w:rPr>
        <w:t xml:space="preserve">There are two major differences between 32-bit </w:t>
      </w:r>
      <w:r>
        <w:rPr>
          <w:rFonts w:ascii="Times New Roman" w:hAnsi="Times New Roman"/>
          <w:color w:val="000000"/>
        </w:rPr>
        <w:t xml:space="preserve">raw </w:t>
      </w:r>
      <w:r w:rsidR="00AD1F3B">
        <w:rPr>
          <w:rFonts w:ascii="Times New Roman" w:hAnsi="Times New Roman"/>
          <w:color w:val="000000"/>
        </w:rPr>
        <w:t>ADC data mode and regular 32-bit data mode:</w:t>
      </w:r>
    </w:p>
    <w:p w:rsidR="00AD1F3B" w:rsidRDefault="00C07093" w:rsidP="008B160A">
      <w:pPr>
        <w:pStyle w:val="ListParagraph"/>
        <w:numPr>
          <w:ilvl w:val="0"/>
          <w:numId w:val="27"/>
        </w:numPr>
        <w:spacing w:after="0"/>
        <w:jc w:val="both"/>
        <w:rPr>
          <w:rFonts w:ascii="Times New Roman" w:hAnsi="Times New Roman"/>
          <w:color w:val="000000"/>
        </w:rPr>
      </w:pPr>
      <w:r>
        <w:rPr>
          <w:rFonts w:ascii="Times New Roman" w:hAnsi="Times New Roman"/>
          <w:color w:val="000000"/>
        </w:rPr>
        <w:t xml:space="preserve">In 32-bit </w:t>
      </w:r>
      <w:r w:rsidR="002B20A1">
        <w:rPr>
          <w:rFonts w:ascii="Times New Roman" w:hAnsi="Times New Roman"/>
          <w:color w:val="000000"/>
        </w:rPr>
        <w:t>raw</w:t>
      </w:r>
      <w:r>
        <w:rPr>
          <w:rFonts w:ascii="Times New Roman" w:hAnsi="Times New Roman"/>
          <w:color w:val="000000"/>
        </w:rPr>
        <w:t xml:space="preserve"> ADC data mode, a train of </w:t>
      </w:r>
      <w:r w:rsidR="00052850">
        <w:rPr>
          <w:rFonts w:ascii="Times New Roman" w:hAnsi="Times New Roman"/>
          <w:color w:val="000000"/>
        </w:rPr>
        <w:t>32-bit data</w:t>
      </w:r>
      <w:r w:rsidR="00AF76F5">
        <w:rPr>
          <w:rFonts w:ascii="Times New Roman" w:hAnsi="Times New Roman"/>
          <w:color w:val="000000"/>
        </w:rPr>
        <w:t xml:space="preserve"> (</w:t>
      </w:r>
      <w:r w:rsidR="00052850">
        <w:rPr>
          <w:rFonts w:ascii="Times New Roman" w:hAnsi="Times New Roman"/>
          <w:color w:val="000000"/>
        </w:rPr>
        <w:t xml:space="preserve">instead of </w:t>
      </w:r>
      <w:r w:rsidR="00AF76F5">
        <w:rPr>
          <w:rFonts w:ascii="Times New Roman" w:hAnsi="Times New Roman"/>
          <w:color w:val="000000"/>
        </w:rPr>
        <w:t xml:space="preserve">only </w:t>
      </w:r>
      <w:r w:rsidR="00052850">
        <w:rPr>
          <w:rFonts w:ascii="Times New Roman" w:hAnsi="Times New Roman"/>
          <w:color w:val="000000"/>
        </w:rPr>
        <w:t xml:space="preserve">one 32-bit </w:t>
      </w:r>
      <w:r w:rsidR="00AF76F5">
        <w:rPr>
          <w:rFonts w:ascii="Times New Roman" w:hAnsi="Times New Roman"/>
          <w:color w:val="000000"/>
        </w:rPr>
        <w:t>data)</w:t>
      </w:r>
      <w:r w:rsidR="00052850">
        <w:rPr>
          <w:rFonts w:ascii="Times New Roman" w:hAnsi="Times New Roman"/>
          <w:color w:val="000000"/>
        </w:rPr>
        <w:t xml:space="preserve"> needs to be transmitted. </w:t>
      </w:r>
      <w:r w:rsidR="00823AB9">
        <w:rPr>
          <w:rFonts w:ascii="Times New Roman" w:hAnsi="Times New Roman"/>
          <w:color w:val="000000"/>
        </w:rPr>
        <w:t>The tim</w:t>
      </w:r>
      <w:r w:rsidR="00B62BA3">
        <w:rPr>
          <w:rFonts w:ascii="Times New Roman" w:hAnsi="Times New Roman"/>
          <w:color w:val="000000"/>
        </w:rPr>
        <w:t>ing</w:t>
      </w:r>
      <w:r w:rsidR="00823AB9">
        <w:rPr>
          <w:rFonts w:ascii="Times New Roman" w:hAnsi="Times New Roman"/>
          <w:color w:val="000000"/>
        </w:rPr>
        <w:t xml:space="preserve"> of data </w:t>
      </w:r>
      <w:r w:rsidR="00AA148D">
        <w:rPr>
          <w:rFonts w:ascii="Times New Roman" w:hAnsi="Times New Roman"/>
          <w:color w:val="000000"/>
        </w:rPr>
        <w:t xml:space="preserve">train </w:t>
      </w:r>
      <w:r w:rsidR="00823AB9">
        <w:rPr>
          <w:rFonts w:ascii="Times New Roman" w:hAnsi="Times New Roman"/>
          <w:color w:val="000000"/>
        </w:rPr>
        <w:t>transmission crosses several slice boundaries</w:t>
      </w:r>
      <w:r w:rsidR="00B62BA3">
        <w:rPr>
          <w:rFonts w:ascii="Times New Roman" w:hAnsi="Times New Roman"/>
          <w:color w:val="000000"/>
        </w:rPr>
        <w:t>, can cannot be interrupted</w:t>
      </w:r>
      <w:r w:rsidR="00823AB9">
        <w:rPr>
          <w:rFonts w:ascii="Times New Roman" w:hAnsi="Times New Roman"/>
          <w:color w:val="000000"/>
        </w:rPr>
        <w:t>.</w:t>
      </w:r>
      <w:r w:rsidR="00B62BA3">
        <w:rPr>
          <w:rFonts w:ascii="Times New Roman" w:hAnsi="Times New Roman"/>
          <w:color w:val="000000"/>
        </w:rPr>
        <w:t xml:space="preserve"> </w:t>
      </w:r>
      <w:r w:rsidR="00126A52">
        <w:rPr>
          <w:rFonts w:ascii="Times New Roman" w:hAnsi="Times New Roman"/>
          <w:color w:val="000000"/>
        </w:rPr>
        <w:t>Therefore, when raw data train from a DB is being transmitted, it will (a) freeze the single event trigger in that DB</w:t>
      </w:r>
      <w:r w:rsidR="008318B3">
        <w:rPr>
          <w:rFonts w:ascii="Times New Roman" w:hAnsi="Times New Roman"/>
          <w:color w:val="000000"/>
        </w:rPr>
        <w:t>,</w:t>
      </w:r>
      <w:r w:rsidR="00126A52">
        <w:rPr>
          <w:rFonts w:ascii="Times New Roman" w:hAnsi="Times New Roman"/>
          <w:color w:val="000000"/>
        </w:rPr>
        <w:t xml:space="preserve"> and (b) jam the whole event data path from DB to CUC</w:t>
      </w:r>
      <w:r w:rsidR="000C77C8">
        <w:rPr>
          <w:rFonts w:ascii="Times New Roman" w:hAnsi="Times New Roman"/>
          <w:color w:val="000000"/>
        </w:rPr>
        <w:t xml:space="preserve"> to prevent the data train from being interrupted</w:t>
      </w:r>
      <w:r w:rsidR="008318B3">
        <w:rPr>
          <w:rFonts w:ascii="Times New Roman" w:hAnsi="Times New Roman"/>
          <w:color w:val="000000"/>
        </w:rPr>
        <w:t>,</w:t>
      </w:r>
      <w:r w:rsidR="000C77C8">
        <w:rPr>
          <w:rFonts w:ascii="Times New Roman" w:hAnsi="Times New Roman"/>
          <w:color w:val="000000"/>
        </w:rPr>
        <w:t xml:space="preserve"> until </w:t>
      </w:r>
      <w:r w:rsidR="008318B3">
        <w:rPr>
          <w:rFonts w:ascii="Times New Roman" w:hAnsi="Times New Roman"/>
          <w:color w:val="000000"/>
        </w:rPr>
        <w:t>the transmission of the whole data train is done.</w:t>
      </w:r>
      <w:r w:rsidR="00153222">
        <w:rPr>
          <w:rFonts w:ascii="Times New Roman" w:hAnsi="Times New Roman"/>
          <w:color w:val="000000"/>
        </w:rPr>
        <w:t xml:space="preserve"> </w:t>
      </w:r>
    </w:p>
    <w:p w:rsidR="00217BF5" w:rsidRPr="009C6B77" w:rsidRDefault="00720E22" w:rsidP="008B160A">
      <w:pPr>
        <w:pStyle w:val="ListParagraph"/>
        <w:numPr>
          <w:ilvl w:val="0"/>
          <w:numId w:val="27"/>
        </w:numPr>
        <w:spacing w:after="0"/>
        <w:jc w:val="both"/>
        <w:rPr>
          <w:rFonts w:ascii="Times New Roman" w:hAnsi="Times New Roman"/>
          <w:color w:val="000000"/>
        </w:rPr>
      </w:pPr>
      <w:r>
        <w:rPr>
          <w:rFonts w:ascii="Times New Roman" w:hAnsi="Times New Roman"/>
          <w:color w:val="000000"/>
        </w:rPr>
        <w:t xml:space="preserve">In 32-bit </w:t>
      </w:r>
      <w:r w:rsidR="002B20A1">
        <w:rPr>
          <w:rFonts w:ascii="Times New Roman" w:hAnsi="Times New Roman"/>
          <w:color w:val="000000"/>
        </w:rPr>
        <w:t xml:space="preserve">raw </w:t>
      </w:r>
      <w:r>
        <w:rPr>
          <w:rFonts w:ascii="Times New Roman" w:hAnsi="Times New Roman"/>
          <w:color w:val="000000"/>
        </w:rPr>
        <w:t>ADC data mode, there is no need to assign 3 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w:t>
      </w:r>
      <w:r>
        <w:rPr>
          <w:rFonts w:ascii="Times New Roman" w:hAnsi="Times New Roman"/>
          <w:color w:val="000000"/>
        </w:rPr>
        <w:t xml:space="preserve"> bits and 8 crystal ID address bits. Instead, 5 bits of channel addresses need to be assigned to address 32 analog channels in a DB board.</w:t>
      </w:r>
      <w:r w:rsidR="00E627D4">
        <w:rPr>
          <w:rFonts w:ascii="Times New Roman" w:hAnsi="Times New Roman"/>
          <w:color w:val="000000"/>
        </w:rPr>
        <w:t xml:space="preserve"> Therefore, there are </w:t>
      </w:r>
      <w:del w:id="53" w:author="OpenPET" w:date="2013-06-07T12:01:00Z">
        <w:r w:rsidR="00E627D4" w:rsidDel="003262D1">
          <w:rPr>
            <w:rFonts w:ascii="Times New Roman" w:hAnsi="Times New Roman"/>
            <w:color w:val="000000"/>
          </w:rPr>
          <w:delText xml:space="preserve">18 </w:delText>
        </w:r>
      </w:del>
      <w:ins w:id="54" w:author="OpenPET" w:date="2013-06-07T12:01:00Z">
        <w:r w:rsidR="003262D1">
          <w:rPr>
            <w:rFonts w:ascii="Times New Roman" w:hAnsi="Times New Roman"/>
            <w:color w:val="000000"/>
          </w:rPr>
          <w:t>1</w:t>
        </w:r>
        <w:r w:rsidR="003262D1">
          <w:rPr>
            <w:rFonts w:ascii="Times New Roman" w:hAnsi="Times New Roman"/>
            <w:color w:val="000000"/>
          </w:rPr>
          <w:t>7</w:t>
        </w:r>
        <w:r w:rsidR="003262D1">
          <w:rPr>
            <w:rFonts w:ascii="Times New Roman" w:hAnsi="Times New Roman"/>
            <w:color w:val="000000"/>
          </w:rPr>
          <w:t xml:space="preserve"> </w:t>
        </w:r>
      </w:ins>
      <w:r w:rsidR="00E627D4">
        <w:rPr>
          <w:rFonts w:ascii="Times New Roman" w:hAnsi="Times New Roman"/>
          <w:color w:val="000000"/>
        </w:rPr>
        <w:t xml:space="preserve">bits of payload in 32-bit </w:t>
      </w:r>
      <w:r w:rsidR="002B20A1">
        <w:rPr>
          <w:rFonts w:ascii="Times New Roman" w:hAnsi="Times New Roman"/>
          <w:color w:val="000000"/>
        </w:rPr>
        <w:t xml:space="preserve">raw </w:t>
      </w:r>
      <w:r w:rsidR="00E627D4">
        <w:rPr>
          <w:rFonts w:ascii="Times New Roman" w:hAnsi="Times New Roman"/>
          <w:color w:val="000000"/>
        </w:rPr>
        <w:t>ADC data mode.</w:t>
      </w:r>
    </w:p>
    <w:p w:rsidR="00AD1F3B" w:rsidRDefault="00AD1F3B" w:rsidP="008B160A">
      <w:pPr>
        <w:spacing w:after="0"/>
        <w:ind w:firstLine="360"/>
        <w:jc w:val="both"/>
        <w:rPr>
          <w:rFonts w:ascii="Times New Roman" w:hAnsi="Times New Roman"/>
          <w:color w:val="000000"/>
        </w:rPr>
      </w:pPr>
    </w:p>
    <w:p w:rsidR="00A0121A" w:rsidRDefault="00A0121A" w:rsidP="008B160A">
      <w:pPr>
        <w:spacing w:after="0"/>
        <w:ind w:firstLine="360"/>
        <w:jc w:val="both"/>
        <w:rPr>
          <w:rFonts w:ascii="Times New Roman" w:hAnsi="Times New Roman"/>
          <w:color w:val="000000"/>
        </w:rPr>
      </w:pPr>
      <w:r>
        <w:rPr>
          <w:rFonts w:ascii="Times New Roman" w:hAnsi="Times New Roman"/>
          <w:color w:val="000000"/>
        </w:rPr>
        <w:t xml:space="preserve">The following figure shows the format of the 32-bit </w:t>
      </w:r>
      <w:r w:rsidR="002B20A1">
        <w:rPr>
          <w:rFonts w:ascii="Times New Roman" w:hAnsi="Times New Roman"/>
          <w:color w:val="000000"/>
        </w:rPr>
        <w:t xml:space="preserve">raw </w:t>
      </w:r>
      <w:r w:rsidR="006B7C2D">
        <w:rPr>
          <w:rFonts w:ascii="Times New Roman" w:hAnsi="Times New Roman"/>
          <w:color w:val="000000"/>
        </w:rPr>
        <w:t>ADC data</w:t>
      </w:r>
      <w:r>
        <w:rPr>
          <w:rFonts w:ascii="Times New Roman" w:hAnsi="Times New Roman"/>
          <w:color w:val="000000"/>
        </w:rPr>
        <w:t>:</w:t>
      </w:r>
    </w:p>
    <w:p w:rsidR="00A0121A" w:rsidRDefault="000A512D" w:rsidP="008B160A">
      <w:pPr>
        <w:pStyle w:val="ListParagraph"/>
        <w:spacing w:after="0"/>
        <w:ind w:left="0"/>
        <w:jc w:val="center"/>
        <w:rPr>
          <w:rFonts w:ascii="Times New Roman" w:hAnsi="Times New Roman"/>
          <w:color w:val="000000"/>
        </w:rPr>
      </w:pPr>
      <w:r>
        <w:rPr>
          <w:noProof/>
          <w:lang w:eastAsia="en-US"/>
        </w:rPr>
        <w:drawing>
          <wp:inline distT="0" distB="0" distL="0" distR="0" wp14:anchorId="1B1B6214" wp14:editId="048E57AF">
            <wp:extent cx="4196080" cy="1387486"/>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96080" cy="1387486"/>
                    </a:xfrm>
                    <a:prstGeom prst="rect">
                      <a:avLst/>
                    </a:prstGeom>
                  </pic:spPr>
                </pic:pic>
              </a:graphicData>
            </a:graphic>
          </wp:inline>
        </w:drawing>
      </w:r>
    </w:p>
    <w:p w:rsidR="00F365D9" w:rsidRDefault="00F365D9" w:rsidP="00F365D9">
      <w:pPr>
        <w:spacing w:after="0"/>
        <w:jc w:val="center"/>
        <w:rPr>
          <w:rFonts w:ascii="Times New Roman" w:hAnsi="Times New Roman"/>
          <w:color w:val="000000"/>
        </w:rPr>
      </w:pPr>
      <w:bookmarkStart w:id="55" w:name="_Toc358368933"/>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21</w:t>
      </w:r>
      <w:r w:rsidRPr="00647EB4">
        <w:rPr>
          <w:rFonts w:ascii="Times New Roman" w:hAnsi="Times New Roman"/>
          <w:b/>
        </w:rPr>
        <w:fldChar w:fldCharType="end"/>
      </w:r>
      <w:r>
        <w:rPr>
          <w:rFonts w:ascii="Times New Roman" w:hAnsi="Times New Roman"/>
          <w:b/>
        </w:rPr>
        <w:t xml:space="preserve"> </w:t>
      </w:r>
      <w:r w:rsidR="00E631E9" w:rsidRPr="00E631E9">
        <w:rPr>
          <w:rFonts w:ascii="Times New Roman" w:hAnsi="Times New Roman"/>
        </w:rPr>
        <w:t>F</w:t>
      </w:r>
      <w:r>
        <w:rPr>
          <w:rFonts w:ascii="Times New Roman" w:hAnsi="Times New Roman"/>
          <w:color w:val="000000"/>
        </w:rPr>
        <w:t>ormat of the 32-bit raw ADC data.</w:t>
      </w:r>
      <w:bookmarkEnd w:id="55"/>
    </w:p>
    <w:p w:rsidR="0000271B" w:rsidRDefault="0000271B" w:rsidP="008B160A">
      <w:pPr>
        <w:pStyle w:val="ListParagraph"/>
        <w:spacing w:after="0"/>
        <w:ind w:left="0"/>
        <w:jc w:val="center"/>
        <w:rPr>
          <w:rFonts w:ascii="Times New Roman" w:hAnsi="Times New Roman"/>
          <w:color w:val="000000"/>
        </w:rPr>
      </w:pPr>
    </w:p>
    <w:p w:rsidR="00381BB7" w:rsidRDefault="00381BB7" w:rsidP="008B160A">
      <w:pPr>
        <w:spacing w:after="0"/>
        <w:ind w:firstLine="360"/>
        <w:jc w:val="both"/>
        <w:rPr>
          <w:rFonts w:ascii="Times New Roman" w:hAnsi="Times New Roman"/>
          <w:color w:val="000000"/>
        </w:rPr>
      </w:pPr>
      <w:r>
        <w:rPr>
          <w:rFonts w:ascii="Times New Roman" w:hAnsi="Times New Roman"/>
          <w:color w:val="000000"/>
        </w:rPr>
        <w:t>The definitions of the 32 bits are:</w:t>
      </w:r>
    </w:p>
    <w:p w:rsidR="00381BB7" w:rsidRDefault="00381BB7"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Bit 31</w:t>
      </w:r>
      <w:r w:rsidRPr="00207FFD">
        <w:rPr>
          <w:rFonts w:ascii="Times New Roman" w:hAnsi="Times New Roman"/>
          <w:color w:val="000000"/>
        </w:rPr>
        <w:t xml:space="preserve">: Data valid bit. This bit has to be set to “1”. </w:t>
      </w:r>
      <w:r>
        <w:rPr>
          <w:rFonts w:ascii="Times New Roman" w:hAnsi="Times New Roman"/>
          <w:color w:val="000000"/>
        </w:rPr>
        <w:t>A parent node rejects any event data with a data valid bit set to “0”from its offspring nodes.</w:t>
      </w:r>
    </w:p>
    <w:p w:rsidR="00381BB7" w:rsidRDefault="00381BB7"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Bit 30 to 28</w:t>
      </w:r>
      <w:r w:rsidRPr="0016030B">
        <w:rPr>
          <w:rFonts w:ascii="Times New Roman" w:hAnsi="Times New Roman"/>
          <w:color w:val="000000"/>
        </w:rPr>
        <w:t xml:space="preserve">: 3 MB address bits.  3-bit MB addresses are assigned and added to the 32 bits event data in CUC. </w:t>
      </w:r>
      <w:r w:rsidRPr="001A2192">
        <w:rPr>
          <w:rFonts w:ascii="Times New Roman" w:hAnsi="Times New Roman"/>
          <w:color w:val="0000FF"/>
        </w:rPr>
        <w:t>In a system without MB (compact configuration and simplified standard configuration), those 3 bits can be redefined as payload bits by the users.</w:t>
      </w:r>
    </w:p>
    <w:p w:rsidR="00381BB7" w:rsidRDefault="00381BB7"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Bit 27 to 25</w:t>
      </w:r>
      <w:r w:rsidRPr="0016030B">
        <w:rPr>
          <w:rFonts w:ascii="Times New Roman" w:hAnsi="Times New Roman"/>
          <w:color w:val="000000"/>
        </w:rPr>
        <w:t xml:space="preserve">: 3 </w:t>
      </w:r>
      <w:r>
        <w:rPr>
          <w:rFonts w:ascii="Times New Roman" w:hAnsi="Times New Roman"/>
          <w:color w:val="000000"/>
        </w:rPr>
        <w:t>DUC</w:t>
      </w:r>
      <w:r w:rsidRPr="0016030B">
        <w:rPr>
          <w:rFonts w:ascii="Times New Roman" w:hAnsi="Times New Roman"/>
          <w:color w:val="000000"/>
        </w:rPr>
        <w:t xml:space="preserve"> address bits.  3-bit </w:t>
      </w:r>
      <w:r>
        <w:rPr>
          <w:rFonts w:ascii="Times New Roman" w:hAnsi="Times New Roman"/>
          <w:color w:val="000000"/>
        </w:rPr>
        <w:t>DUC</w:t>
      </w:r>
      <w:r w:rsidRPr="0016030B">
        <w:rPr>
          <w:rFonts w:ascii="Times New Roman" w:hAnsi="Times New Roman"/>
          <w:color w:val="000000"/>
        </w:rPr>
        <w:t xml:space="preserve"> addresses are assigned and added to the 32 bits event data in </w:t>
      </w:r>
      <w:r>
        <w:rPr>
          <w:rFonts w:ascii="Times New Roman" w:hAnsi="Times New Roman"/>
          <w:color w:val="000000"/>
        </w:rPr>
        <w:t xml:space="preserve">MB (standard configuration) or </w:t>
      </w:r>
      <w:r w:rsidRPr="0016030B">
        <w:rPr>
          <w:rFonts w:ascii="Times New Roman" w:hAnsi="Times New Roman"/>
          <w:color w:val="000000"/>
        </w:rPr>
        <w:t>CUC</w:t>
      </w:r>
      <w:r>
        <w:rPr>
          <w:rFonts w:ascii="Times New Roman" w:hAnsi="Times New Roman"/>
          <w:color w:val="000000"/>
        </w:rPr>
        <w:t xml:space="preserve"> (simplified standard configuration)</w:t>
      </w:r>
      <w:r w:rsidRPr="0016030B">
        <w:rPr>
          <w:rFonts w:ascii="Times New Roman" w:hAnsi="Times New Roman"/>
          <w:color w:val="000000"/>
        </w:rPr>
        <w:t xml:space="preserve">. </w:t>
      </w:r>
      <w:r w:rsidRPr="001A2192">
        <w:rPr>
          <w:rFonts w:ascii="Times New Roman" w:hAnsi="Times New Roman"/>
          <w:color w:val="0000FF"/>
        </w:rPr>
        <w:t>In a compact system, those 3 bits can also be redefined as payload bits by the users.</w:t>
      </w:r>
    </w:p>
    <w:p w:rsidR="00381BB7" w:rsidRDefault="00381BB7"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Bit 24 to 22</w:t>
      </w:r>
      <w:r w:rsidRPr="0016030B">
        <w:rPr>
          <w:rFonts w:ascii="Times New Roman" w:hAnsi="Times New Roman"/>
          <w:color w:val="000000"/>
        </w:rPr>
        <w:t xml:space="preserve">: 3 </w:t>
      </w:r>
      <w:r>
        <w:rPr>
          <w:rFonts w:ascii="Times New Roman" w:hAnsi="Times New Roman"/>
          <w:color w:val="000000"/>
        </w:rPr>
        <w:t xml:space="preserve">DB address bits.  </w:t>
      </w:r>
      <w:r w:rsidRPr="0016030B">
        <w:rPr>
          <w:rFonts w:ascii="Times New Roman" w:hAnsi="Times New Roman"/>
          <w:color w:val="000000"/>
        </w:rPr>
        <w:t xml:space="preserve">3-bit </w:t>
      </w:r>
      <w:r>
        <w:rPr>
          <w:rFonts w:ascii="Times New Roman" w:hAnsi="Times New Roman"/>
          <w:color w:val="000000"/>
        </w:rPr>
        <w:t>D</w:t>
      </w:r>
      <w:r w:rsidRPr="0016030B">
        <w:rPr>
          <w:rFonts w:ascii="Times New Roman" w:hAnsi="Times New Roman"/>
          <w:color w:val="000000"/>
        </w:rPr>
        <w:t xml:space="preserve">B addresses are assigned and added to the 32 bits event data in </w:t>
      </w:r>
      <w:r>
        <w:rPr>
          <w:rFonts w:ascii="Times New Roman" w:hAnsi="Times New Roman"/>
          <w:color w:val="000000"/>
        </w:rPr>
        <w:t>DUC or CDUC</w:t>
      </w:r>
      <w:r w:rsidRPr="0016030B">
        <w:rPr>
          <w:rFonts w:ascii="Times New Roman" w:hAnsi="Times New Roman"/>
          <w:color w:val="000000"/>
        </w:rPr>
        <w:t xml:space="preserve">. </w:t>
      </w:r>
      <w:r>
        <w:rPr>
          <w:rFonts w:ascii="Times New Roman" w:hAnsi="Times New Roman"/>
          <w:color w:val="000000"/>
        </w:rPr>
        <w:t>Those 3 bits can NOT be redefined.</w:t>
      </w:r>
    </w:p>
    <w:p w:rsidR="00A41B79" w:rsidRPr="007A7583" w:rsidRDefault="00A41B79" w:rsidP="008B160A">
      <w:pPr>
        <w:pStyle w:val="ListParagraph"/>
        <w:numPr>
          <w:ilvl w:val="0"/>
          <w:numId w:val="24"/>
        </w:numPr>
        <w:spacing w:after="0"/>
        <w:jc w:val="both"/>
        <w:rPr>
          <w:rFonts w:ascii="Times New Roman" w:hAnsi="Times New Roman"/>
          <w:color w:val="000000"/>
        </w:rPr>
      </w:pPr>
      <w:r w:rsidRPr="007A7583">
        <w:rPr>
          <w:rFonts w:ascii="Times New Roman" w:hAnsi="Times New Roman"/>
          <w:b/>
          <w:color w:val="000000"/>
        </w:rPr>
        <w:t>Bit 21 to 17</w:t>
      </w:r>
      <w:r w:rsidRPr="007A7583">
        <w:rPr>
          <w:rFonts w:ascii="Times New Roman" w:hAnsi="Times New Roman"/>
          <w:color w:val="000000"/>
        </w:rPr>
        <w:t xml:space="preserve">: 5 channel address bits.  </w:t>
      </w:r>
      <w:r>
        <w:rPr>
          <w:rFonts w:ascii="Times New Roman" w:hAnsi="Times New Roman"/>
          <w:color w:val="000000"/>
        </w:rPr>
        <w:t>5</w:t>
      </w:r>
      <w:r w:rsidRPr="007A7583">
        <w:rPr>
          <w:rFonts w:ascii="Times New Roman" w:hAnsi="Times New Roman"/>
          <w:color w:val="000000"/>
        </w:rPr>
        <w:t xml:space="preserve">-bit </w:t>
      </w:r>
      <w:r>
        <w:rPr>
          <w:rFonts w:ascii="Times New Roman" w:hAnsi="Times New Roman"/>
          <w:color w:val="000000"/>
        </w:rPr>
        <w:t>channel</w:t>
      </w:r>
      <w:r w:rsidRPr="007A7583">
        <w:rPr>
          <w:rFonts w:ascii="Times New Roman" w:hAnsi="Times New Roman"/>
          <w:color w:val="000000"/>
        </w:rPr>
        <w:t xml:space="preserve"> addresses are assigned in the DB when a single event is detected. </w:t>
      </w:r>
    </w:p>
    <w:p w:rsidR="00A41B79" w:rsidRPr="007A7583" w:rsidRDefault="00A41B79" w:rsidP="008B160A">
      <w:pPr>
        <w:pStyle w:val="ListParagraph"/>
        <w:numPr>
          <w:ilvl w:val="0"/>
          <w:numId w:val="24"/>
        </w:numPr>
        <w:spacing w:after="0"/>
        <w:jc w:val="both"/>
        <w:rPr>
          <w:rFonts w:ascii="Times New Roman" w:hAnsi="Times New Roman"/>
          <w:color w:val="000000"/>
        </w:rPr>
      </w:pPr>
      <w:r w:rsidRPr="007A7583">
        <w:rPr>
          <w:rFonts w:ascii="Times New Roman" w:hAnsi="Times New Roman"/>
          <w:b/>
          <w:color w:val="000000"/>
        </w:rPr>
        <w:t xml:space="preserve">Bit </w:t>
      </w:r>
      <w:r>
        <w:rPr>
          <w:rFonts w:ascii="Times New Roman" w:hAnsi="Times New Roman"/>
          <w:b/>
          <w:color w:val="000000"/>
        </w:rPr>
        <w:t>16</w:t>
      </w:r>
      <w:r w:rsidRPr="007A7583">
        <w:rPr>
          <w:rFonts w:ascii="Times New Roman" w:hAnsi="Times New Roman"/>
          <w:color w:val="000000"/>
        </w:rPr>
        <w:t xml:space="preserve">: </w:t>
      </w:r>
      <w:r>
        <w:rPr>
          <w:rFonts w:ascii="Times New Roman" w:hAnsi="Times New Roman"/>
          <w:color w:val="000000"/>
        </w:rPr>
        <w:t>Unused bit</w:t>
      </w:r>
      <w:r w:rsidRPr="007A7583">
        <w:rPr>
          <w:rFonts w:ascii="Times New Roman" w:hAnsi="Times New Roman"/>
          <w:color w:val="000000"/>
        </w:rPr>
        <w:t>.</w:t>
      </w:r>
      <w:r>
        <w:rPr>
          <w:rFonts w:ascii="Times New Roman" w:hAnsi="Times New Roman"/>
          <w:color w:val="000000"/>
        </w:rPr>
        <w:t xml:space="preserve"> This bit might be used to </w:t>
      </w:r>
      <w:r w:rsidR="00EA2816">
        <w:rPr>
          <w:rFonts w:ascii="Times New Roman" w:hAnsi="Times New Roman"/>
          <w:color w:val="000000"/>
        </w:rPr>
        <w:t>increase the maximum length of the raw data train to 128 in the future in necessary.</w:t>
      </w:r>
      <w:r w:rsidRPr="007A7583">
        <w:rPr>
          <w:rFonts w:ascii="Times New Roman" w:hAnsi="Times New Roman"/>
          <w:color w:val="000000"/>
        </w:rPr>
        <w:t xml:space="preserve"> </w:t>
      </w:r>
    </w:p>
    <w:p w:rsidR="00A41B79" w:rsidRPr="007A7583" w:rsidRDefault="00A41B79" w:rsidP="008B160A">
      <w:pPr>
        <w:pStyle w:val="ListParagraph"/>
        <w:numPr>
          <w:ilvl w:val="0"/>
          <w:numId w:val="24"/>
        </w:numPr>
        <w:spacing w:after="0"/>
        <w:jc w:val="both"/>
        <w:rPr>
          <w:rFonts w:ascii="Times New Roman" w:hAnsi="Times New Roman"/>
          <w:color w:val="000000"/>
        </w:rPr>
      </w:pPr>
      <w:r w:rsidRPr="007A7583">
        <w:rPr>
          <w:rFonts w:ascii="Times New Roman" w:hAnsi="Times New Roman"/>
          <w:b/>
          <w:color w:val="000000"/>
        </w:rPr>
        <w:t xml:space="preserve">Bit </w:t>
      </w:r>
      <w:r>
        <w:rPr>
          <w:rFonts w:ascii="Times New Roman" w:hAnsi="Times New Roman"/>
          <w:b/>
          <w:color w:val="000000"/>
        </w:rPr>
        <w:t>15 to 10</w:t>
      </w:r>
      <w:r w:rsidRPr="007A7583">
        <w:rPr>
          <w:rFonts w:ascii="Times New Roman" w:hAnsi="Times New Roman"/>
          <w:color w:val="000000"/>
        </w:rPr>
        <w:t xml:space="preserve">: </w:t>
      </w:r>
      <w:r w:rsidR="00EA2816">
        <w:rPr>
          <w:rFonts w:ascii="Times New Roman" w:hAnsi="Times New Roman"/>
          <w:color w:val="000000"/>
        </w:rPr>
        <w:t>6 counter bits</w:t>
      </w:r>
      <w:r w:rsidRPr="007A7583">
        <w:rPr>
          <w:rFonts w:ascii="Times New Roman" w:hAnsi="Times New Roman"/>
          <w:color w:val="000000"/>
        </w:rPr>
        <w:t>.</w:t>
      </w:r>
      <w:r>
        <w:rPr>
          <w:rFonts w:ascii="Times New Roman" w:hAnsi="Times New Roman"/>
          <w:color w:val="000000"/>
        </w:rPr>
        <w:t xml:space="preserve"> </w:t>
      </w:r>
      <w:r w:rsidR="00EA2816">
        <w:rPr>
          <w:rFonts w:ascii="Times New Roman" w:hAnsi="Times New Roman"/>
          <w:color w:val="000000"/>
        </w:rPr>
        <w:t xml:space="preserve">Those 6 bits are used to count the </w:t>
      </w:r>
      <w:r w:rsidR="002B20A1">
        <w:rPr>
          <w:rFonts w:ascii="Times New Roman" w:hAnsi="Times New Roman"/>
          <w:color w:val="000000"/>
        </w:rPr>
        <w:t xml:space="preserve">raw </w:t>
      </w:r>
      <w:r w:rsidR="00EA2816">
        <w:rPr>
          <w:rFonts w:ascii="Times New Roman" w:hAnsi="Times New Roman"/>
          <w:color w:val="000000"/>
        </w:rPr>
        <w:t>ADC data (from 0 to 63). The maximum length of the raw data train is 64.</w:t>
      </w:r>
      <w:r>
        <w:rPr>
          <w:rFonts w:ascii="Times New Roman" w:hAnsi="Times New Roman"/>
          <w:color w:val="000000"/>
        </w:rPr>
        <w:t xml:space="preserve"> </w:t>
      </w:r>
      <w:r w:rsidRPr="007A7583">
        <w:rPr>
          <w:rFonts w:ascii="Times New Roman" w:hAnsi="Times New Roman"/>
          <w:color w:val="000000"/>
        </w:rPr>
        <w:t xml:space="preserve"> </w:t>
      </w:r>
    </w:p>
    <w:p w:rsidR="00376EEA" w:rsidRDefault="00381BB7"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sidR="00EA2816">
        <w:rPr>
          <w:rFonts w:ascii="Times New Roman" w:hAnsi="Times New Roman"/>
          <w:b/>
          <w:color w:val="000000"/>
        </w:rPr>
        <w:t>9</w:t>
      </w:r>
      <w:r w:rsidRPr="00B93423">
        <w:rPr>
          <w:rFonts w:ascii="Times New Roman" w:hAnsi="Times New Roman"/>
          <w:b/>
          <w:color w:val="000000"/>
        </w:rPr>
        <w:t xml:space="preserve"> to 0</w:t>
      </w:r>
      <w:r>
        <w:rPr>
          <w:rFonts w:ascii="Times New Roman" w:hAnsi="Times New Roman"/>
          <w:color w:val="000000"/>
        </w:rPr>
        <w:t>: 1</w:t>
      </w:r>
      <w:r w:rsidR="002B20A1">
        <w:rPr>
          <w:rFonts w:ascii="Times New Roman" w:hAnsi="Times New Roman"/>
          <w:color w:val="000000"/>
        </w:rPr>
        <w:t>0</w:t>
      </w:r>
      <w:r>
        <w:rPr>
          <w:rFonts w:ascii="Times New Roman" w:hAnsi="Times New Roman"/>
          <w:color w:val="000000"/>
        </w:rPr>
        <w:t xml:space="preserve"> bits of </w:t>
      </w:r>
      <w:r w:rsidR="002B20A1">
        <w:rPr>
          <w:rFonts w:ascii="Times New Roman" w:hAnsi="Times New Roman"/>
          <w:color w:val="000000"/>
        </w:rPr>
        <w:t>raw ADC</w:t>
      </w:r>
      <w:r>
        <w:rPr>
          <w:rFonts w:ascii="Times New Roman" w:hAnsi="Times New Roman"/>
          <w:color w:val="000000"/>
        </w:rPr>
        <w:t xml:space="preserve"> data.  1</w:t>
      </w:r>
      <w:r w:rsidR="00C94F8D">
        <w:rPr>
          <w:rFonts w:ascii="Times New Roman" w:hAnsi="Times New Roman"/>
          <w:color w:val="000000"/>
        </w:rPr>
        <w:t>0</w:t>
      </w:r>
      <w:r w:rsidRPr="0016030B">
        <w:rPr>
          <w:rFonts w:ascii="Times New Roman" w:hAnsi="Times New Roman"/>
          <w:color w:val="000000"/>
        </w:rPr>
        <w:t xml:space="preserve">-bit </w:t>
      </w:r>
      <w:r w:rsidR="00C94F8D">
        <w:rPr>
          <w:rFonts w:ascii="Times New Roman" w:hAnsi="Times New Roman"/>
          <w:color w:val="000000"/>
        </w:rPr>
        <w:t>raw ADC</w:t>
      </w:r>
      <w:r>
        <w:rPr>
          <w:rFonts w:ascii="Times New Roman" w:hAnsi="Times New Roman"/>
          <w:color w:val="000000"/>
        </w:rPr>
        <w:t xml:space="preserve"> data are generated in the DB when a single event is detected. </w:t>
      </w:r>
    </w:p>
    <w:p w:rsidR="00376EEA" w:rsidRDefault="00376EEA" w:rsidP="008B160A">
      <w:pPr>
        <w:pStyle w:val="ListParagraph"/>
        <w:spacing w:after="0"/>
        <w:ind w:left="1080"/>
        <w:jc w:val="both"/>
        <w:rPr>
          <w:rFonts w:ascii="Times New Roman" w:hAnsi="Times New Roman"/>
          <w:color w:val="000000"/>
        </w:rPr>
      </w:pPr>
    </w:p>
    <w:p w:rsidR="001F5488" w:rsidRDefault="001F5488" w:rsidP="008B160A">
      <w:pPr>
        <w:spacing w:after="0"/>
        <w:ind w:firstLine="360"/>
        <w:jc w:val="both"/>
        <w:rPr>
          <w:rFonts w:ascii="Times New Roman" w:hAnsi="Times New Roman"/>
          <w:color w:val="000000"/>
        </w:rPr>
      </w:pPr>
      <w:r>
        <w:rPr>
          <w:rFonts w:ascii="Times New Roman" w:hAnsi="Times New Roman"/>
          <w:color w:val="000000"/>
        </w:rPr>
        <w:t>The following figure demonstrates how the addresses are added to the event data when it transmitted from DB to CUC.</w:t>
      </w:r>
    </w:p>
    <w:p w:rsidR="001F5488" w:rsidRDefault="001F5488" w:rsidP="008B160A">
      <w:pPr>
        <w:spacing w:after="0"/>
        <w:ind w:firstLine="360"/>
        <w:jc w:val="both"/>
        <w:rPr>
          <w:rFonts w:ascii="Times New Roman" w:hAnsi="Times New Roman"/>
          <w:color w:val="000000"/>
        </w:rPr>
      </w:pPr>
    </w:p>
    <w:p w:rsidR="001F5488" w:rsidRDefault="00D64544" w:rsidP="008B160A">
      <w:pPr>
        <w:spacing w:after="0"/>
        <w:jc w:val="both"/>
      </w:pPr>
      <w:r>
        <w:object w:dxaOrig="12048" w:dyaOrig="12395">
          <v:shape id="_x0000_i1040" type="#_x0000_t75" style="width:467.25pt;height:480.75pt" o:ole="">
            <v:imagedata r:id="rId46" o:title=""/>
          </v:shape>
          <o:OLEObject Type="Embed" ProgID="Visio.Drawing.11" ShapeID="_x0000_i1040" DrawAspect="Content" ObjectID="_1432112062" r:id="rId47"/>
        </w:object>
      </w:r>
    </w:p>
    <w:p w:rsidR="00E470AB" w:rsidRDefault="00E470AB" w:rsidP="00E91F5B">
      <w:pPr>
        <w:spacing w:after="0"/>
        <w:jc w:val="both"/>
        <w:rPr>
          <w:rFonts w:ascii="Times New Roman" w:hAnsi="Times New Roman"/>
          <w:color w:val="000000"/>
        </w:rPr>
      </w:pPr>
      <w:bookmarkStart w:id="56" w:name="_Toc358368934"/>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22</w:t>
      </w:r>
      <w:r w:rsidRPr="00647EB4">
        <w:rPr>
          <w:rFonts w:ascii="Times New Roman" w:hAnsi="Times New Roman"/>
          <w:b/>
        </w:rPr>
        <w:fldChar w:fldCharType="end"/>
      </w:r>
      <w:r>
        <w:rPr>
          <w:rFonts w:ascii="Times New Roman" w:hAnsi="Times New Roman"/>
          <w:b/>
        </w:rPr>
        <w:t xml:space="preserve"> </w:t>
      </w:r>
      <w:r w:rsidR="00E91F5B">
        <w:rPr>
          <w:rFonts w:ascii="Times New Roman" w:hAnsi="Times New Roman"/>
          <w:color w:val="000000"/>
        </w:rPr>
        <w:t>Demonstrations of how the addresses are added to the event data when it transmitted from DB to CUC</w:t>
      </w:r>
      <w:r>
        <w:rPr>
          <w:rFonts w:ascii="Times New Roman" w:hAnsi="Times New Roman"/>
          <w:color w:val="000000"/>
        </w:rPr>
        <w:t>.</w:t>
      </w:r>
      <w:bookmarkEnd w:id="56"/>
    </w:p>
    <w:p w:rsidR="00D64544" w:rsidRDefault="00D64544" w:rsidP="008B160A">
      <w:pPr>
        <w:spacing w:after="0"/>
        <w:jc w:val="both"/>
        <w:rPr>
          <w:rFonts w:ascii="Times New Roman" w:hAnsi="Times New Roman"/>
          <w:color w:val="000000"/>
        </w:rPr>
      </w:pPr>
    </w:p>
    <w:p w:rsidR="00381BB7" w:rsidRDefault="004662F6" w:rsidP="008B160A">
      <w:pPr>
        <w:spacing w:after="0"/>
        <w:ind w:firstLine="360"/>
        <w:jc w:val="both"/>
        <w:rPr>
          <w:rFonts w:ascii="Times New Roman" w:hAnsi="Times New Roman"/>
          <w:color w:val="000000"/>
        </w:rPr>
      </w:pPr>
      <w:r>
        <w:rPr>
          <w:rFonts w:ascii="Times New Roman" w:hAnsi="Times New Roman"/>
          <w:color w:val="000000"/>
        </w:rPr>
        <w:t xml:space="preserve">Note that there will be </w:t>
      </w:r>
      <w:r w:rsidR="00E8033C">
        <w:rPr>
          <w:rFonts w:ascii="Times New Roman" w:hAnsi="Times New Roman"/>
          <w:color w:val="000000"/>
        </w:rPr>
        <w:t xml:space="preserve">in maximum </w:t>
      </w:r>
      <w:r>
        <w:rPr>
          <w:rFonts w:ascii="Times New Roman" w:hAnsi="Times New Roman"/>
          <w:color w:val="000000"/>
        </w:rPr>
        <w:t xml:space="preserve">64 raw ADC data loaded in the data train. </w:t>
      </w:r>
      <w:r w:rsidR="00406C8F">
        <w:rPr>
          <w:rFonts w:ascii="Times New Roman" w:hAnsi="Times New Roman"/>
          <w:color w:val="000000"/>
        </w:rPr>
        <w:t xml:space="preserve">In some applications, </w:t>
      </w:r>
      <w:r w:rsidR="002449E5">
        <w:rPr>
          <w:rFonts w:ascii="Times New Roman" w:hAnsi="Times New Roman"/>
          <w:color w:val="000000"/>
        </w:rPr>
        <w:t>the users may</w:t>
      </w:r>
      <w:r w:rsidR="00376EEA">
        <w:rPr>
          <w:rFonts w:ascii="Times New Roman" w:hAnsi="Times New Roman"/>
          <w:color w:val="000000"/>
        </w:rPr>
        <w:t xml:space="preserve"> need to collect some </w:t>
      </w:r>
      <w:r w:rsidR="002449E5">
        <w:rPr>
          <w:rFonts w:ascii="Times New Roman" w:hAnsi="Times New Roman"/>
          <w:color w:val="000000"/>
        </w:rPr>
        <w:t>additional</w:t>
      </w:r>
      <w:r w:rsidR="00376EEA">
        <w:rPr>
          <w:rFonts w:ascii="Times New Roman" w:hAnsi="Times New Roman"/>
          <w:color w:val="000000"/>
        </w:rPr>
        <w:t xml:space="preserve"> information with the raw ADC data (DOI, TOF and etc.)</w:t>
      </w:r>
      <w:r w:rsidR="002449E5">
        <w:rPr>
          <w:rFonts w:ascii="Times New Roman" w:hAnsi="Times New Roman"/>
          <w:color w:val="000000"/>
        </w:rPr>
        <w:t xml:space="preserve">. In that situation, the users can redefine the 10 payload bits in some of the </w:t>
      </w:r>
      <w:r w:rsidR="00650D06">
        <w:rPr>
          <w:rFonts w:ascii="Times New Roman" w:hAnsi="Times New Roman"/>
          <w:color w:val="000000"/>
        </w:rPr>
        <w:t xml:space="preserve">32 bits data in the </w:t>
      </w:r>
      <w:r w:rsidR="002449E5">
        <w:rPr>
          <w:rFonts w:ascii="Times New Roman" w:hAnsi="Times New Roman"/>
          <w:color w:val="000000"/>
        </w:rPr>
        <w:t>data train</w:t>
      </w:r>
      <w:r w:rsidR="00650D06">
        <w:rPr>
          <w:rFonts w:ascii="Times New Roman" w:hAnsi="Times New Roman"/>
          <w:color w:val="000000"/>
        </w:rPr>
        <w:t xml:space="preserve">. For example, </w:t>
      </w:r>
      <w:r w:rsidR="00A60448">
        <w:rPr>
          <w:rFonts w:ascii="Times New Roman" w:hAnsi="Times New Roman"/>
          <w:color w:val="000000"/>
        </w:rPr>
        <w:t>one can load 63 raw ADC data in the first 63 32-bit data and load 10 bits of TDC data in the last 32-bit data.</w:t>
      </w:r>
      <w:r w:rsidR="00DA2630">
        <w:rPr>
          <w:rFonts w:ascii="Times New Roman" w:hAnsi="Times New Roman"/>
          <w:color w:val="000000"/>
        </w:rPr>
        <w:t xml:space="preserve"> </w:t>
      </w:r>
      <w:r w:rsidR="002449E5">
        <w:rPr>
          <w:rFonts w:ascii="Times New Roman" w:hAnsi="Times New Roman"/>
          <w:color w:val="000000"/>
        </w:rPr>
        <w:t xml:space="preserve">  </w:t>
      </w:r>
      <w:r w:rsidR="00376EEA">
        <w:rPr>
          <w:rFonts w:ascii="Times New Roman" w:hAnsi="Times New Roman"/>
          <w:color w:val="000000"/>
        </w:rPr>
        <w:t xml:space="preserve"> </w:t>
      </w:r>
    </w:p>
    <w:p w:rsidR="00153222" w:rsidRPr="0016030B" w:rsidRDefault="00153222" w:rsidP="008B160A">
      <w:pPr>
        <w:spacing w:after="0"/>
        <w:ind w:firstLine="360"/>
        <w:jc w:val="both"/>
        <w:rPr>
          <w:rFonts w:ascii="Times New Roman" w:hAnsi="Times New Roman"/>
          <w:color w:val="000000"/>
        </w:rPr>
      </w:pPr>
      <w:r>
        <w:rPr>
          <w:rFonts w:ascii="Times New Roman" w:hAnsi="Times New Roman"/>
          <w:color w:val="000000"/>
        </w:rPr>
        <w:t xml:space="preserve">Also note that since a data train has to jam the whole event data path from DB to CUC, the CUC is not able to collect more than one event in any time to generate any coincidence event. </w:t>
      </w:r>
    </w:p>
    <w:p w:rsidR="00381BB7" w:rsidRDefault="00381BB7" w:rsidP="008B160A">
      <w:pPr>
        <w:pStyle w:val="ListParagraph"/>
        <w:spacing w:after="0"/>
        <w:ind w:left="0"/>
        <w:jc w:val="center"/>
        <w:rPr>
          <w:rFonts w:ascii="Times New Roman" w:hAnsi="Times New Roman"/>
          <w:color w:val="000000"/>
        </w:rPr>
      </w:pPr>
    </w:p>
    <w:p w:rsidR="00A2211D" w:rsidRPr="00E834E2" w:rsidRDefault="00A2211D" w:rsidP="008B160A">
      <w:pPr>
        <w:pStyle w:val="Heading5"/>
        <w:numPr>
          <w:ilvl w:val="4"/>
          <w:numId w:val="21"/>
        </w:numPr>
        <w:rPr>
          <w:rFonts w:ascii="Times New Roman" w:hAnsi="Times New Roman"/>
          <w:b/>
          <w:i/>
          <w:color w:val="000000"/>
        </w:rPr>
      </w:pPr>
      <w:r w:rsidRPr="00E834E2">
        <w:rPr>
          <w:rFonts w:ascii="Times New Roman" w:hAnsi="Times New Roman"/>
          <w:b/>
          <w:i/>
          <w:color w:val="000000"/>
        </w:rPr>
        <w:t>64-bit mode</w:t>
      </w:r>
      <w:r w:rsidR="008254A6">
        <w:rPr>
          <w:rFonts w:ascii="Times New Roman" w:hAnsi="Times New Roman"/>
          <w:b/>
          <w:i/>
          <w:color w:val="000000"/>
        </w:rPr>
        <w:t xml:space="preserve"> (not recommended)</w:t>
      </w:r>
    </w:p>
    <w:p w:rsidR="007A41F0" w:rsidRDefault="007A41F0" w:rsidP="008B160A">
      <w:pPr>
        <w:spacing w:after="0"/>
        <w:ind w:firstLine="360"/>
        <w:jc w:val="both"/>
        <w:rPr>
          <w:rFonts w:ascii="Times New Roman" w:hAnsi="Times New Roman"/>
          <w:color w:val="000000"/>
        </w:rPr>
      </w:pPr>
    </w:p>
    <w:p w:rsidR="00F25ABD" w:rsidRDefault="00A4728D" w:rsidP="008B160A">
      <w:pPr>
        <w:spacing w:after="0"/>
        <w:ind w:firstLine="360"/>
        <w:jc w:val="both"/>
        <w:rPr>
          <w:rFonts w:ascii="Times New Roman" w:hAnsi="Times New Roman"/>
          <w:color w:val="000000"/>
        </w:rPr>
      </w:pPr>
      <w:r>
        <w:rPr>
          <w:rFonts w:ascii="Times New Roman" w:hAnsi="Times New Roman"/>
          <w:color w:val="000000"/>
        </w:rPr>
        <w:t xml:space="preserve">In the worst situation, </w:t>
      </w:r>
      <w:r w:rsidR="007A41F0" w:rsidRPr="007A41F0">
        <w:rPr>
          <w:rFonts w:ascii="Times New Roman" w:hAnsi="Times New Roman"/>
          <w:color w:val="000000"/>
        </w:rPr>
        <w:t xml:space="preserve">the 32-bit single event data definition </w:t>
      </w:r>
      <w:r>
        <w:rPr>
          <w:rFonts w:ascii="Times New Roman" w:hAnsi="Times New Roman"/>
          <w:color w:val="000000"/>
        </w:rPr>
        <w:t>only</w:t>
      </w:r>
      <w:r w:rsidR="007A41F0" w:rsidRPr="007A41F0">
        <w:rPr>
          <w:rFonts w:ascii="Times New Roman" w:hAnsi="Times New Roman"/>
          <w:color w:val="000000"/>
        </w:rPr>
        <w:t xml:space="preserve"> allows 11 bits of payload data. </w:t>
      </w:r>
      <w:r>
        <w:rPr>
          <w:rFonts w:ascii="Times New Roman" w:hAnsi="Times New Roman"/>
          <w:color w:val="000000"/>
        </w:rPr>
        <w:t xml:space="preserve">To meet the requirements in applications which need large number of payload data bits, OpenPET standard </w:t>
      </w:r>
      <w:r w:rsidR="0099350D">
        <w:rPr>
          <w:rFonts w:ascii="Times New Roman" w:hAnsi="Times New Roman"/>
          <w:color w:val="000000"/>
        </w:rPr>
        <w:t>also defines 64-bit single event data mode.</w:t>
      </w:r>
      <w:r w:rsidR="00BA453E">
        <w:rPr>
          <w:rFonts w:ascii="Times New Roman" w:hAnsi="Times New Roman"/>
          <w:color w:val="000000"/>
        </w:rPr>
        <w:t xml:space="preserve"> </w:t>
      </w:r>
    </w:p>
    <w:p w:rsidR="008254A6" w:rsidRDefault="008254A6" w:rsidP="008B160A">
      <w:pPr>
        <w:spacing w:after="0"/>
        <w:ind w:firstLine="360"/>
        <w:jc w:val="both"/>
        <w:rPr>
          <w:rFonts w:ascii="Times New Roman" w:hAnsi="Times New Roman"/>
          <w:color w:val="000000"/>
        </w:rPr>
      </w:pPr>
    </w:p>
    <w:p w:rsidR="00B92572" w:rsidRDefault="00BA453E" w:rsidP="008B160A">
      <w:pPr>
        <w:spacing w:after="0"/>
        <w:ind w:firstLine="360"/>
        <w:jc w:val="both"/>
        <w:rPr>
          <w:rFonts w:ascii="Times New Roman" w:hAnsi="Times New Roman"/>
          <w:b/>
          <w:color w:val="000000"/>
        </w:rPr>
      </w:pPr>
      <w:r w:rsidRPr="009329CC">
        <w:rPr>
          <w:rFonts w:ascii="Times New Roman" w:hAnsi="Times New Roman"/>
          <w:b/>
          <w:color w:val="000000"/>
        </w:rPr>
        <w:t>Note that</w:t>
      </w:r>
      <w:r w:rsidR="00323A94">
        <w:rPr>
          <w:rFonts w:ascii="Times New Roman" w:hAnsi="Times New Roman"/>
          <w:b/>
          <w:color w:val="000000"/>
        </w:rPr>
        <w:t>:</w:t>
      </w:r>
      <w:r w:rsidRPr="009329CC">
        <w:rPr>
          <w:rFonts w:ascii="Times New Roman" w:hAnsi="Times New Roman"/>
          <w:b/>
          <w:color w:val="000000"/>
        </w:rPr>
        <w:t xml:space="preserve"> </w:t>
      </w:r>
    </w:p>
    <w:p w:rsidR="00A4728D" w:rsidRDefault="00323A94" w:rsidP="008B160A">
      <w:pPr>
        <w:pStyle w:val="ListParagraph"/>
        <w:numPr>
          <w:ilvl w:val="0"/>
          <w:numId w:val="28"/>
        </w:numPr>
        <w:spacing w:after="0"/>
        <w:jc w:val="both"/>
        <w:rPr>
          <w:rFonts w:ascii="Times New Roman" w:hAnsi="Times New Roman"/>
          <w:color w:val="000000"/>
        </w:rPr>
      </w:pPr>
      <w:r>
        <w:rPr>
          <w:rFonts w:ascii="Times New Roman" w:hAnsi="Times New Roman"/>
          <w:color w:val="000000"/>
        </w:rPr>
        <w:t>I</w:t>
      </w:r>
      <w:r w:rsidR="00BA453E" w:rsidRPr="00B92572">
        <w:rPr>
          <w:rFonts w:ascii="Times New Roman" w:hAnsi="Times New Roman"/>
          <w:color w:val="000000"/>
        </w:rPr>
        <w:t>n the 32-bit single event data mode, the interval between slice boundaries is 8 system clocks (80MHz).</w:t>
      </w:r>
      <w:r w:rsidR="00040FB1" w:rsidRPr="00B92572">
        <w:rPr>
          <w:rFonts w:ascii="Times New Roman" w:hAnsi="Times New Roman"/>
          <w:color w:val="000000"/>
        </w:rPr>
        <w:t xml:space="preserve"> By contrast, the interval between slice boundaries is </w:t>
      </w:r>
      <w:r w:rsidR="003D79F9" w:rsidRPr="00B92572">
        <w:rPr>
          <w:rFonts w:ascii="Times New Roman" w:hAnsi="Times New Roman"/>
          <w:color w:val="000000"/>
        </w:rPr>
        <w:t xml:space="preserve">increased to </w:t>
      </w:r>
      <w:r w:rsidR="00040FB1" w:rsidRPr="00B92572">
        <w:rPr>
          <w:rFonts w:ascii="Times New Roman" w:hAnsi="Times New Roman"/>
          <w:color w:val="000000"/>
        </w:rPr>
        <w:t xml:space="preserve">16 system clocks (80MHz) </w:t>
      </w:r>
      <w:r w:rsidR="003D79F9" w:rsidRPr="00B92572">
        <w:rPr>
          <w:rFonts w:ascii="Times New Roman" w:hAnsi="Times New Roman"/>
          <w:color w:val="000000"/>
        </w:rPr>
        <w:t xml:space="preserve">to enable transmission of extra 32 bits </w:t>
      </w:r>
      <w:r w:rsidR="00040FB1" w:rsidRPr="00B92572">
        <w:rPr>
          <w:rFonts w:ascii="Times New Roman" w:hAnsi="Times New Roman"/>
          <w:color w:val="000000"/>
        </w:rPr>
        <w:t>in the 64-bit single event data mode.</w:t>
      </w:r>
      <w:r w:rsidR="00F73AD6" w:rsidRPr="00B92572">
        <w:rPr>
          <w:rFonts w:ascii="Times New Roman" w:hAnsi="Times New Roman"/>
          <w:color w:val="000000"/>
        </w:rPr>
        <w:t xml:space="preserve"> </w:t>
      </w:r>
    </w:p>
    <w:p w:rsidR="00323A94" w:rsidRPr="00B92572" w:rsidRDefault="00323A94" w:rsidP="008B160A">
      <w:pPr>
        <w:pStyle w:val="ListParagraph"/>
        <w:numPr>
          <w:ilvl w:val="0"/>
          <w:numId w:val="28"/>
        </w:numPr>
        <w:spacing w:after="0"/>
        <w:jc w:val="both"/>
        <w:rPr>
          <w:rFonts w:ascii="Times New Roman" w:hAnsi="Times New Roman"/>
          <w:color w:val="000000"/>
        </w:rPr>
      </w:pPr>
      <w:r>
        <w:rPr>
          <w:rFonts w:ascii="Times New Roman" w:hAnsi="Times New Roman"/>
          <w:color w:val="000000"/>
        </w:rPr>
        <w:t>T</w:t>
      </w:r>
      <w:r w:rsidRPr="00B92572">
        <w:rPr>
          <w:rFonts w:ascii="Times New Roman" w:hAnsi="Times New Roman"/>
          <w:color w:val="000000"/>
        </w:rPr>
        <w:t>he 32-bit single event data mode</w:t>
      </w:r>
      <w:r w:rsidRPr="00D52A82">
        <w:rPr>
          <w:rFonts w:ascii="Times New Roman" w:hAnsi="Times New Roman"/>
          <w:color w:val="000000"/>
        </w:rPr>
        <w:t xml:space="preserve"> meet</w:t>
      </w:r>
      <w:r>
        <w:rPr>
          <w:rFonts w:ascii="Times New Roman" w:hAnsi="Times New Roman"/>
          <w:color w:val="000000"/>
        </w:rPr>
        <w:t>s</w:t>
      </w:r>
      <w:r w:rsidRPr="00D52A82">
        <w:rPr>
          <w:rFonts w:ascii="Times New Roman" w:hAnsi="Times New Roman"/>
          <w:color w:val="000000"/>
        </w:rPr>
        <w:t xml:space="preserve"> the requirements for majority of OpenPET applications.</w:t>
      </w:r>
      <w:r>
        <w:rPr>
          <w:rFonts w:ascii="Times New Roman" w:hAnsi="Times New Roman"/>
          <w:color w:val="000000"/>
        </w:rPr>
        <w:t xml:space="preserve"> </w:t>
      </w:r>
      <w:r w:rsidR="008254A6">
        <w:rPr>
          <w:rFonts w:ascii="Times New Roman" w:hAnsi="Times New Roman"/>
          <w:color w:val="000000"/>
        </w:rPr>
        <w:t xml:space="preserve">We recommend NOT </w:t>
      </w:r>
      <w:r w:rsidR="00233E2F">
        <w:rPr>
          <w:rFonts w:ascii="Times New Roman" w:hAnsi="Times New Roman"/>
          <w:color w:val="000000"/>
        </w:rPr>
        <w:t>using</w:t>
      </w:r>
      <w:r w:rsidR="008254A6">
        <w:rPr>
          <w:rFonts w:ascii="Times New Roman" w:hAnsi="Times New Roman"/>
          <w:color w:val="000000"/>
        </w:rPr>
        <w:t xml:space="preserve"> 64-bit single event data mode to transmit data until inevitably necessary.</w:t>
      </w:r>
    </w:p>
    <w:p w:rsidR="00F52BEA" w:rsidRPr="009329CC" w:rsidRDefault="00F52BEA" w:rsidP="008B160A">
      <w:pPr>
        <w:spacing w:after="0"/>
        <w:ind w:firstLine="360"/>
        <w:jc w:val="both"/>
        <w:rPr>
          <w:rFonts w:ascii="Times New Roman" w:hAnsi="Times New Roman"/>
          <w:b/>
          <w:color w:val="000000"/>
        </w:rPr>
      </w:pPr>
    </w:p>
    <w:p w:rsidR="00F52BEA" w:rsidRDefault="00F52BEA" w:rsidP="008B160A">
      <w:pPr>
        <w:spacing w:after="0"/>
        <w:ind w:firstLine="360"/>
        <w:jc w:val="both"/>
        <w:rPr>
          <w:rFonts w:ascii="Times New Roman" w:hAnsi="Times New Roman"/>
          <w:color w:val="000000"/>
        </w:rPr>
      </w:pPr>
      <w:r>
        <w:rPr>
          <w:rFonts w:ascii="Times New Roman" w:hAnsi="Times New Roman"/>
          <w:color w:val="000000"/>
        </w:rPr>
        <w:t>The following figure shows the format of the 64-bit single event data:</w:t>
      </w:r>
    </w:p>
    <w:p w:rsidR="000A617F" w:rsidRDefault="000A617F" w:rsidP="008B160A">
      <w:pPr>
        <w:spacing w:after="0"/>
        <w:ind w:firstLine="360"/>
        <w:jc w:val="both"/>
      </w:pPr>
    </w:p>
    <w:p w:rsidR="00BC31F8" w:rsidRDefault="007D252A" w:rsidP="008B160A">
      <w:pPr>
        <w:spacing w:after="0"/>
        <w:jc w:val="center"/>
      </w:pPr>
      <w:r>
        <w:rPr>
          <w:noProof/>
          <w:lang w:eastAsia="en-US"/>
        </w:rPr>
        <w:drawing>
          <wp:inline distT="0" distB="0" distL="0" distR="0" wp14:anchorId="63C693D0" wp14:editId="54217817">
            <wp:extent cx="4307840" cy="2680434"/>
            <wp:effectExtent l="0" t="0" r="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10906" cy="2682342"/>
                    </a:xfrm>
                    <a:prstGeom prst="rect">
                      <a:avLst/>
                    </a:prstGeom>
                  </pic:spPr>
                </pic:pic>
              </a:graphicData>
            </a:graphic>
          </wp:inline>
        </w:drawing>
      </w:r>
    </w:p>
    <w:p w:rsidR="00E91F5B" w:rsidRDefault="00E91F5B" w:rsidP="00E91F5B">
      <w:pPr>
        <w:spacing w:after="0"/>
        <w:jc w:val="center"/>
        <w:rPr>
          <w:rFonts w:ascii="Times New Roman" w:hAnsi="Times New Roman"/>
          <w:color w:val="000000"/>
        </w:rPr>
      </w:pPr>
      <w:bookmarkStart w:id="57" w:name="_Toc358368935"/>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23</w:t>
      </w:r>
      <w:r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The format of the 64-bit single event data.</w:t>
      </w:r>
      <w:bookmarkEnd w:id="57"/>
    </w:p>
    <w:p w:rsidR="00BC31F8" w:rsidRDefault="00BC31F8" w:rsidP="008B160A">
      <w:pPr>
        <w:spacing w:after="0"/>
        <w:ind w:firstLine="360"/>
        <w:jc w:val="both"/>
      </w:pPr>
    </w:p>
    <w:p w:rsidR="00F52BEA" w:rsidRDefault="00F52BEA" w:rsidP="008B160A">
      <w:pPr>
        <w:spacing w:after="0"/>
        <w:ind w:firstLine="360"/>
        <w:jc w:val="both"/>
        <w:rPr>
          <w:rFonts w:ascii="Times New Roman" w:hAnsi="Times New Roman"/>
          <w:color w:val="000000"/>
        </w:rPr>
      </w:pPr>
      <w:r>
        <w:rPr>
          <w:rFonts w:ascii="Times New Roman" w:hAnsi="Times New Roman"/>
          <w:color w:val="000000"/>
        </w:rPr>
        <w:t xml:space="preserve">The definitions of the 64 bits are very similar to that </w:t>
      </w:r>
      <w:r w:rsidR="00EE1E1F">
        <w:rPr>
          <w:rFonts w:ascii="Times New Roman" w:hAnsi="Times New Roman"/>
          <w:color w:val="000000"/>
        </w:rPr>
        <w:t>in</w:t>
      </w:r>
      <w:r>
        <w:rPr>
          <w:rFonts w:ascii="Times New Roman" w:hAnsi="Times New Roman"/>
          <w:color w:val="000000"/>
        </w:rPr>
        <w:t xml:space="preserve"> the </w:t>
      </w:r>
      <w:r w:rsidR="00EE1E1F">
        <w:rPr>
          <w:rFonts w:ascii="Times New Roman" w:hAnsi="Times New Roman"/>
          <w:color w:val="000000"/>
        </w:rPr>
        <w:t>32-bit format</w:t>
      </w:r>
      <w:r>
        <w:rPr>
          <w:rFonts w:ascii="Times New Roman" w:hAnsi="Times New Roman"/>
          <w:color w:val="000000"/>
        </w:rPr>
        <w:t>:</w:t>
      </w:r>
    </w:p>
    <w:p w:rsidR="00F52BEA" w:rsidRDefault="00F52B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sidR="00EE1E1F">
        <w:rPr>
          <w:rFonts w:ascii="Times New Roman" w:hAnsi="Times New Roman"/>
          <w:b/>
          <w:color w:val="000000"/>
        </w:rPr>
        <w:t>63</w:t>
      </w:r>
      <w:r w:rsidRPr="00207FFD">
        <w:rPr>
          <w:rFonts w:ascii="Times New Roman" w:hAnsi="Times New Roman"/>
          <w:color w:val="000000"/>
        </w:rPr>
        <w:t xml:space="preserve">: Data valid bit. This bit has to be set to “1”. </w:t>
      </w:r>
      <w:r>
        <w:rPr>
          <w:rFonts w:ascii="Times New Roman" w:hAnsi="Times New Roman"/>
          <w:color w:val="000000"/>
        </w:rPr>
        <w:t>A parent node rejects any event data with a data valid bit set to “0”from its offspring nodes.</w:t>
      </w:r>
    </w:p>
    <w:p w:rsidR="00F52BEA" w:rsidRDefault="00F52B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 xml:space="preserve">Bit </w:t>
      </w:r>
      <w:r w:rsidR="00EE1E1F">
        <w:rPr>
          <w:rFonts w:ascii="Times New Roman" w:hAnsi="Times New Roman"/>
          <w:b/>
          <w:color w:val="0000FF"/>
        </w:rPr>
        <w:t>62</w:t>
      </w:r>
      <w:r w:rsidRPr="00B93423">
        <w:rPr>
          <w:rFonts w:ascii="Times New Roman" w:hAnsi="Times New Roman"/>
          <w:b/>
          <w:color w:val="0000FF"/>
        </w:rPr>
        <w:t xml:space="preserve"> to </w:t>
      </w:r>
      <w:r w:rsidR="00EE1E1F">
        <w:rPr>
          <w:rFonts w:ascii="Times New Roman" w:hAnsi="Times New Roman"/>
          <w:b/>
          <w:color w:val="0000FF"/>
        </w:rPr>
        <w:t>60</w:t>
      </w:r>
      <w:r w:rsidRPr="0016030B">
        <w:rPr>
          <w:rFonts w:ascii="Times New Roman" w:hAnsi="Times New Roman"/>
          <w:color w:val="000000"/>
        </w:rPr>
        <w:t xml:space="preserve">: 3 MB address bits.  3-bit MB addresses are assigned and added to the 32 bits event data in CUC. </w:t>
      </w:r>
      <w:r w:rsidRPr="001A2192">
        <w:rPr>
          <w:rFonts w:ascii="Times New Roman" w:hAnsi="Times New Roman"/>
          <w:color w:val="0000FF"/>
        </w:rPr>
        <w:t>In a system without MB (compact configuration and simplified standard configuration), those 3 bits can be redefined as payload bits by the users.</w:t>
      </w:r>
    </w:p>
    <w:p w:rsidR="00F52BEA" w:rsidRDefault="00F52B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 xml:space="preserve">Bit </w:t>
      </w:r>
      <w:r w:rsidR="00EE1E1F">
        <w:rPr>
          <w:rFonts w:ascii="Times New Roman" w:hAnsi="Times New Roman"/>
          <w:b/>
          <w:color w:val="0000FF"/>
        </w:rPr>
        <w:t>59</w:t>
      </w:r>
      <w:r w:rsidRPr="00B93423">
        <w:rPr>
          <w:rFonts w:ascii="Times New Roman" w:hAnsi="Times New Roman"/>
          <w:b/>
          <w:color w:val="0000FF"/>
        </w:rPr>
        <w:t xml:space="preserve"> to </w:t>
      </w:r>
      <w:r w:rsidR="00EE1E1F">
        <w:rPr>
          <w:rFonts w:ascii="Times New Roman" w:hAnsi="Times New Roman"/>
          <w:b/>
          <w:color w:val="0000FF"/>
        </w:rPr>
        <w:t>57</w:t>
      </w:r>
      <w:r w:rsidRPr="0016030B">
        <w:rPr>
          <w:rFonts w:ascii="Times New Roman" w:hAnsi="Times New Roman"/>
          <w:color w:val="000000"/>
        </w:rPr>
        <w:t xml:space="preserve">: 3 </w:t>
      </w:r>
      <w:r>
        <w:rPr>
          <w:rFonts w:ascii="Times New Roman" w:hAnsi="Times New Roman"/>
          <w:color w:val="000000"/>
        </w:rPr>
        <w:t>DUC</w:t>
      </w:r>
      <w:r w:rsidRPr="0016030B">
        <w:rPr>
          <w:rFonts w:ascii="Times New Roman" w:hAnsi="Times New Roman"/>
          <w:color w:val="000000"/>
        </w:rPr>
        <w:t xml:space="preserve"> address bits.  3-bit </w:t>
      </w:r>
      <w:r>
        <w:rPr>
          <w:rFonts w:ascii="Times New Roman" w:hAnsi="Times New Roman"/>
          <w:color w:val="000000"/>
        </w:rPr>
        <w:t>DUC</w:t>
      </w:r>
      <w:r w:rsidRPr="0016030B">
        <w:rPr>
          <w:rFonts w:ascii="Times New Roman" w:hAnsi="Times New Roman"/>
          <w:color w:val="000000"/>
        </w:rPr>
        <w:t xml:space="preserve"> addresses are assigned and added to the 32 bits event data in </w:t>
      </w:r>
      <w:r>
        <w:rPr>
          <w:rFonts w:ascii="Times New Roman" w:hAnsi="Times New Roman"/>
          <w:color w:val="000000"/>
        </w:rPr>
        <w:t xml:space="preserve">MB (standard configuration) or </w:t>
      </w:r>
      <w:r w:rsidRPr="0016030B">
        <w:rPr>
          <w:rFonts w:ascii="Times New Roman" w:hAnsi="Times New Roman"/>
          <w:color w:val="000000"/>
        </w:rPr>
        <w:t>CUC</w:t>
      </w:r>
      <w:r>
        <w:rPr>
          <w:rFonts w:ascii="Times New Roman" w:hAnsi="Times New Roman"/>
          <w:color w:val="000000"/>
        </w:rPr>
        <w:t xml:space="preserve"> (simplified standard configuration)</w:t>
      </w:r>
      <w:r w:rsidRPr="0016030B">
        <w:rPr>
          <w:rFonts w:ascii="Times New Roman" w:hAnsi="Times New Roman"/>
          <w:color w:val="000000"/>
        </w:rPr>
        <w:t xml:space="preserve">. </w:t>
      </w:r>
      <w:r w:rsidRPr="001A2192">
        <w:rPr>
          <w:rFonts w:ascii="Times New Roman" w:hAnsi="Times New Roman"/>
          <w:color w:val="0000FF"/>
        </w:rPr>
        <w:t>In a compact system, those 3 bits can also be redefined as payload bits by the users.</w:t>
      </w:r>
    </w:p>
    <w:p w:rsidR="00F52BEA" w:rsidRDefault="00F52B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lastRenderedPageBreak/>
        <w:t xml:space="preserve">Bit </w:t>
      </w:r>
      <w:r w:rsidR="00EE1E1F">
        <w:rPr>
          <w:rFonts w:ascii="Times New Roman" w:hAnsi="Times New Roman"/>
          <w:b/>
          <w:color w:val="000000"/>
        </w:rPr>
        <w:t>56</w:t>
      </w:r>
      <w:r w:rsidRPr="00B93423">
        <w:rPr>
          <w:rFonts w:ascii="Times New Roman" w:hAnsi="Times New Roman"/>
          <w:b/>
          <w:color w:val="000000"/>
        </w:rPr>
        <w:t xml:space="preserve"> to </w:t>
      </w:r>
      <w:r w:rsidR="00EE1E1F">
        <w:rPr>
          <w:rFonts w:ascii="Times New Roman" w:hAnsi="Times New Roman"/>
          <w:b/>
          <w:color w:val="000000"/>
        </w:rPr>
        <w:t>54</w:t>
      </w:r>
      <w:r w:rsidRPr="0016030B">
        <w:rPr>
          <w:rFonts w:ascii="Times New Roman" w:hAnsi="Times New Roman"/>
          <w:color w:val="000000"/>
        </w:rPr>
        <w:t xml:space="preserve">: 3 </w:t>
      </w:r>
      <w:r>
        <w:rPr>
          <w:rFonts w:ascii="Times New Roman" w:hAnsi="Times New Roman"/>
          <w:color w:val="000000"/>
        </w:rPr>
        <w:t xml:space="preserve">DB address bits.  </w:t>
      </w:r>
      <w:r w:rsidRPr="0016030B">
        <w:rPr>
          <w:rFonts w:ascii="Times New Roman" w:hAnsi="Times New Roman"/>
          <w:color w:val="000000"/>
        </w:rPr>
        <w:t xml:space="preserve">3-bit </w:t>
      </w:r>
      <w:r>
        <w:rPr>
          <w:rFonts w:ascii="Times New Roman" w:hAnsi="Times New Roman"/>
          <w:color w:val="000000"/>
        </w:rPr>
        <w:t>D</w:t>
      </w:r>
      <w:r w:rsidRPr="0016030B">
        <w:rPr>
          <w:rFonts w:ascii="Times New Roman" w:hAnsi="Times New Roman"/>
          <w:color w:val="000000"/>
        </w:rPr>
        <w:t xml:space="preserve">B addresses are assigned and added to the 32 bits event data in </w:t>
      </w:r>
      <w:r>
        <w:rPr>
          <w:rFonts w:ascii="Times New Roman" w:hAnsi="Times New Roman"/>
          <w:color w:val="000000"/>
        </w:rPr>
        <w:t>DUC or CDUC</w:t>
      </w:r>
      <w:r w:rsidRPr="0016030B">
        <w:rPr>
          <w:rFonts w:ascii="Times New Roman" w:hAnsi="Times New Roman"/>
          <w:color w:val="000000"/>
        </w:rPr>
        <w:t xml:space="preserve">. </w:t>
      </w:r>
      <w:r>
        <w:rPr>
          <w:rFonts w:ascii="Times New Roman" w:hAnsi="Times New Roman"/>
          <w:color w:val="000000"/>
        </w:rPr>
        <w:t>Those 3 bits can NOT be redefined.</w:t>
      </w:r>
    </w:p>
    <w:p w:rsidR="00F52BEA" w:rsidRDefault="00F52B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 xml:space="preserve">Bit </w:t>
      </w:r>
      <w:r w:rsidR="00EE1E1F">
        <w:rPr>
          <w:rFonts w:ascii="Times New Roman" w:hAnsi="Times New Roman"/>
          <w:b/>
          <w:color w:val="0000FF"/>
        </w:rPr>
        <w:t>53</w:t>
      </w:r>
      <w:r w:rsidRPr="00B93423">
        <w:rPr>
          <w:rFonts w:ascii="Times New Roman" w:hAnsi="Times New Roman"/>
          <w:b/>
          <w:color w:val="0000FF"/>
        </w:rPr>
        <w:t xml:space="preserve"> to </w:t>
      </w:r>
      <w:r w:rsidR="00EE1E1F">
        <w:rPr>
          <w:rFonts w:ascii="Times New Roman" w:hAnsi="Times New Roman"/>
          <w:b/>
          <w:color w:val="0000FF"/>
        </w:rPr>
        <w:t>51</w:t>
      </w:r>
      <w:r w:rsidRPr="0016030B">
        <w:rPr>
          <w:rFonts w:ascii="Times New Roman" w:hAnsi="Times New Roman"/>
          <w:color w:val="000000"/>
        </w:rPr>
        <w:t xml:space="preserve">: 3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 xml:space="preserve">address bits.  3-bit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addresses</w:t>
      </w:r>
      <w:r>
        <w:rPr>
          <w:rFonts w:ascii="Times New Roman" w:hAnsi="Times New Roman"/>
          <w:color w:val="000000"/>
        </w:rPr>
        <w:t xml:space="preserve"> are assigned in the DB when a single event is detected. A DB has 32 channels, and therefore it supports up to 8 conventional block detector modules. </w:t>
      </w:r>
      <w:r w:rsidRPr="00FE1ADA">
        <w:rPr>
          <w:rFonts w:ascii="Times New Roman" w:hAnsi="Times New Roman"/>
          <w:color w:val="0000FF"/>
        </w:rPr>
        <w:t>The users can redefine those 3 bits if they do not use conventional block detector modules.</w:t>
      </w:r>
    </w:p>
    <w:p w:rsidR="00F52BEA" w:rsidRPr="00C207A5" w:rsidRDefault="00F52B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FF"/>
        </w:rPr>
        <w:t xml:space="preserve">Bit </w:t>
      </w:r>
      <w:r w:rsidR="00EE1E1F">
        <w:rPr>
          <w:rFonts w:ascii="Times New Roman" w:hAnsi="Times New Roman"/>
          <w:b/>
          <w:color w:val="0000FF"/>
        </w:rPr>
        <w:t>50</w:t>
      </w:r>
      <w:r w:rsidRPr="00B93423">
        <w:rPr>
          <w:rFonts w:ascii="Times New Roman" w:hAnsi="Times New Roman"/>
          <w:b/>
          <w:color w:val="0000FF"/>
        </w:rPr>
        <w:t xml:space="preserve"> to </w:t>
      </w:r>
      <w:r w:rsidR="00EE1E1F">
        <w:rPr>
          <w:rFonts w:ascii="Times New Roman" w:hAnsi="Times New Roman"/>
          <w:b/>
          <w:color w:val="0000FF"/>
        </w:rPr>
        <w:t>43</w:t>
      </w:r>
      <w:r>
        <w:rPr>
          <w:rFonts w:ascii="Times New Roman" w:hAnsi="Times New Roman"/>
          <w:color w:val="000000"/>
        </w:rPr>
        <w:t>: 8 crystal ID address bits.  8</w:t>
      </w:r>
      <w:r w:rsidRPr="0016030B">
        <w:rPr>
          <w:rFonts w:ascii="Times New Roman" w:hAnsi="Times New Roman"/>
          <w:color w:val="000000"/>
        </w:rPr>
        <w:t xml:space="preserve">-bit </w:t>
      </w:r>
      <w:r>
        <w:rPr>
          <w:rFonts w:ascii="Times New Roman" w:hAnsi="Times New Roman"/>
          <w:color w:val="000000"/>
        </w:rPr>
        <w:t>crystal ID</w:t>
      </w:r>
      <w:r w:rsidRPr="0016030B">
        <w:rPr>
          <w:rFonts w:ascii="Times New Roman" w:hAnsi="Times New Roman"/>
          <w:color w:val="000000"/>
        </w:rPr>
        <w:t xml:space="preserve"> addresses</w:t>
      </w:r>
      <w:r>
        <w:rPr>
          <w:rFonts w:ascii="Times New Roman" w:hAnsi="Times New Roman"/>
          <w:color w:val="000000"/>
        </w:rPr>
        <w:t xml:space="preserve"> are assigned in the DB when a single event is detected. The maximum c</w:t>
      </w:r>
      <w:r w:rsidRPr="00B24146">
        <w:rPr>
          <w:rFonts w:ascii="Times New Roman" w:hAnsi="Times New Roman"/>
          <w:color w:val="000000"/>
        </w:rPr>
        <w:t xml:space="preserve">rystal </w:t>
      </w:r>
      <w:r>
        <w:rPr>
          <w:rFonts w:ascii="Times New Roman" w:hAnsi="Times New Roman"/>
          <w:color w:val="000000"/>
        </w:rPr>
        <w:t xml:space="preserve">matrix supported in this format is </w:t>
      </w:r>
      <w:proofErr w:type="gramStart"/>
      <w:r>
        <w:rPr>
          <w:rFonts w:ascii="Times New Roman" w:hAnsi="Times New Roman" w:hint="eastAsia"/>
          <w:color w:val="000000"/>
        </w:rPr>
        <w:t>16</w:t>
      </w:r>
      <w:r>
        <w:rPr>
          <w:rFonts w:ascii="Times New Roman" w:hAnsi="Times New Roman"/>
          <w:color w:val="000000"/>
        </w:rPr>
        <w:t xml:space="preserve"> x</w:t>
      </w:r>
      <w:r>
        <w:rPr>
          <w:rFonts w:ascii="Times New Roman" w:hAnsi="Times New Roman" w:hint="eastAsia"/>
          <w:color w:val="000000"/>
        </w:rPr>
        <w:t>16</w:t>
      </w:r>
      <w:proofErr w:type="gramEnd"/>
      <w:r>
        <w:rPr>
          <w:rFonts w:ascii="Times New Roman" w:hAnsi="Times New Roman"/>
          <w:color w:val="000000"/>
        </w:rPr>
        <w:t xml:space="preserve">. </w:t>
      </w:r>
      <w:r w:rsidRPr="00FE1ADA">
        <w:rPr>
          <w:rFonts w:ascii="Times New Roman" w:hAnsi="Times New Roman"/>
          <w:color w:val="0000FF"/>
        </w:rPr>
        <w:t xml:space="preserve">The users can redefine those </w:t>
      </w:r>
      <w:r>
        <w:rPr>
          <w:rFonts w:ascii="Times New Roman" w:hAnsi="Times New Roman"/>
          <w:color w:val="0000FF"/>
        </w:rPr>
        <w:t>8</w:t>
      </w:r>
      <w:r w:rsidRPr="00FE1ADA">
        <w:rPr>
          <w:rFonts w:ascii="Times New Roman" w:hAnsi="Times New Roman"/>
          <w:color w:val="0000FF"/>
        </w:rPr>
        <w:t xml:space="preserve"> bits if they do not use conventional block detector modules.</w:t>
      </w:r>
    </w:p>
    <w:p w:rsidR="00F52BEA" w:rsidRDefault="00F52BE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sidR="00EE1E1F">
        <w:rPr>
          <w:rFonts w:ascii="Times New Roman" w:hAnsi="Times New Roman"/>
          <w:b/>
          <w:color w:val="000000"/>
        </w:rPr>
        <w:t>42</w:t>
      </w:r>
      <w:r w:rsidRPr="00B93423">
        <w:rPr>
          <w:rFonts w:ascii="Times New Roman" w:hAnsi="Times New Roman"/>
          <w:b/>
          <w:color w:val="000000"/>
        </w:rPr>
        <w:t xml:space="preserve"> to </w:t>
      </w:r>
      <w:r w:rsidR="00EE1E1F">
        <w:rPr>
          <w:rFonts w:ascii="Times New Roman" w:hAnsi="Times New Roman"/>
          <w:b/>
          <w:color w:val="000000"/>
        </w:rPr>
        <w:t>3</w:t>
      </w:r>
      <w:r w:rsidR="007D252A">
        <w:rPr>
          <w:rFonts w:ascii="Times New Roman" w:hAnsi="Times New Roman"/>
          <w:b/>
          <w:color w:val="000000"/>
        </w:rPr>
        <w:t>3</w:t>
      </w:r>
      <w:r>
        <w:rPr>
          <w:rFonts w:ascii="Times New Roman" w:hAnsi="Times New Roman"/>
          <w:color w:val="000000"/>
        </w:rPr>
        <w:t>: 1</w:t>
      </w:r>
      <w:r w:rsidR="007D252A">
        <w:rPr>
          <w:rFonts w:ascii="Times New Roman" w:hAnsi="Times New Roman"/>
          <w:color w:val="000000"/>
        </w:rPr>
        <w:t>0</w:t>
      </w:r>
      <w:r>
        <w:rPr>
          <w:rFonts w:ascii="Times New Roman" w:hAnsi="Times New Roman"/>
          <w:color w:val="000000"/>
        </w:rPr>
        <w:t xml:space="preserve"> bits of payload data.  1</w:t>
      </w:r>
      <w:r w:rsidR="007D252A">
        <w:rPr>
          <w:rFonts w:ascii="Times New Roman" w:hAnsi="Times New Roman"/>
          <w:color w:val="000000"/>
        </w:rPr>
        <w:t>0</w:t>
      </w:r>
      <w:r w:rsidRPr="0016030B">
        <w:rPr>
          <w:rFonts w:ascii="Times New Roman" w:hAnsi="Times New Roman"/>
          <w:color w:val="000000"/>
        </w:rPr>
        <w:t xml:space="preserve">-bit </w:t>
      </w:r>
      <w:r>
        <w:rPr>
          <w:rFonts w:ascii="Times New Roman" w:hAnsi="Times New Roman"/>
          <w:color w:val="000000"/>
        </w:rPr>
        <w:t>payload data are generated in the DB when a single event is detected. The detailed definitions of those 1</w:t>
      </w:r>
      <w:r w:rsidR="007D252A">
        <w:rPr>
          <w:rFonts w:ascii="Times New Roman" w:hAnsi="Times New Roman"/>
          <w:color w:val="000000"/>
        </w:rPr>
        <w:t>0</w:t>
      </w:r>
      <w:r>
        <w:rPr>
          <w:rFonts w:ascii="Times New Roman" w:hAnsi="Times New Roman"/>
          <w:color w:val="000000"/>
        </w:rPr>
        <w:t xml:space="preserve">-bit payload data will be described in the next section. </w:t>
      </w:r>
    </w:p>
    <w:p w:rsidR="007D252A" w:rsidRPr="0016030B" w:rsidRDefault="007D252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32</w:t>
      </w:r>
      <w:r>
        <w:rPr>
          <w:rFonts w:ascii="Times New Roman" w:hAnsi="Times New Roman"/>
          <w:color w:val="000000"/>
        </w:rPr>
        <w:t xml:space="preserve">: </w:t>
      </w:r>
      <w:r w:rsidR="00A5735A">
        <w:rPr>
          <w:rFonts w:ascii="Times New Roman" w:hAnsi="Times New Roman"/>
          <w:color w:val="000000"/>
        </w:rPr>
        <w:t xml:space="preserve">Flag bit for the first 32 bit of data. </w:t>
      </w:r>
      <w:r w:rsidR="00837825">
        <w:rPr>
          <w:rFonts w:ascii="Times New Roman" w:hAnsi="Times New Roman"/>
          <w:color w:val="000000"/>
        </w:rPr>
        <w:t>This bit has to be “0”.</w:t>
      </w:r>
    </w:p>
    <w:p w:rsidR="00EE1E1F" w:rsidRDefault="00EE1E1F"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31</w:t>
      </w:r>
      <w:r>
        <w:rPr>
          <w:rFonts w:ascii="Times New Roman" w:hAnsi="Times New Roman"/>
          <w:color w:val="000000"/>
        </w:rPr>
        <w:t xml:space="preserve">: </w:t>
      </w:r>
      <w:r w:rsidRPr="00207FFD">
        <w:rPr>
          <w:rFonts w:ascii="Times New Roman" w:hAnsi="Times New Roman"/>
          <w:color w:val="000000"/>
        </w:rPr>
        <w:t>Data valid bit.</w:t>
      </w:r>
      <w:r>
        <w:rPr>
          <w:rFonts w:ascii="Times New Roman" w:hAnsi="Times New Roman"/>
          <w:color w:val="000000"/>
        </w:rPr>
        <w:t xml:space="preserve"> </w:t>
      </w:r>
      <w:r w:rsidR="00CD3B56">
        <w:rPr>
          <w:rFonts w:ascii="Times New Roman" w:hAnsi="Times New Roman"/>
          <w:color w:val="000000"/>
        </w:rPr>
        <w:t>This bit has to be set to “1” for the purposes of data synchronization and data file format decoding.</w:t>
      </w:r>
    </w:p>
    <w:p w:rsidR="00CD3B56" w:rsidRDefault="00486292"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30</w:t>
      </w:r>
      <w:r w:rsidRPr="00B93423">
        <w:rPr>
          <w:rFonts w:ascii="Times New Roman" w:hAnsi="Times New Roman"/>
          <w:b/>
          <w:color w:val="000000"/>
        </w:rPr>
        <w:t xml:space="preserve"> to </w:t>
      </w:r>
      <w:r>
        <w:rPr>
          <w:rFonts w:ascii="Times New Roman" w:hAnsi="Times New Roman"/>
          <w:b/>
          <w:color w:val="000000"/>
        </w:rPr>
        <w:t>1</w:t>
      </w:r>
      <w:r w:rsidR="00BE7657">
        <w:rPr>
          <w:rFonts w:ascii="Times New Roman" w:hAnsi="Times New Roman"/>
          <w:color w:val="000000"/>
        </w:rPr>
        <w:t>: 3</w:t>
      </w:r>
      <w:r>
        <w:rPr>
          <w:rFonts w:ascii="Times New Roman" w:hAnsi="Times New Roman"/>
          <w:color w:val="000000"/>
        </w:rPr>
        <w:t xml:space="preserve">0 bits of payload data.  </w:t>
      </w:r>
      <w:r w:rsidR="00BE7657">
        <w:rPr>
          <w:rFonts w:ascii="Times New Roman" w:hAnsi="Times New Roman"/>
          <w:color w:val="000000"/>
        </w:rPr>
        <w:t>3</w:t>
      </w:r>
      <w:r>
        <w:rPr>
          <w:rFonts w:ascii="Times New Roman" w:hAnsi="Times New Roman"/>
          <w:color w:val="000000"/>
        </w:rPr>
        <w:t>0</w:t>
      </w:r>
      <w:r w:rsidRPr="0016030B">
        <w:rPr>
          <w:rFonts w:ascii="Times New Roman" w:hAnsi="Times New Roman"/>
          <w:color w:val="000000"/>
        </w:rPr>
        <w:t xml:space="preserve">-bit </w:t>
      </w:r>
      <w:r>
        <w:rPr>
          <w:rFonts w:ascii="Times New Roman" w:hAnsi="Times New Roman"/>
          <w:color w:val="000000"/>
        </w:rPr>
        <w:t xml:space="preserve">payload data are generated in the DB when a single event is detected. The detailed definitions of those </w:t>
      </w:r>
      <w:r w:rsidR="00BE7657">
        <w:rPr>
          <w:rFonts w:ascii="Times New Roman" w:hAnsi="Times New Roman"/>
          <w:color w:val="000000"/>
        </w:rPr>
        <w:t>3</w:t>
      </w:r>
      <w:r>
        <w:rPr>
          <w:rFonts w:ascii="Times New Roman" w:hAnsi="Times New Roman"/>
          <w:color w:val="000000"/>
        </w:rPr>
        <w:t>0-bit payload data will be described in the next section.</w:t>
      </w:r>
    </w:p>
    <w:p w:rsidR="00585E0A" w:rsidRPr="0016030B" w:rsidRDefault="00585E0A" w:rsidP="008B160A">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0</w:t>
      </w:r>
      <w:r>
        <w:rPr>
          <w:rFonts w:ascii="Times New Roman" w:hAnsi="Times New Roman"/>
          <w:color w:val="000000"/>
        </w:rPr>
        <w:t>: Flag bit for the second 32 bit of data. This bit has to be “1”.</w:t>
      </w:r>
    </w:p>
    <w:p w:rsidR="00585E0A" w:rsidRPr="00585E0A" w:rsidRDefault="00585E0A" w:rsidP="008B160A">
      <w:pPr>
        <w:spacing w:after="0"/>
        <w:ind w:left="720"/>
        <w:jc w:val="both"/>
        <w:rPr>
          <w:rFonts w:ascii="Times New Roman" w:hAnsi="Times New Roman"/>
          <w:color w:val="000000"/>
        </w:rPr>
      </w:pPr>
    </w:p>
    <w:p w:rsidR="00F05744" w:rsidRDefault="00F2784E" w:rsidP="008B160A">
      <w:pPr>
        <w:spacing w:after="0"/>
        <w:ind w:firstLine="360"/>
        <w:jc w:val="both"/>
        <w:rPr>
          <w:rFonts w:ascii="Times New Roman" w:hAnsi="Times New Roman"/>
          <w:color w:val="000000"/>
        </w:rPr>
      </w:pPr>
      <w:r>
        <w:rPr>
          <w:rFonts w:ascii="Times New Roman" w:hAnsi="Times New Roman"/>
          <w:color w:val="000000"/>
        </w:rPr>
        <w:t xml:space="preserve">The </w:t>
      </w:r>
      <w:r w:rsidR="00F05744">
        <w:rPr>
          <w:rFonts w:ascii="Times New Roman" w:hAnsi="Times New Roman"/>
          <w:color w:val="000000"/>
        </w:rPr>
        <w:t>64-bit single event data format is mainly defined for users with special requirements in the payload data length.</w:t>
      </w:r>
      <w:r w:rsidR="00717544">
        <w:rPr>
          <w:rFonts w:ascii="Times New Roman" w:hAnsi="Times New Roman"/>
          <w:color w:val="000000"/>
        </w:rPr>
        <w:t xml:space="preserve"> OpenPET define only one format for the 40 bits payload in the 64-bit single event data. </w:t>
      </w:r>
    </w:p>
    <w:p w:rsidR="00F2784E" w:rsidRPr="00003D54" w:rsidRDefault="00717544" w:rsidP="008B160A">
      <w:pPr>
        <w:pStyle w:val="ListParagraph"/>
        <w:numPr>
          <w:ilvl w:val="0"/>
          <w:numId w:val="24"/>
        </w:numPr>
        <w:spacing w:after="0"/>
        <w:jc w:val="both"/>
        <w:rPr>
          <w:rFonts w:ascii="Times New Roman" w:hAnsi="Times New Roman"/>
        </w:rPr>
      </w:pPr>
      <w:r>
        <w:rPr>
          <w:rFonts w:ascii="Times New Roman" w:hAnsi="Times New Roman"/>
          <w:b/>
          <w:color w:val="000000"/>
        </w:rPr>
        <w:t>Standard 40-bit payload</w:t>
      </w:r>
      <w:r w:rsidR="00F2784E" w:rsidRPr="007C30E5">
        <w:rPr>
          <w:rFonts w:ascii="Times New Roman" w:hAnsi="Times New Roman"/>
          <w:b/>
          <w:color w:val="000000"/>
        </w:rPr>
        <w:t xml:space="preserve"> </w:t>
      </w:r>
      <w:r w:rsidR="00F2784E">
        <w:rPr>
          <w:rFonts w:ascii="Times New Roman" w:hAnsi="Times New Roman"/>
          <w:b/>
          <w:color w:val="000000"/>
        </w:rPr>
        <w:t>m</w:t>
      </w:r>
      <w:r w:rsidR="00F2784E" w:rsidRPr="007C30E5">
        <w:rPr>
          <w:rFonts w:ascii="Times New Roman" w:hAnsi="Times New Roman"/>
          <w:b/>
          <w:color w:val="000000"/>
        </w:rPr>
        <w:t>ode</w:t>
      </w:r>
      <w:r w:rsidR="00F2784E">
        <w:rPr>
          <w:rFonts w:ascii="Times New Roman" w:hAnsi="Times New Roman"/>
          <w:b/>
          <w:color w:val="000000"/>
        </w:rPr>
        <w:t xml:space="preserve"> </w:t>
      </w:r>
      <w:r w:rsidR="00F2784E">
        <w:rPr>
          <w:rFonts w:ascii="Times New Roman" w:hAnsi="Times New Roman"/>
          <w:color w:val="000000"/>
        </w:rPr>
        <w:t xml:space="preserve"> </w:t>
      </w:r>
      <w:r w:rsidR="00F2784E" w:rsidRPr="0046565D">
        <w:rPr>
          <w:rFonts w:ascii="Times New Roman" w:hAnsi="Times New Roman"/>
        </w:rPr>
        <w:t xml:space="preserve"> </w:t>
      </w:r>
    </w:p>
    <w:p w:rsidR="00F2784E" w:rsidRPr="007C30E5" w:rsidDel="003262D1" w:rsidRDefault="00F2784E" w:rsidP="008B160A">
      <w:pPr>
        <w:pStyle w:val="ListParagraph"/>
        <w:spacing w:after="0"/>
        <w:ind w:left="1080"/>
        <w:jc w:val="both"/>
        <w:rPr>
          <w:del w:id="58" w:author="OpenPET" w:date="2013-06-07T12:02:00Z"/>
          <w:rFonts w:ascii="Times New Roman" w:hAnsi="Times New Roman"/>
        </w:rPr>
      </w:pPr>
      <w:del w:id="59" w:author="OpenPET" w:date="2013-06-07T12:02:00Z">
        <w:r w:rsidDel="003262D1">
          <w:rPr>
            <w:rFonts w:ascii="Times New Roman" w:hAnsi="Times New Roman"/>
            <w:color w:val="000000"/>
          </w:rPr>
          <w:delText xml:space="preserve">-- </w:delText>
        </w:r>
        <w:r w:rsidRPr="007C30E5" w:rsidDel="003262D1">
          <w:rPr>
            <w:rFonts w:ascii="Times New Roman" w:hAnsi="Times New Roman"/>
          </w:rPr>
          <w:delText xml:space="preserve">Bit </w:delText>
        </w:r>
        <w:r w:rsidDel="003262D1">
          <w:rPr>
            <w:rFonts w:ascii="Times New Roman" w:hAnsi="Times New Roman"/>
          </w:rPr>
          <w:delText>18,</w:delText>
        </w:r>
        <w:r w:rsidRPr="007C30E5" w:rsidDel="003262D1">
          <w:rPr>
            <w:rFonts w:ascii="Times New Roman" w:hAnsi="Times New Roman"/>
          </w:rPr>
          <w:delText xml:space="preserve"> </w:delText>
        </w:r>
        <w:r w:rsidDel="003262D1">
          <w:rPr>
            <w:rFonts w:ascii="Times New Roman" w:hAnsi="Times New Roman"/>
          </w:rPr>
          <w:delText>not used.</w:delText>
        </w:r>
      </w:del>
    </w:p>
    <w:p w:rsidR="00DB2C8D" w:rsidRDefault="00DB2C8D" w:rsidP="008B160A">
      <w:pPr>
        <w:pStyle w:val="ListParagraph"/>
        <w:spacing w:after="0"/>
        <w:ind w:left="1080"/>
        <w:jc w:val="both"/>
        <w:rPr>
          <w:rFonts w:ascii="Times New Roman" w:hAnsi="Times New Roman"/>
        </w:rPr>
      </w:pPr>
      <w:r>
        <w:rPr>
          <w:rFonts w:ascii="Times New Roman" w:hAnsi="Times New Roman"/>
          <w:color w:val="000000"/>
        </w:rPr>
        <w:t xml:space="preserve">-- </w:t>
      </w:r>
      <w:r w:rsidRPr="007C30E5">
        <w:rPr>
          <w:rFonts w:ascii="Times New Roman" w:hAnsi="Times New Roman"/>
        </w:rPr>
        <w:t xml:space="preserve">Bit </w:t>
      </w:r>
      <w:r w:rsidR="0008252B">
        <w:rPr>
          <w:rFonts w:ascii="Times New Roman" w:hAnsi="Times New Roman"/>
        </w:rPr>
        <w:t>42</w:t>
      </w:r>
      <w:r>
        <w:rPr>
          <w:rFonts w:ascii="Times New Roman" w:hAnsi="Times New Roman"/>
        </w:rPr>
        <w:t>~</w:t>
      </w:r>
      <w:r w:rsidR="0008252B">
        <w:rPr>
          <w:rFonts w:ascii="Times New Roman" w:hAnsi="Times New Roman"/>
        </w:rPr>
        <w:t>33</w:t>
      </w:r>
      <w:r>
        <w:rPr>
          <w:rFonts w:ascii="Times New Roman" w:hAnsi="Times New Roman"/>
        </w:rPr>
        <w:t>,</w:t>
      </w:r>
      <w:r w:rsidRPr="007C30E5">
        <w:rPr>
          <w:rFonts w:ascii="Times New Roman" w:hAnsi="Times New Roman"/>
        </w:rPr>
        <w:t xml:space="preserve"> </w:t>
      </w:r>
      <w:r w:rsidR="0008252B" w:rsidRPr="007C30E5">
        <w:rPr>
          <w:rFonts w:ascii="Times New Roman" w:hAnsi="Times New Roman"/>
        </w:rPr>
        <w:t xml:space="preserve">Bit </w:t>
      </w:r>
      <w:r w:rsidR="0008252B">
        <w:rPr>
          <w:rFonts w:ascii="Times New Roman" w:hAnsi="Times New Roman"/>
        </w:rPr>
        <w:t xml:space="preserve">30~29 </w:t>
      </w:r>
      <w:r w:rsidRPr="007C30E5">
        <w:rPr>
          <w:rFonts w:ascii="Times New Roman" w:hAnsi="Times New Roman"/>
        </w:rPr>
        <w:t>TDC data bits (1</w:t>
      </w:r>
      <w:r w:rsidR="0005379B">
        <w:rPr>
          <w:rFonts w:ascii="Times New Roman" w:hAnsi="Times New Roman"/>
        </w:rPr>
        <w:t>2</w:t>
      </w:r>
      <w:r w:rsidRPr="007C30E5">
        <w:rPr>
          <w:rFonts w:ascii="Times New Roman" w:hAnsi="Times New Roman"/>
        </w:rPr>
        <w:t xml:space="preserve"> bits, LSB: </w:t>
      </w:r>
      <w:r w:rsidR="0005379B">
        <w:rPr>
          <w:rFonts w:ascii="Times New Roman" w:hAnsi="Times New Roman"/>
        </w:rPr>
        <w:t>25</w:t>
      </w:r>
      <w:r w:rsidRPr="007C30E5">
        <w:rPr>
          <w:rFonts w:ascii="Times New Roman" w:hAnsi="Times New Roman"/>
        </w:rPr>
        <w:t>ps)</w:t>
      </w:r>
      <w:r>
        <w:rPr>
          <w:rFonts w:ascii="Times New Roman" w:hAnsi="Times New Roman"/>
        </w:rPr>
        <w:t>.</w:t>
      </w:r>
    </w:p>
    <w:p w:rsidR="00110883" w:rsidRPr="007C30E5" w:rsidRDefault="00110883" w:rsidP="008B160A">
      <w:pPr>
        <w:pStyle w:val="ListParagraph"/>
        <w:spacing w:after="0"/>
        <w:ind w:left="1080"/>
        <w:jc w:val="both"/>
        <w:rPr>
          <w:rFonts w:ascii="Times New Roman" w:hAnsi="Times New Roman"/>
        </w:rPr>
      </w:pPr>
      <w:r>
        <w:rPr>
          <w:rFonts w:ascii="Times New Roman" w:hAnsi="Times New Roman"/>
          <w:color w:val="000000"/>
        </w:rPr>
        <w:t xml:space="preserve">-- </w:t>
      </w:r>
      <w:r>
        <w:rPr>
          <w:rFonts w:ascii="Times New Roman" w:hAnsi="Times New Roman"/>
        </w:rPr>
        <w:t>Bit 28~25, DOI (4 bits).</w:t>
      </w:r>
    </w:p>
    <w:p w:rsidR="00110883" w:rsidRPr="007C30E5" w:rsidRDefault="00110883" w:rsidP="008B160A">
      <w:pPr>
        <w:pStyle w:val="ListParagraph"/>
        <w:spacing w:after="0"/>
        <w:ind w:left="1080"/>
        <w:jc w:val="both"/>
        <w:rPr>
          <w:rFonts w:ascii="Times New Roman" w:hAnsi="Times New Roman"/>
        </w:rPr>
      </w:pPr>
      <w:r>
        <w:rPr>
          <w:rFonts w:ascii="Times New Roman" w:hAnsi="Times New Roman"/>
          <w:color w:val="000000"/>
        </w:rPr>
        <w:t xml:space="preserve">-- </w:t>
      </w:r>
      <w:r>
        <w:rPr>
          <w:rFonts w:ascii="Times New Roman" w:hAnsi="Times New Roman"/>
        </w:rPr>
        <w:t>Bit 24~17, Energy value (8 bits).</w:t>
      </w:r>
    </w:p>
    <w:p w:rsidR="00233F48" w:rsidRPr="007C30E5" w:rsidRDefault="00233F48" w:rsidP="008B160A">
      <w:pPr>
        <w:pStyle w:val="ListParagraph"/>
        <w:spacing w:after="0"/>
        <w:ind w:left="1080"/>
        <w:jc w:val="both"/>
        <w:rPr>
          <w:rFonts w:ascii="Times New Roman" w:hAnsi="Times New Roman"/>
        </w:rPr>
      </w:pPr>
      <w:r>
        <w:rPr>
          <w:rFonts w:ascii="Times New Roman" w:hAnsi="Times New Roman"/>
          <w:color w:val="000000"/>
        </w:rPr>
        <w:t xml:space="preserve">-- </w:t>
      </w:r>
      <w:r w:rsidRPr="007C30E5">
        <w:rPr>
          <w:rFonts w:ascii="Times New Roman" w:hAnsi="Times New Roman"/>
        </w:rPr>
        <w:t>Bit 1</w:t>
      </w:r>
      <w:r>
        <w:rPr>
          <w:rFonts w:ascii="Times New Roman" w:hAnsi="Times New Roman"/>
        </w:rPr>
        <w:t>6~9, Y value (8 bits).</w:t>
      </w:r>
    </w:p>
    <w:p w:rsidR="00F2784E" w:rsidRPr="007C30E5" w:rsidRDefault="00F2784E" w:rsidP="008B160A">
      <w:pPr>
        <w:pStyle w:val="ListParagraph"/>
        <w:spacing w:after="0"/>
        <w:ind w:left="1080"/>
        <w:jc w:val="both"/>
        <w:rPr>
          <w:rFonts w:ascii="Times New Roman" w:hAnsi="Times New Roman"/>
        </w:rPr>
      </w:pPr>
      <w:r>
        <w:rPr>
          <w:rFonts w:ascii="Times New Roman" w:hAnsi="Times New Roman"/>
          <w:color w:val="000000"/>
        </w:rPr>
        <w:t xml:space="preserve">-- </w:t>
      </w:r>
      <w:r w:rsidRPr="007C30E5">
        <w:rPr>
          <w:rFonts w:ascii="Times New Roman" w:hAnsi="Times New Roman"/>
        </w:rPr>
        <w:t xml:space="preserve">Bit </w:t>
      </w:r>
      <w:r>
        <w:rPr>
          <w:rFonts w:ascii="Times New Roman" w:hAnsi="Times New Roman"/>
        </w:rPr>
        <w:t>8~</w:t>
      </w:r>
      <w:r w:rsidR="00A40CF6">
        <w:rPr>
          <w:rFonts w:ascii="Times New Roman" w:hAnsi="Times New Roman"/>
        </w:rPr>
        <w:t>1</w:t>
      </w:r>
      <w:r>
        <w:rPr>
          <w:rFonts w:ascii="Times New Roman" w:hAnsi="Times New Roman"/>
        </w:rPr>
        <w:t>,</w:t>
      </w:r>
      <w:r w:rsidRPr="007C30E5">
        <w:rPr>
          <w:rFonts w:ascii="Times New Roman" w:hAnsi="Times New Roman"/>
        </w:rPr>
        <w:t xml:space="preserve"> </w:t>
      </w:r>
      <w:r>
        <w:rPr>
          <w:rFonts w:ascii="Times New Roman" w:hAnsi="Times New Roman"/>
        </w:rPr>
        <w:t>X value (</w:t>
      </w:r>
      <w:r w:rsidR="00BB3537">
        <w:rPr>
          <w:rFonts w:ascii="Times New Roman" w:hAnsi="Times New Roman"/>
        </w:rPr>
        <w:t>8</w:t>
      </w:r>
      <w:r>
        <w:rPr>
          <w:rFonts w:ascii="Times New Roman" w:hAnsi="Times New Roman"/>
        </w:rPr>
        <w:t xml:space="preserve"> bits).</w:t>
      </w:r>
    </w:p>
    <w:p w:rsidR="00F2784E" w:rsidRDefault="00F2784E" w:rsidP="008B160A">
      <w:pPr>
        <w:spacing w:after="0"/>
        <w:ind w:firstLine="360"/>
        <w:jc w:val="both"/>
        <w:rPr>
          <w:rFonts w:ascii="Times New Roman" w:hAnsi="Times New Roman"/>
          <w:color w:val="000000"/>
        </w:rPr>
      </w:pPr>
    </w:p>
    <w:p w:rsidR="00F2784E" w:rsidRPr="003A15E5" w:rsidRDefault="00460A9B" w:rsidP="008B160A">
      <w:pPr>
        <w:spacing w:after="0"/>
        <w:ind w:firstLine="360"/>
        <w:jc w:val="both"/>
        <w:rPr>
          <w:rFonts w:ascii="Times New Roman" w:hAnsi="Times New Roman"/>
          <w:color w:val="000000"/>
        </w:rPr>
      </w:pPr>
      <w:r>
        <w:rPr>
          <w:rFonts w:ascii="Times New Roman" w:hAnsi="Times New Roman"/>
          <w:color w:val="000000"/>
        </w:rPr>
        <w:t>Similar to 32-bit single event data format</w:t>
      </w:r>
      <w:r w:rsidR="00F2784E">
        <w:rPr>
          <w:rFonts w:ascii="Times New Roman" w:hAnsi="Times New Roman"/>
          <w:color w:val="000000"/>
        </w:rPr>
        <w:t xml:space="preserve">, many bits defined in </w:t>
      </w:r>
      <w:r>
        <w:rPr>
          <w:rFonts w:ascii="Times New Roman" w:hAnsi="Times New Roman"/>
          <w:color w:val="000000"/>
        </w:rPr>
        <w:t xml:space="preserve">64-bit single event data format </w:t>
      </w:r>
      <w:r w:rsidR="00F2784E">
        <w:rPr>
          <w:rFonts w:ascii="Times New Roman" w:hAnsi="Times New Roman"/>
          <w:color w:val="000000"/>
        </w:rPr>
        <w:t xml:space="preserve">(marked in blue) can be redefined by the users for payload data transmission in different system configurations and applications. The maximum payload data bits can be as much as </w:t>
      </w:r>
      <w:r w:rsidR="00D61B81">
        <w:rPr>
          <w:rFonts w:ascii="Times New Roman" w:hAnsi="Times New Roman"/>
          <w:color w:val="000000"/>
        </w:rPr>
        <w:t>57</w:t>
      </w:r>
      <w:r w:rsidR="00F2784E">
        <w:rPr>
          <w:rFonts w:ascii="Times New Roman" w:hAnsi="Times New Roman"/>
          <w:color w:val="000000"/>
        </w:rPr>
        <w:t xml:space="preserve"> bits (compact configuration, not conventional block detector). </w:t>
      </w:r>
    </w:p>
    <w:p w:rsidR="00A26DC3" w:rsidRDefault="00A26DC3" w:rsidP="008B160A">
      <w:pPr>
        <w:spacing w:after="0"/>
        <w:ind w:firstLine="360"/>
        <w:jc w:val="both"/>
        <w:rPr>
          <w:rFonts w:ascii="Times New Roman" w:hAnsi="Times New Roman"/>
          <w:color w:val="000000"/>
        </w:rPr>
      </w:pPr>
      <w:r>
        <w:rPr>
          <w:rFonts w:ascii="Times New Roman" w:hAnsi="Times New Roman"/>
          <w:color w:val="000000"/>
        </w:rPr>
        <w:t>The three possible user-defined modes are listed as follows:</w:t>
      </w:r>
    </w:p>
    <w:p w:rsidR="00A26DC3" w:rsidRPr="007C30E5" w:rsidRDefault="00A26DC3"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1 –</w:t>
      </w:r>
      <w:r>
        <w:rPr>
          <w:rFonts w:ascii="Times New Roman" w:hAnsi="Times New Roman"/>
          <w:color w:val="000000"/>
        </w:rPr>
        <w:t xml:space="preserve"> 40 bits of payload, but the definition of the payload bits are not one of the five standard definitions above mentioned</w:t>
      </w:r>
      <w:r>
        <w:rPr>
          <w:rFonts w:ascii="Times New Roman" w:hAnsi="Times New Roman"/>
        </w:rPr>
        <w:t>.</w:t>
      </w:r>
    </w:p>
    <w:p w:rsidR="00A26DC3" w:rsidRPr="007C30E5" w:rsidRDefault="00A26DC3"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2 –</w:t>
      </w:r>
      <w:r>
        <w:rPr>
          <w:rFonts w:ascii="Times New Roman" w:hAnsi="Times New Roman"/>
          <w:color w:val="000000"/>
        </w:rPr>
        <w:t xml:space="preserve"> </w:t>
      </w:r>
      <w:r w:rsidR="00963C17">
        <w:rPr>
          <w:rFonts w:ascii="Times New Roman" w:hAnsi="Times New Roman"/>
          <w:color w:val="000000"/>
        </w:rPr>
        <w:t>43</w:t>
      </w:r>
      <w:r>
        <w:rPr>
          <w:rFonts w:ascii="Times New Roman" w:hAnsi="Times New Roman"/>
          <w:color w:val="000000"/>
        </w:rPr>
        <w:t xml:space="preserve"> bits of payload. This mode is for simplified standard system or compact system that has no MB nodes, and the 3 bits of MB addresses are redefined for payload data.</w:t>
      </w:r>
    </w:p>
    <w:p w:rsidR="00A26DC3" w:rsidRPr="007C30E5" w:rsidRDefault="00A26DC3" w:rsidP="008B160A">
      <w:pPr>
        <w:pStyle w:val="ListParagraph"/>
        <w:numPr>
          <w:ilvl w:val="0"/>
          <w:numId w:val="24"/>
        </w:numPr>
        <w:spacing w:after="0"/>
        <w:jc w:val="both"/>
        <w:rPr>
          <w:rFonts w:ascii="Times New Roman" w:hAnsi="Times New Roman"/>
        </w:rPr>
      </w:pPr>
      <w:r>
        <w:rPr>
          <w:rFonts w:ascii="Times New Roman" w:hAnsi="Times New Roman"/>
          <w:b/>
          <w:color w:val="000000"/>
        </w:rPr>
        <w:lastRenderedPageBreak/>
        <w:t>User-defined</w:t>
      </w:r>
      <w:r w:rsidRPr="007C30E5">
        <w:rPr>
          <w:rFonts w:ascii="Times New Roman" w:hAnsi="Times New Roman"/>
          <w:b/>
          <w:color w:val="000000"/>
        </w:rPr>
        <w:t xml:space="preserve"> mode</w:t>
      </w:r>
      <w:r>
        <w:rPr>
          <w:rFonts w:ascii="Times New Roman" w:hAnsi="Times New Roman"/>
          <w:b/>
          <w:color w:val="000000"/>
        </w:rPr>
        <w:t xml:space="preserve"> 3 –</w:t>
      </w:r>
      <w:r>
        <w:rPr>
          <w:rFonts w:ascii="Times New Roman" w:hAnsi="Times New Roman"/>
          <w:color w:val="000000"/>
        </w:rPr>
        <w:t xml:space="preserve"> </w:t>
      </w:r>
      <w:r w:rsidR="00963C17">
        <w:rPr>
          <w:rFonts w:ascii="Times New Roman" w:hAnsi="Times New Roman"/>
          <w:color w:val="000000"/>
        </w:rPr>
        <w:t>46</w:t>
      </w:r>
      <w:r>
        <w:rPr>
          <w:rFonts w:ascii="Times New Roman" w:hAnsi="Times New Roman"/>
          <w:color w:val="000000"/>
        </w:rPr>
        <w:t xml:space="preserve"> bits of payload. This mode is for compact system that has no MB and DUC nodes, and the 3 bits of MB addresses and the 3 bits of DUC addresses are redefined for payload data.</w:t>
      </w:r>
    </w:p>
    <w:p w:rsidR="00A26DC3" w:rsidRPr="007C30E5" w:rsidRDefault="00A26DC3"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4 –</w:t>
      </w:r>
      <w:r>
        <w:rPr>
          <w:rFonts w:ascii="Times New Roman" w:hAnsi="Times New Roman"/>
          <w:color w:val="000000"/>
        </w:rPr>
        <w:t xml:space="preserve"> </w:t>
      </w:r>
      <w:r w:rsidR="006A4276">
        <w:rPr>
          <w:rFonts w:ascii="Times New Roman" w:hAnsi="Times New Roman"/>
          <w:color w:val="000000"/>
        </w:rPr>
        <w:t>51</w:t>
      </w:r>
      <w:r>
        <w:rPr>
          <w:rFonts w:ascii="Times New Roman" w:hAnsi="Times New Roman"/>
          <w:color w:val="000000"/>
        </w:rPr>
        <w:t xml:space="preserve"> bits of payload. </w:t>
      </w:r>
      <w:r w:rsidRPr="0016030B">
        <w:rPr>
          <w:rFonts w:ascii="Times New Roman" w:hAnsi="Times New Roman"/>
          <w:color w:val="000000"/>
        </w:rPr>
        <w:t xml:space="preserve">3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 bits</w:t>
      </w:r>
      <w:r>
        <w:rPr>
          <w:rFonts w:ascii="Times New Roman" w:hAnsi="Times New Roman"/>
          <w:color w:val="000000"/>
        </w:rPr>
        <w:t xml:space="preserve"> and 8 crystal ID address bits are redefined for payload data</w:t>
      </w:r>
      <w:r>
        <w:rPr>
          <w:rFonts w:ascii="Times New Roman" w:hAnsi="Times New Roman"/>
        </w:rPr>
        <w:t>.</w:t>
      </w:r>
    </w:p>
    <w:p w:rsidR="00A26DC3" w:rsidRPr="007C30E5" w:rsidRDefault="00A26DC3"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5 –</w:t>
      </w:r>
      <w:r>
        <w:rPr>
          <w:rFonts w:ascii="Times New Roman" w:hAnsi="Times New Roman"/>
          <w:color w:val="000000"/>
        </w:rPr>
        <w:t xml:space="preserve"> </w:t>
      </w:r>
      <w:r w:rsidR="008D7045">
        <w:rPr>
          <w:rFonts w:ascii="Times New Roman" w:hAnsi="Times New Roman"/>
          <w:color w:val="000000"/>
        </w:rPr>
        <w:t>54</w:t>
      </w:r>
      <w:r>
        <w:rPr>
          <w:rFonts w:ascii="Times New Roman" w:hAnsi="Times New Roman"/>
          <w:color w:val="000000"/>
        </w:rPr>
        <w:t xml:space="preserve"> bits of payload. This mode is for simplified standard system or compact system that has no MB nodes, and the 3 bits of MB addresses, </w:t>
      </w:r>
      <w:r w:rsidRPr="0016030B">
        <w:rPr>
          <w:rFonts w:ascii="Times New Roman" w:hAnsi="Times New Roman"/>
          <w:color w:val="000000"/>
        </w:rPr>
        <w:t xml:space="preserve">3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 bits</w:t>
      </w:r>
      <w:r>
        <w:rPr>
          <w:rFonts w:ascii="Times New Roman" w:hAnsi="Times New Roman"/>
          <w:color w:val="000000"/>
        </w:rPr>
        <w:t xml:space="preserve"> and 8 crystal ID address bits are redefined for payload data.</w:t>
      </w:r>
    </w:p>
    <w:p w:rsidR="00A26DC3" w:rsidRPr="007C30E5" w:rsidRDefault="00A26DC3" w:rsidP="008B160A">
      <w:pPr>
        <w:pStyle w:val="ListParagraph"/>
        <w:numPr>
          <w:ilvl w:val="0"/>
          <w:numId w:val="24"/>
        </w:numPr>
        <w:spacing w:after="0"/>
        <w:jc w:val="both"/>
        <w:rPr>
          <w:rFonts w:ascii="Times New Roman" w:hAnsi="Times New Roman"/>
        </w:rPr>
      </w:pPr>
      <w:r>
        <w:rPr>
          <w:rFonts w:ascii="Times New Roman" w:hAnsi="Times New Roman"/>
          <w:b/>
          <w:color w:val="000000"/>
        </w:rPr>
        <w:t>User-defined</w:t>
      </w:r>
      <w:r w:rsidRPr="007C30E5">
        <w:rPr>
          <w:rFonts w:ascii="Times New Roman" w:hAnsi="Times New Roman"/>
          <w:b/>
          <w:color w:val="000000"/>
        </w:rPr>
        <w:t xml:space="preserve"> mode</w:t>
      </w:r>
      <w:r>
        <w:rPr>
          <w:rFonts w:ascii="Times New Roman" w:hAnsi="Times New Roman"/>
          <w:b/>
          <w:color w:val="000000"/>
        </w:rPr>
        <w:t xml:space="preserve"> 6 –</w:t>
      </w:r>
      <w:r>
        <w:rPr>
          <w:rFonts w:ascii="Times New Roman" w:hAnsi="Times New Roman"/>
          <w:color w:val="000000"/>
        </w:rPr>
        <w:t xml:space="preserve"> </w:t>
      </w:r>
      <w:r w:rsidR="008D7045">
        <w:rPr>
          <w:rFonts w:ascii="Times New Roman" w:hAnsi="Times New Roman"/>
          <w:color w:val="000000"/>
        </w:rPr>
        <w:t>57</w:t>
      </w:r>
      <w:r>
        <w:rPr>
          <w:rFonts w:ascii="Times New Roman" w:hAnsi="Times New Roman"/>
          <w:color w:val="000000"/>
        </w:rPr>
        <w:t xml:space="preserve"> bits of payload. This mode is for compact system that has no MB and DUC nodes, and the 3 bits of MB addresses, the 3 bits of DUC addresses, </w:t>
      </w:r>
      <w:r w:rsidRPr="0016030B">
        <w:rPr>
          <w:rFonts w:ascii="Times New Roman" w:hAnsi="Times New Roman"/>
          <w:color w:val="000000"/>
        </w:rPr>
        <w:t xml:space="preserve">3 </w:t>
      </w:r>
      <w:r>
        <w:rPr>
          <w:rFonts w:ascii="Times New Roman" w:hAnsi="Times New Roman"/>
          <w:color w:val="000000"/>
        </w:rPr>
        <w:t>block</w:t>
      </w:r>
      <w:r w:rsidRPr="0016030B">
        <w:rPr>
          <w:rFonts w:ascii="Times New Roman" w:hAnsi="Times New Roman"/>
          <w:color w:val="000000"/>
        </w:rPr>
        <w:t xml:space="preserve"> </w:t>
      </w:r>
      <w:r>
        <w:rPr>
          <w:rFonts w:ascii="Times New Roman" w:hAnsi="Times New Roman"/>
          <w:color w:val="000000"/>
        </w:rPr>
        <w:t xml:space="preserve">detector </w:t>
      </w:r>
      <w:r w:rsidRPr="0016030B">
        <w:rPr>
          <w:rFonts w:ascii="Times New Roman" w:hAnsi="Times New Roman"/>
          <w:color w:val="000000"/>
        </w:rPr>
        <w:t>address bits</w:t>
      </w:r>
      <w:r>
        <w:rPr>
          <w:rFonts w:ascii="Times New Roman" w:hAnsi="Times New Roman"/>
          <w:color w:val="000000"/>
        </w:rPr>
        <w:t xml:space="preserve"> and 8 </w:t>
      </w:r>
      <w:proofErr w:type="gramStart"/>
      <w:r>
        <w:rPr>
          <w:rFonts w:ascii="Times New Roman" w:hAnsi="Times New Roman"/>
          <w:color w:val="000000"/>
        </w:rPr>
        <w:t>crystal</w:t>
      </w:r>
      <w:proofErr w:type="gramEnd"/>
      <w:r>
        <w:rPr>
          <w:rFonts w:ascii="Times New Roman" w:hAnsi="Times New Roman"/>
          <w:color w:val="000000"/>
        </w:rPr>
        <w:t xml:space="preserve"> ID address bits are redefined for payload data.</w:t>
      </w:r>
    </w:p>
    <w:p w:rsidR="00B954C4" w:rsidRPr="00756C3A" w:rsidRDefault="00B954C4" w:rsidP="008B160A">
      <w:pPr>
        <w:spacing w:after="0"/>
        <w:jc w:val="center"/>
      </w:pPr>
    </w:p>
    <w:p w:rsidR="00756C3A" w:rsidRDefault="00756C3A" w:rsidP="00B74A1C">
      <w:pPr>
        <w:pStyle w:val="Heading4"/>
        <w:numPr>
          <w:ilvl w:val="3"/>
          <w:numId w:val="21"/>
        </w:numPr>
        <w:rPr>
          <w:rFonts w:ascii="Times New Roman" w:hAnsi="Times New Roman"/>
          <w:b w:val="0"/>
          <w:i w:val="0"/>
          <w:color w:val="000000"/>
        </w:rPr>
      </w:pPr>
      <w:r>
        <w:rPr>
          <w:rFonts w:ascii="Times New Roman" w:hAnsi="Times New Roman"/>
          <w:b w:val="0"/>
          <w:i w:val="0"/>
          <w:color w:val="000000"/>
        </w:rPr>
        <w:t>CUC/CDUC</w:t>
      </w:r>
      <w:r w:rsidRPr="00756C3A">
        <w:rPr>
          <w:rFonts w:ascii="Times New Roman" w:hAnsi="Times New Roman"/>
          <w:b w:val="0"/>
          <w:i w:val="0"/>
          <w:color w:val="000000"/>
        </w:rPr>
        <w:sym w:font="Wingdings" w:char="F0E0"/>
      </w:r>
      <w:r>
        <w:rPr>
          <w:rFonts w:ascii="Times New Roman" w:hAnsi="Times New Roman"/>
          <w:b w:val="0"/>
          <w:i w:val="0"/>
          <w:color w:val="000000"/>
        </w:rPr>
        <w:t xml:space="preserve"> host PC </w:t>
      </w:r>
    </w:p>
    <w:p w:rsidR="00756C3A" w:rsidRDefault="00756C3A" w:rsidP="008B160A"/>
    <w:p w:rsidR="00FE0180" w:rsidRPr="00FE0180" w:rsidRDefault="00FE0180" w:rsidP="00CB6014">
      <w:pPr>
        <w:pStyle w:val="Heading5"/>
        <w:numPr>
          <w:ilvl w:val="4"/>
          <w:numId w:val="21"/>
        </w:numPr>
        <w:rPr>
          <w:rFonts w:ascii="Times New Roman" w:hAnsi="Times New Roman"/>
          <w:b/>
          <w:i/>
          <w:color w:val="000000"/>
        </w:rPr>
      </w:pPr>
      <w:r>
        <w:rPr>
          <w:rFonts w:ascii="Times New Roman" w:hAnsi="Times New Roman"/>
          <w:b/>
          <w:i/>
          <w:color w:val="000000"/>
        </w:rPr>
        <w:t>Single event mode</w:t>
      </w:r>
    </w:p>
    <w:p w:rsidR="00305941" w:rsidRPr="00FE0180" w:rsidRDefault="00305941" w:rsidP="008B160A">
      <w:pPr>
        <w:spacing w:after="0"/>
        <w:ind w:firstLine="360"/>
        <w:jc w:val="both"/>
        <w:rPr>
          <w:rFonts w:ascii="Times New Roman" w:hAnsi="Times New Roman"/>
          <w:color w:val="000000"/>
        </w:rPr>
      </w:pPr>
      <w:r w:rsidRPr="00FE0180">
        <w:rPr>
          <w:rFonts w:ascii="Times New Roman" w:hAnsi="Times New Roman"/>
          <w:color w:val="000000"/>
        </w:rPr>
        <w:t>In single event data mode</w:t>
      </w:r>
      <w:r w:rsidR="00400FF0">
        <w:rPr>
          <w:rFonts w:ascii="Times New Roman" w:hAnsi="Times New Roman"/>
          <w:color w:val="000000"/>
        </w:rPr>
        <w:t xml:space="preserve"> (including the 32-bit r</w:t>
      </w:r>
      <w:r w:rsidR="00400FF0" w:rsidRPr="00400FF0">
        <w:rPr>
          <w:rFonts w:ascii="Times New Roman" w:hAnsi="Times New Roman"/>
          <w:color w:val="000000"/>
        </w:rPr>
        <w:t>aw ADC data mode</w:t>
      </w:r>
      <w:r w:rsidR="00400FF0">
        <w:rPr>
          <w:rFonts w:ascii="Times New Roman" w:hAnsi="Times New Roman"/>
          <w:color w:val="000000"/>
        </w:rPr>
        <w:t>)</w:t>
      </w:r>
      <w:r w:rsidRPr="00FE0180">
        <w:rPr>
          <w:rFonts w:ascii="Times New Roman" w:hAnsi="Times New Roman"/>
          <w:color w:val="000000"/>
        </w:rPr>
        <w:t>, CUC/CDUC node just assign the MB (DUC or DB, depends on the system configuration) addresses to the data, and directly send the data to host PC.</w:t>
      </w:r>
      <w:r w:rsidR="00A35E7A" w:rsidRPr="00FE0180">
        <w:rPr>
          <w:rFonts w:ascii="Times New Roman" w:hAnsi="Times New Roman"/>
          <w:color w:val="000000"/>
        </w:rPr>
        <w:t xml:space="preserve"> Therefore the formats of the data from CUC/CDUC</w:t>
      </w:r>
      <w:r w:rsidR="00A35E7A" w:rsidRPr="00FE0180">
        <w:rPr>
          <w:rFonts w:ascii="Times New Roman" w:hAnsi="Times New Roman"/>
          <w:color w:val="000000"/>
        </w:rPr>
        <w:sym w:font="Wingdings" w:char="F0E0"/>
      </w:r>
      <w:r w:rsidR="00A35E7A" w:rsidRPr="00FE0180">
        <w:rPr>
          <w:rFonts w:ascii="Times New Roman" w:hAnsi="Times New Roman"/>
          <w:color w:val="000000"/>
        </w:rPr>
        <w:t xml:space="preserve"> host PC are the exactly the same that those defined in previous section (DB</w:t>
      </w:r>
      <w:r w:rsidR="00A35E7A" w:rsidRPr="00FE0180">
        <w:rPr>
          <w:rFonts w:ascii="Times New Roman" w:hAnsi="Times New Roman"/>
          <w:color w:val="000000"/>
        </w:rPr>
        <w:sym w:font="Wingdings" w:char="F0E0"/>
      </w:r>
      <w:r w:rsidR="00A35E7A" w:rsidRPr="00FE0180">
        <w:rPr>
          <w:rFonts w:ascii="Times New Roman" w:hAnsi="Times New Roman"/>
          <w:color w:val="000000"/>
        </w:rPr>
        <w:t>DUC, DUC</w:t>
      </w:r>
      <w:r w:rsidR="00A35E7A" w:rsidRPr="00FE0180">
        <w:rPr>
          <w:rFonts w:ascii="Times New Roman" w:hAnsi="Times New Roman"/>
          <w:color w:val="000000"/>
        </w:rPr>
        <w:sym w:font="Wingdings" w:char="F0E0"/>
      </w:r>
      <w:r w:rsidR="00A35E7A" w:rsidRPr="00FE0180">
        <w:rPr>
          <w:rFonts w:ascii="Times New Roman" w:hAnsi="Times New Roman"/>
          <w:color w:val="000000"/>
        </w:rPr>
        <w:t xml:space="preserve"> MB and MB</w:t>
      </w:r>
      <w:r w:rsidR="00A35E7A" w:rsidRPr="00FE0180">
        <w:rPr>
          <w:rFonts w:ascii="Times New Roman" w:hAnsi="Times New Roman"/>
          <w:color w:val="000000"/>
        </w:rPr>
        <w:sym w:font="Wingdings" w:char="F0E0"/>
      </w:r>
      <w:r w:rsidR="00A35E7A" w:rsidRPr="00FE0180">
        <w:rPr>
          <w:rFonts w:ascii="Times New Roman" w:hAnsi="Times New Roman"/>
          <w:color w:val="000000"/>
        </w:rPr>
        <w:t>CUC).</w:t>
      </w:r>
      <w:r w:rsidR="00B13204" w:rsidRPr="00FE0180">
        <w:rPr>
          <w:rFonts w:ascii="Times New Roman" w:hAnsi="Times New Roman"/>
          <w:color w:val="000000"/>
        </w:rPr>
        <w:t xml:space="preserve"> </w:t>
      </w:r>
    </w:p>
    <w:p w:rsidR="00B13204" w:rsidRDefault="00B13204" w:rsidP="008B160A">
      <w:pPr>
        <w:spacing w:after="0"/>
        <w:ind w:firstLine="360"/>
        <w:jc w:val="both"/>
        <w:rPr>
          <w:rFonts w:ascii="Times New Roman" w:hAnsi="Times New Roman"/>
          <w:color w:val="000000"/>
        </w:rPr>
      </w:pPr>
    </w:p>
    <w:p w:rsidR="00FE0180" w:rsidRPr="00FE0180" w:rsidRDefault="00FE0180" w:rsidP="00CB6014">
      <w:pPr>
        <w:pStyle w:val="Heading5"/>
        <w:numPr>
          <w:ilvl w:val="4"/>
          <w:numId w:val="21"/>
        </w:numPr>
        <w:rPr>
          <w:rFonts w:ascii="Times New Roman" w:hAnsi="Times New Roman"/>
          <w:b/>
          <w:i/>
          <w:color w:val="000000"/>
        </w:rPr>
      </w:pPr>
      <w:r>
        <w:rPr>
          <w:rFonts w:ascii="Times New Roman" w:hAnsi="Times New Roman"/>
          <w:b/>
          <w:i/>
          <w:color w:val="000000"/>
        </w:rPr>
        <w:t>Coincidence event mode</w:t>
      </w:r>
    </w:p>
    <w:p w:rsidR="0064185C" w:rsidRDefault="0064185C" w:rsidP="002E132D">
      <w:pPr>
        <w:spacing w:after="0"/>
        <w:ind w:firstLine="360"/>
        <w:jc w:val="both"/>
        <w:rPr>
          <w:rFonts w:ascii="Times New Roman" w:hAnsi="Times New Roman"/>
          <w:color w:val="000000"/>
        </w:rPr>
      </w:pPr>
      <w:r>
        <w:rPr>
          <w:rFonts w:ascii="Times New Roman" w:hAnsi="Times New Roman"/>
          <w:color w:val="000000"/>
        </w:rPr>
        <w:t xml:space="preserve">In coincidence event data mode, </w:t>
      </w:r>
      <w:r w:rsidR="00656FE0">
        <w:rPr>
          <w:rFonts w:ascii="Times New Roman" w:hAnsi="Times New Roman"/>
          <w:color w:val="000000"/>
        </w:rPr>
        <w:t xml:space="preserve">the </w:t>
      </w:r>
      <w:r w:rsidRPr="00305941">
        <w:rPr>
          <w:rFonts w:ascii="Times New Roman" w:hAnsi="Times New Roman"/>
          <w:color w:val="000000"/>
        </w:rPr>
        <w:t>CUC/CDUC</w:t>
      </w:r>
      <w:r>
        <w:rPr>
          <w:rFonts w:ascii="Times New Roman" w:hAnsi="Times New Roman"/>
          <w:color w:val="000000"/>
        </w:rPr>
        <w:t xml:space="preserve"> node needs to combine two </w:t>
      </w:r>
      <w:r w:rsidR="00041207">
        <w:rPr>
          <w:rFonts w:ascii="Times New Roman" w:hAnsi="Times New Roman"/>
          <w:color w:val="000000"/>
        </w:rPr>
        <w:t>single event data to form a coincidence event data</w:t>
      </w:r>
      <w:r w:rsidR="006D401D">
        <w:rPr>
          <w:rFonts w:ascii="Times New Roman" w:hAnsi="Times New Roman"/>
          <w:color w:val="000000"/>
        </w:rPr>
        <w:t xml:space="preserve">. </w:t>
      </w:r>
      <w:r w:rsidR="00934CBA">
        <w:rPr>
          <w:rFonts w:ascii="Times New Roman" w:hAnsi="Times New Roman"/>
          <w:color w:val="000000"/>
        </w:rPr>
        <w:t xml:space="preserve">In most situations, we </w:t>
      </w:r>
      <w:r w:rsidR="00334A32">
        <w:rPr>
          <w:rFonts w:ascii="Times New Roman" w:hAnsi="Times New Roman"/>
          <w:color w:val="000000"/>
        </w:rPr>
        <w:t xml:space="preserve">almost directly </w:t>
      </w:r>
      <w:r w:rsidR="00F55FBD">
        <w:rPr>
          <w:rFonts w:ascii="Times New Roman" w:hAnsi="Times New Roman"/>
          <w:color w:val="000000"/>
        </w:rPr>
        <w:t xml:space="preserve">combine two single event data to form the </w:t>
      </w:r>
      <w:r w:rsidR="00F55FBD" w:rsidRPr="00F55FBD">
        <w:rPr>
          <w:rFonts w:ascii="Times New Roman" w:hAnsi="Times New Roman"/>
          <w:color w:val="000000"/>
        </w:rPr>
        <w:t>coincidence event</w:t>
      </w:r>
      <w:r w:rsidR="00F55FBD">
        <w:rPr>
          <w:rFonts w:ascii="Times New Roman" w:hAnsi="Times New Roman"/>
          <w:color w:val="000000"/>
        </w:rPr>
        <w:t xml:space="preserve"> data.</w:t>
      </w:r>
      <w:r w:rsidR="00A448F6">
        <w:rPr>
          <w:rFonts w:ascii="Times New Roman" w:hAnsi="Times New Roman"/>
          <w:color w:val="000000"/>
        </w:rPr>
        <w:t xml:space="preserve"> For examples:</w:t>
      </w:r>
    </w:p>
    <w:p w:rsidR="00F15D6D" w:rsidRDefault="00F15D6D" w:rsidP="002E132D">
      <w:pPr>
        <w:spacing w:after="0"/>
        <w:ind w:firstLine="360"/>
        <w:jc w:val="both"/>
        <w:rPr>
          <w:rFonts w:ascii="Times New Roman" w:hAnsi="Times New Roman"/>
          <w:color w:val="000000"/>
        </w:rPr>
      </w:pPr>
    </w:p>
    <w:p w:rsidR="00F15D6D" w:rsidRPr="00445D80" w:rsidRDefault="008929C7" w:rsidP="00A763CC">
      <w:pPr>
        <w:pStyle w:val="ListParagraph"/>
        <w:numPr>
          <w:ilvl w:val="0"/>
          <w:numId w:val="29"/>
        </w:numPr>
        <w:spacing w:after="0"/>
        <w:jc w:val="both"/>
        <w:rPr>
          <w:rFonts w:ascii="Times New Roman" w:hAnsi="Times New Roman"/>
          <w:color w:val="000000"/>
          <w:u w:val="single"/>
        </w:rPr>
      </w:pPr>
      <w:r w:rsidRPr="00445D80">
        <w:rPr>
          <w:rFonts w:ascii="Times New Roman" w:hAnsi="Times New Roman"/>
          <w:color w:val="000000"/>
          <w:u w:val="single"/>
        </w:rPr>
        <w:t xml:space="preserve">Two 32-bit single event data </w:t>
      </w:r>
      <w:r w:rsidRPr="00445D80">
        <w:rPr>
          <w:rFonts w:ascii="Times New Roman" w:hAnsi="Times New Roman"/>
          <w:color w:val="000000"/>
          <w:u w:val="single"/>
        </w:rPr>
        <w:sym w:font="Wingdings" w:char="F0E0"/>
      </w:r>
      <w:r w:rsidRPr="00445D80">
        <w:rPr>
          <w:rFonts w:ascii="Times New Roman" w:hAnsi="Times New Roman"/>
          <w:color w:val="000000"/>
          <w:u w:val="single"/>
        </w:rPr>
        <w:t xml:space="preserve"> one </w:t>
      </w:r>
      <w:r w:rsidR="004F5982" w:rsidRPr="00445D80">
        <w:rPr>
          <w:rFonts w:ascii="Times New Roman" w:hAnsi="Times New Roman"/>
          <w:color w:val="000000"/>
          <w:u w:val="single"/>
        </w:rPr>
        <w:t>64-bit</w:t>
      </w:r>
      <w:r w:rsidRPr="00445D80">
        <w:rPr>
          <w:rFonts w:ascii="Times New Roman" w:hAnsi="Times New Roman"/>
          <w:color w:val="000000"/>
          <w:u w:val="single"/>
        </w:rPr>
        <w:t xml:space="preserve"> coincidence event data</w:t>
      </w:r>
    </w:p>
    <w:p w:rsidR="00334A32" w:rsidRDefault="00F15D6D" w:rsidP="0028396A">
      <w:pPr>
        <w:spacing w:after="0"/>
        <w:ind w:firstLine="360"/>
        <w:jc w:val="both"/>
        <w:rPr>
          <w:rFonts w:ascii="Times New Roman" w:hAnsi="Times New Roman"/>
          <w:color w:val="000000"/>
        </w:rPr>
      </w:pPr>
      <w:r w:rsidRPr="00F15D6D">
        <w:rPr>
          <w:rFonts w:ascii="Times New Roman" w:hAnsi="Times New Roman"/>
          <w:color w:val="000000"/>
        </w:rPr>
        <w:t>The following figure shows the format of the 64</w:t>
      </w:r>
      <w:r>
        <w:rPr>
          <w:rFonts w:ascii="Times New Roman" w:hAnsi="Times New Roman"/>
          <w:color w:val="000000"/>
        </w:rPr>
        <w:t xml:space="preserve">-bit </w:t>
      </w:r>
      <w:r w:rsidR="00DD74CE">
        <w:rPr>
          <w:rFonts w:ascii="Times New Roman" w:hAnsi="Times New Roman"/>
          <w:color w:val="000000"/>
        </w:rPr>
        <w:t>coincidence</w:t>
      </w:r>
      <w:r>
        <w:rPr>
          <w:rFonts w:ascii="Times New Roman" w:hAnsi="Times New Roman"/>
          <w:color w:val="000000"/>
        </w:rPr>
        <w:t xml:space="preserve"> event data. </w:t>
      </w:r>
    </w:p>
    <w:p w:rsidR="007801F2" w:rsidRDefault="00F15D6D" w:rsidP="00F15D6D">
      <w:pPr>
        <w:spacing w:after="0"/>
        <w:jc w:val="center"/>
        <w:rPr>
          <w:rFonts w:ascii="Times New Roman" w:hAnsi="Times New Roman"/>
          <w:color w:val="000000"/>
        </w:rPr>
      </w:pPr>
      <w:r>
        <w:rPr>
          <w:noProof/>
          <w:lang w:eastAsia="en-US"/>
        </w:rPr>
        <w:drawing>
          <wp:inline distT="0" distB="0" distL="0" distR="0" wp14:anchorId="4FBC9700" wp14:editId="10F9C1A8">
            <wp:extent cx="4561840" cy="2493904"/>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68074" cy="2497312"/>
                    </a:xfrm>
                    <a:prstGeom prst="rect">
                      <a:avLst/>
                    </a:prstGeom>
                  </pic:spPr>
                </pic:pic>
              </a:graphicData>
            </a:graphic>
          </wp:inline>
        </w:drawing>
      </w:r>
    </w:p>
    <w:p w:rsidR="00E91F5B" w:rsidRDefault="00E91F5B" w:rsidP="00E91F5B">
      <w:pPr>
        <w:spacing w:after="0"/>
        <w:jc w:val="center"/>
        <w:rPr>
          <w:rFonts w:ascii="Times New Roman" w:hAnsi="Times New Roman"/>
          <w:color w:val="000000"/>
        </w:rPr>
      </w:pPr>
      <w:bookmarkStart w:id="60" w:name="_Toc358368936"/>
      <w:r w:rsidRPr="00647EB4">
        <w:rPr>
          <w:rFonts w:ascii="Times New Roman" w:hAnsi="Times New Roman"/>
          <w:b/>
        </w:rPr>
        <w:lastRenderedPageBreak/>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24</w:t>
      </w:r>
      <w:r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 xml:space="preserve">The format of the 64-bit </w:t>
      </w:r>
      <w:r w:rsidR="00B76EFE">
        <w:rPr>
          <w:rFonts w:ascii="Times New Roman" w:hAnsi="Times New Roman"/>
          <w:color w:val="000000"/>
        </w:rPr>
        <w:t xml:space="preserve">coincidence </w:t>
      </w:r>
      <w:r>
        <w:rPr>
          <w:rFonts w:ascii="Times New Roman" w:hAnsi="Times New Roman"/>
          <w:color w:val="000000"/>
        </w:rPr>
        <w:t>event data.</w:t>
      </w:r>
      <w:bookmarkEnd w:id="60"/>
    </w:p>
    <w:p w:rsidR="00F15D6D" w:rsidRDefault="00F15D6D" w:rsidP="00F15D6D">
      <w:pPr>
        <w:spacing w:after="0"/>
        <w:jc w:val="center"/>
        <w:rPr>
          <w:rFonts w:ascii="Times New Roman" w:hAnsi="Times New Roman"/>
          <w:color w:val="000000"/>
        </w:rPr>
      </w:pPr>
    </w:p>
    <w:p w:rsidR="0028396A" w:rsidRDefault="0028396A" w:rsidP="0028396A">
      <w:pPr>
        <w:spacing w:after="0"/>
        <w:ind w:firstLine="360"/>
        <w:jc w:val="both"/>
        <w:rPr>
          <w:rFonts w:ascii="Times New Roman" w:hAnsi="Times New Roman"/>
          <w:color w:val="000000"/>
        </w:rPr>
      </w:pPr>
      <w:r>
        <w:rPr>
          <w:rFonts w:ascii="Times New Roman" w:hAnsi="Times New Roman"/>
          <w:color w:val="000000"/>
        </w:rPr>
        <w:t xml:space="preserve">Note that the only difference between the one </w:t>
      </w:r>
      <w:r w:rsidR="00487F81">
        <w:rPr>
          <w:rFonts w:ascii="Times New Roman" w:hAnsi="Times New Roman"/>
          <w:color w:val="000000"/>
        </w:rPr>
        <w:t xml:space="preserve">64-bit </w:t>
      </w:r>
      <w:r>
        <w:rPr>
          <w:rFonts w:ascii="Times New Roman" w:hAnsi="Times New Roman"/>
          <w:color w:val="000000"/>
        </w:rPr>
        <w:t xml:space="preserve">coincidence word and the original two </w:t>
      </w:r>
      <w:r w:rsidR="00487F81">
        <w:rPr>
          <w:rFonts w:ascii="Times New Roman" w:hAnsi="Times New Roman"/>
          <w:color w:val="000000"/>
        </w:rPr>
        <w:t xml:space="preserve">32-bit </w:t>
      </w:r>
      <w:r>
        <w:rPr>
          <w:rFonts w:ascii="Times New Roman" w:hAnsi="Times New Roman"/>
          <w:color w:val="000000"/>
        </w:rPr>
        <w:t>single event words is that:</w:t>
      </w:r>
    </w:p>
    <w:p w:rsidR="0028396A" w:rsidRDefault="0028396A" w:rsidP="00A763CC">
      <w:pPr>
        <w:pStyle w:val="ListParagraph"/>
        <w:numPr>
          <w:ilvl w:val="0"/>
          <w:numId w:val="24"/>
        </w:numPr>
        <w:spacing w:after="0"/>
        <w:jc w:val="both"/>
        <w:rPr>
          <w:rFonts w:ascii="Times New Roman" w:hAnsi="Times New Roman"/>
          <w:color w:val="000000"/>
        </w:rPr>
      </w:pPr>
      <w:r>
        <w:rPr>
          <w:rFonts w:ascii="Times New Roman" w:hAnsi="Times New Roman"/>
        </w:rPr>
        <w:t>Bit 31: valid bit (originally always set to “1”) is now used to indicate valid coincidence data (“1”) or invalid coincidence data for random correction (“0”).</w:t>
      </w:r>
    </w:p>
    <w:p w:rsidR="00F15D6D" w:rsidRDefault="00F15D6D" w:rsidP="002E132D">
      <w:pPr>
        <w:spacing w:after="0"/>
        <w:ind w:firstLine="360"/>
        <w:jc w:val="both"/>
        <w:rPr>
          <w:rFonts w:ascii="Times New Roman" w:hAnsi="Times New Roman"/>
          <w:color w:val="000000"/>
        </w:rPr>
      </w:pPr>
    </w:p>
    <w:p w:rsidR="006E7407" w:rsidRPr="00445D80" w:rsidRDefault="006E7407" w:rsidP="00A763CC">
      <w:pPr>
        <w:pStyle w:val="ListParagraph"/>
        <w:numPr>
          <w:ilvl w:val="0"/>
          <w:numId w:val="29"/>
        </w:numPr>
        <w:spacing w:after="0"/>
        <w:jc w:val="both"/>
        <w:rPr>
          <w:rFonts w:ascii="Times New Roman" w:hAnsi="Times New Roman"/>
          <w:color w:val="000000"/>
          <w:u w:val="single"/>
        </w:rPr>
      </w:pPr>
      <w:r w:rsidRPr="00445D80">
        <w:rPr>
          <w:rFonts w:ascii="Times New Roman" w:hAnsi="Times New Roman"/>
          <w:color w:val="000000"/>
          <w:u w:val="single"/>
        </w:rPr>
        <w:t xml:space="preserve">Two 64-bit single event data </w:t>
      </w:r>
      <w:r w:rsidRPr="00445D80">
        <w:rPr>
          <w:rFonts w:ascii="Times New Roman" w:hAnsi="Times New Roman"/>
          <w:color w:val="000000"/>
          <w:u w:val="single"/>
        </w:rPr>
        <w:sym w:font="Wingdings" w:char="F0E0"/>
      </w:r>
      <w:r w:rsidRPr="00445D80">
        <w:rPr>
          <w:rFonts w:ascii="Times New Roman" w:hAnsi="Times New Roman"/>
          <w:color w:val="000000"/>
          <w:u w:val="single"/>
        </w:rPr>
        <w:t xml:space="preserve"> one 128</w:t>
      </w:r>
      <w:r w:rsidR="004F5982" w:rsidRPr="00445D80">
        <w:rPr>
          <w:rFonts w:ascii="Times New Roman" w:hAnsi="Times New Roman"/>
          <w:color w:val="000000"/>
          <w:u w:val="single"/>
        </w:rPr>
        <w:t>-bit</w:t>
      </w:r>
      <w:r w:rsidRPr="00445D80">
        <w:rPr>
          <w:rFonts w:ascii="Times New Roman" w:hAnsi="Times New Roman"/>
          <w:color w:val="000000"/>
          <w:u w:val="single"/>
        </w:rPr>
        <w:t xml:space="preserve"> coincidence event data</w:t>
      </w:r>
    </w:p>
    <w:p w:rsidR="006E7407" w:rsidRDefault="00487F81" w:rsidP="00445D80">
      <w:pPr>
        <w:spacing w:after="0"/>
        <w:ind w:firstLine="360"/>
        <w:jc w:val="both"/>
        <w:rPr>
          <w:rFonts w:ascii="Times New Roman" w:hAnsi="Times New Roman"/>
          <w:color w:val="000000"/>
        </w:rPr>
      </w:pPr>
      <w:r>
        <w:rPr>
          <w:rFonts w:ascii="Times New Roman" w:hAnsi="Times New Roman"/>
          <w:color w:val="000000"/>
        </w:rPr>
        <w:t>Similar</w:t>
      </w:r>
      <w:r w:rsidR="00027EE4">
        <w:rPr>
          <w:rFonts w:ascii="Times New Roman" w:hAnsi="Times New Roman"/>
          <w:color w:val="000000"/>
        </w:rPr>
        <w:t>ly</w:t>
      </w:r>
      <w:r>
        <w:rPr>
          <w:rFonts w:ascii="Times New Roman" w:hAnsi="Times New Roman"/>
          <w:color w:val="000000"/>
        </w:rPr>
        <w:t xml:space="preserve">, </w:t>
      </w:r>
      <w:r w:rsidR="006E7407">
        <w:rPr>
          <w:rFonts w:ascii="Times New Roman" w:hAnsi="Times New Roman"/>
          <w:color w:val="000000"/>
        </w:rPr>
        <w:t xml:space="preserve">the only difference between the one </w:t>
      </w:r>
      <w:r>
        <w:rPr>
          <w:rFonts w:ascii="Times New Roman" w:hAnsi="Times New Roman"/>
          <w:color w:val="000000"/>
        </w:rPr>
        <w:t xml:space="preserve">128-bit </w:t>
      </w:r>
      <w:r w:rsidR="006E7407">
        <w:rPr>
          <w:rFonts w:ascii="Times New Roman" w:hAnsi="Times New Roman"/>
          <w:color w:val="000000"/>
        </w:rPr>
        <w:t xml:space="preserve">coincidence word and the original two </w:t>
      </w:r>
      <w:r>
        <w:rPr>
          <w:rFonts w:ascii="Times New Roman" w:hAnsi="Times New Roman"/>
          <w:color w:val="000000"/>
        </w:rPr>
        <w:t xml:space="preserve">64-bit </w:t>
      </w:r>
      <w:r w:rsidR="006E7407">
        <w:rPr>
          <w:rFonts w:ascii="Times New Roman" w:hAnsi="Times New Roman"/>
          <w:color w:val="000000"/>
        </w:rPr>
        <w:t>single event words is that:</w:t>
      </w:r>
    </w:p>
    <w:p w:rsidR="006E7407" w:rsidRDefault="006E7407" w:rsidP="00A763CC">
      <w:pPr>
        <w:pStyle w:val="ListParagraph"/>
        <w:numPr>
          <w:ilvl w:val="0"/>
          <w:numId w:val="24"/>
        </w:numPr>
        <w:spacing w:after="0"/>
        <w:jc w:val="both"/>
        <w:rPr>
          <w:rFonts w:ascii="Times New Roman" w:hAnsi="Times New Roman"/>
          <w:color w:val="000000"/>
        </w:rPr>
      </w:pPr>
      <w:r w:rsidRPr="00141B9A">
        <w:rPr>
          <w:rFonts w:ascii="Times New Roman" w:hAnsi="Times New Roman"/>
          <w:b/>
        </w:rPr>
        <w:t xml:space="preserve">Bit </w:t>
      </w:r>
      <w:r w:rsidR="00487F81" w:rsidRPr="00141B9A">
        <w:rPr>
          <w:rFonts w:ascii="Times New Roman" w:hAnsi="Times New Roman"/>
          <w:b/>
        </w:rPr>
        <w:t>63</w:t>
      </w:r>
      <w:r>
        <w:rPr>
          <w:rFonts w:ascii="Times New Roman" w:hAnsi="Times New Roman"/>
        </w:rPr>
        <w:t xml:space="preserve">: </w:t>
      </w:r>
      <w:r w:rsidR="00141B9A">
        <w:rPr>
          <w:rFonts w:ascii="Times New Roman" w:hAnsi="Times New Roman"/>
        </w:rPr>
        <w:t xml:space="preserve">Valid coincidence event bit </w:t>
      </w:r>
      <w:r>
        <w:rPr>
          <w:rFonts w:ascii="Times New Roman" w:hAnsi="Times New Roman"/>
        </w:rPr>
        <w:t>(originally always set to “1”) is now used to indicate valid coincidence data (“1”) or invalid coincidence data for random correction (“0”).</w:t>
      </w:r>
    </w:p>
    <w:p w:rsidR="006E7407" w:rsidRDefault="006E7407" w:rsidP="006E7407">
      <w:pPr>
        <w:spacing w:after="0"/>
        <w:ind w:firstLine="360"/>
        <w:jc w:val="both"/>
        <w:rPr>
          <w:rFonts w:ascii="Times New Roman" w:hAnsi="Times New Roman"/>
          <w:color w:val="000000"/>
        </w:rPr>
      </w:pPr>
    </w:p>
    <w:p w:rsidR="00A35E7A" w:rsidRDefault="004E5A7F" w:rsidP="00A35E7A">
      <w:pPr>
        <w:spacing w:after="0"/>
        <w:ind w:firstLine="360"/>
        <w:jc w:val="both"/>
        <w:rPr>
          <w:rFonts w:ascii="Times New Roman" w:hAnsi="Times New Roman"/>
          <w:color w:val="000000"/>
        </w:rPr>
      </w:pPr>
      <w:r>
        <w:rPr>
          <w:rFonts w:ascii="Times New Roman" w:hAnsi="Times New Roman"/>
          <w:color w:val="000000"/>
        </w:rPr>
        <w:t xml:space="preserve">In addition to the direct combination of two single event data to form a </w:t>
      </w:r>
      <w:r w:rsidRPr="00F55FBD">
        <w:rPr>
          <w:rFonts w:ascii="Times New Roman" w:hAnsi="Times New Roman"/>
          <w:color w:val="000000"/>
        </w:rPr>
        <w:t>coincidence event</w:t>
      </w:r>
      <w:r>
        <w:rPr>
          <w:rFonts w:ascii="Times New Roman" w:hAnsi="Times New Roman"/>
          <w:color w:val="000000"/>
        </w:rPr>
        <w:t xml:space="preserve"> data, we also allow </w:t>
      </w:r>
      <w:r w:rsidR="00163E17">
        <w:rPr>
          <w:rFonts w:ascii="Times New Roman" w:hAnsi="Times New Roman"/>
          <w:color w:val="000000"/>
        </w:rPr>
        <w:t>the</w:t>
      </w:r>
      <w:r w:rsidR="004F5982">
        <w:rPr>
          <w:rFonts w:ascii="Times New Roman" w:hAnsi="Times New Roman"/>
          <w:color w:val="000000"/>
        </w:rPr>
        <w:t xml:space="preserve"> users to</w:t>
      </w:r>
      <w:r w:rsidR="008C50E0">
        <w:rPr>
          <w:rFonts w:ascii="Times New Roman" w:hAnsi="Times New Roman"/>
          <w:color w:val="000000"/>
        </w:rPr>
        <w:t xml:space="preserve"> form shorter coincidence data</w:t>
      </w:r>
      <w:r w:rsidR="004F5982">
        <w:rPr>
          <w:rFonts w:ascii="Times New Roman" w:hAnsi="Times New Roman"/>
          <w:color w:val="000000"/>
        </w:rPr>
        <w:t>:</w:t>
      </w:r>
    </w:p>
    <w:p w:rsidR="004F5982" w:rsidRPr="00A35E7A" w:rsidRDefault="004F5982" w:rsidP="00A35E7A">
      <w:pPr>
        <w:spacing w:after="0"/>
        <w:ind w:firstLine="360"/>
        <w:jc w:val="both"/>
        <w:rPr>
          <w:rFonts w:ascii="Times New Roman" w:hAnsi="Times New Roman"/>
          <w:color w:val="000000"/>
        </w:rPr>
      </w:pPr>
    </w:p>
    <w:p w:rsidR="004F5982" w:rsidRPr="00445D80" w:rsidRDefault="004F5982" w:rsidP="00A763CC">
      <w:pPr>
        <w:pStyle w:val="ListParagraph"/>
        <w:numPr>
          <w:ilvl w:val="0"/>
          <w:numId w:val="29"/>
        </w:numPr>
        <w:spacing w:after="0"/>
        <w:jc w:val="both"/>
        <w:rPr>
          <w:rFonts w:ascii="Times New Roman" w:hAnsi="Times New Roman"/>
          <w:color w:val="000000"/>
          <w:u w:val="single"/>
        </w:rPr>
      </w:pPr>
      <w:r w:rsidRPr="00445D80">
        <w:rPr>
          <w:rFonts w:ascii="Times New Roman" w:hAnsi="Times New Roman"/>
          <w:color w:val="000000"/>
          <w:u w:val="single"/>
        </w:rPr>
        <w:t xml:space="preserve">Two 32-bit single event data </w:t>
      </w:r>
      <w:r w:rsidRPr="00445D80">
        <w:rPr>
          <w:rFonts w:ascii="Times New Roman" w:hAnsi="Times New Roman"/>
          <w:color w:val="000000"/>
          <w:u w:val="single"/>
        </w:rPr>
        <w:sym w:font="Wingdings" w:char="F0E0"/>
      </w:r>
      <w:r w:rsidRPr="00445D80">
        <w:rPr>
          <w:rFonts w:ascii="Times New Roman" w:hAnsi="Times New Roman"/>
          <w:color w:val="000000"/>
          <w:u w:val="single"/>
        </w:rPr>
        <w:t xml:space="preserve"> one 32-bit coincidence event data</w:t>
      </w:r>
    </w:p>
    <w:p w:rsidR="002E132D" w:rsidRPr="00775246" w:rsidRDefault="00445D80" w:rsidP="00775246">
      <w:pPr>
        <w:spacing w:after="0"/>
        <w:ind w:firstLine="360"/>
        <w:jc w:val="both"/>
        <w:rPr>
          <w:rFonts w:ascii="Times New Roman" w:hAnsi="Times New Roman"/>
          <w:color w:val="000000"/>
        </w:rPr>
      </w:pPr>
      <w:r w:rsidRPr="00445D80">
        <w:rPr>
          <w:rFonts w:ascii="Times New Roman" w:hAnsi="Times New Roman"/>
          <w:color w:val="000000"/>
        </w:rPr>
        <w:t xml:space="preserve">The following figure shows the format of the </w:t>
      </w:r>
      <w:r w:rsidR="00775246">
        <w:rPr>
          <w:rFonts w:ascii="Times New Roman" w:hAnsi="Times New Roman"/>
          <w:color w:val="000000"/>
        </w:rPr>
        <w:t>32</w:t>
      </w:r>
      <w:r w:rsidRPr="00445D80">
        <w:rPr>
          <w:rFonts w:ascii="Times New Roman" w:hAnsi="Times New Roman"/>
          <w:color w:val="000000"/>
        </w:rPr>
        <w:t xml:space="preserve">-bit coincidence event data. </w:t>
      </w:r>
    </w:p>
    <w:p w:rsidR="00FA51F8" w:rsidRDefault="00445D80" w:rsidP="00445D80">
      <w:pPr>
        <w:jc w:val="center"/>
      </w:pPr>
      <w:r>
        <w:rPr>
          <w:noProof/>
          <w:lang w:eastAsia="en-US"/>
        </w:rPr>
        <w:drawing>
          <wp:inline distT="0" distB="0" distL="0" distR="0" wp14:anchorId="5886F7A9" wp14:editId="4CD7FFFC">
            <wp:extent cx="3520440" cy="1097505"/>
            <wp:effectExtent l="0" t="0" r="381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20440" cy="1097505"/>
                    </a:xfrm>
                    <a:prstGeom prst="rect">
                      <a:avLst/>
                    </a:prstGeom>
                  </pic:spPr>
                </pic:pic>
              </a:graphicData>
            </a:graphic>
          </wp:inline>
        </w:drawing>
      </w:r>
    </w:p>
    <w:p w:rsidR="005D3C2C" w:rsidRDefault="005D3C2C" w:rsidP="005D3C2C">
      <w:pPr>
        <w:spacing w:after="0"/>
        <w:jc w:val="center"/>
        <w:rPr>
          <w:rFonts w:ascii="Times New Roman" w:hAnsi="Times New Roman"/>
          <w:color w:val="000000"/>
        </w:rPr>
      </w:pPr>
      <w:bookmarkStart w:id="61" w:name="_Toc358368937"/>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25</w:t>
      </w:r>
      <w:r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The format of the 32-bit coincidence event data.</w:t>
      </w:r>
      <w:bookmarkEnd w:id="61"/>
    </w:p>
    <w:p w:rsidR="005D3C2C" w:rsidRDefault="005D3C2C" w:rsidP="00445D80">
      <w:pPr>
        <w:jc w:val="center"/>
      </w:pPr>
    </w:p>
    <w:p w:rsidR="00141B9A" w:rsidRDefault="00141B9A" w:rsidP="00141B9A">
      <w:pPr>
        <w:spacing w:after="0"/>
        <w:ind w:firstLine="360"/>
        <w:jc w:val="both"/>
        <w:rPr>
          <w:rFonts w:ascii="Times New Roman" w:hAnsi="Times New Roman"/>
          <w:color w:val="000000"/>
        </w:rPr>
      </w:pPr>
      <w:r>
        <w:rPr>
          <w:rFonts w:ascii="Times New Roman" w:hAnsi="Times New Roman"/>
          <w:color w:val="000000"/>
        </w:rPr>
        <w:t>The definitions of the 32 bits are:</w:t>
      </w:r>
    </w:p>
    <w:p w:rsidR="00141B9A" w:rsidRDefault="00141B9A"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31</w:t>
      </w:r>
      <w:r w:rsidRPr="00207FFD">
        <w:rPr>
          <w:rFonts w:ascii="Times New Roman" w:hAnsi="Times New Roman"/>
          <w:color w:val="000000"/>
        </w:rPr>
        <w:t xml:space="preserve">: Data valid bit. This bit has to be set to “1”. </w:t>
      </w:r>
    </w:p>
    <w:p w:rsidR="00141B9A" w:rsidRDefault="00141B9A" w:rsidP="00A763CC">
      <w:pPr>
        <w:pStyle w:val="ListParagraph"/>
        <w:numPr>
          <w:ilvl w:val="0"/>
          <w:numId w:val="24"/>
        </w:numPr>
        <w:spacing w:after="0"/>
        <w:jc w:val="both"/>
        <w:rPr>
          <w:rFonts w:ascii="Times New Roman" w:hAnsi="Times New Roman"/>
          <w:color w:val="000000"/>
        </w:rPr>
      </w:pPr>
      <w:r w:rsidRPr="00141B9A">
        <w:rPr>
          <w:rFonts w:ascii="Times New Roman" w:hAnsi="Times New Roman"/>
          <w:b/>
        </w:rPr>
        <w:t>Bit 30</w:t>
      </w:r>
      <w:r>
        <w:rPr>
          <w:rFonts w:ascii="Times New Roman" w:hAnsi="Times New Roman"/>
        </w:rPr>
        <w:t>: Valid coincidence event bit. This bit is used to indicate valid coincidence data (“1”) or invalid coincidence data for random correction (“0”).</w:t>
      </w:r>
    </w:p>
    <w:p w:rsidR="00971B2F" w:rsidRDefault="008C2A4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29 to 0</w:t>
      </w:r>
      <w:r w:rsidRPr="00207FFD">
        <w:rPr>
          <w:rFonts w:ascii="Times New Roman" w:hAnsi="Times New Roman"/>
          <w:color w:val="000000"/>
        </w:rPr>
        <w:t xml:space="preserve">: </w:t>
      </w:r>
      <w:r>
        <w:rPr>
          <w:rFonts w:ascii="Times New Roman" w:hAnsi="Times New Roman"/>
          <w:color w:val="000000"/>
        </w:rPr>
        <w:t xml:space="preserve">Payload bits (30 bits). </w:t>
      </w:r>
      <w:r w:rsidR="001B2FC6">
        <w:rPr>
          <w:rFonts w:ascii="Times New Roman" w:hAnsi="Times New Roman"/>
          <w:color w:val="000000"/>
        </w:rPr>
        <w:t xml:space="preserve">In most situations, the payload bits contain two types of information: coincidence pair ID and </w:t>
      </w:r>
      <w:r w:rsidR="007E3B5E">
        <w:rPr>
          <w:rFonts w:ascii="Times New Roman" w:hAnsi="Times New Roman"/>
          <w:color w:val="000000"/>
        </w:rPr>
        <w:t>time differences between the two single events (for time of flight system).</w:t>
      </w:r>
      <w:r w:rsidRPr="00207FFD">
        <w:rPr>
          <w:rFonts w:ascii="Times New Roman" w:hAnsi="Times New Roman"/>
          <w:color w:val="000000"/>
        </w:rPr>
        <w:t xml:space="preserve"> </w:t>
      </w:r>
      <w:r w:rsidR="00971B2F">
        <w:rPr>
          <w:rFonts w:ascii="Times New Roman" w:hAnsi="Times New Roman"/>
          <w:color w:val="000000"/>
        </w:rPr>
        <w:t xml:space="preserve">The users can decide how to efficiently load the 30-bit payload data segment according to their detector and system designs.  </w:t>
      </w:r>
    </w:p>
    <w:p w:rsidR="00775246" w:rsidRDefault="00775246" w:rsidP="00445D80">
      <w:pPr>
        <w:jc w:val="center"/>
      </w:pPr>
    </w:p>
    <w:p w:rsidR="008C50E0" w:rsidRPr="008929C7" w:rsidRDefault="008C50E0" w:rsidP="00A763CC">
      <w:pPr>
        <w:pStyle w:val="ListParagraph"/>
        <w:numPr>
          <w:ilvl w:val="0"/>
          <w:numId w:val="29"/>
        </w:numPr>
        <w:spacing w:after="0"/>
        <w:jc w:val="both"/>
        <w:rPr>
          <w:rFonts w:ascii="Times New Roman" w:hAnsi="Times New Roman"/>
          <w:color w:val="000000"/>
        </w:rPr>
      </w:pPr>
      <w:r>
        <w:rPr>
          <w:rFonts w:ascii="Times New Roman" w:hAnsi="Times New Roman"/>
          <w:color w:val="000000"/>
        </w:rPr>
        <w:t xml:space="preserve">Two 64-bit single event data </w:t>
      </w:r>
      <w:r w:rsidRPr="00F55FBD">
        <w:rPr>
          <w:rFonts w:ascii="Times New Roman" w:hAnsi="Times New Roman"/>
          <w:color w:val="000000"/>
        </w:rPr>
        <w:sym w:font="Wingdings" w:char="F0E0"/>
      </w:r>
      <w:r w:rsidRPr="00F55FBD">
        <w:rPr>
          <w:rFonts w:ascii="Times New Roman" w:hAnsi="Times New Roman"/>
          <w:color w:val="000000"/>
        </w:rPr>
        <w:t xml:space="preserve"> </w:t>
      </w:r>
      <w:r>
        <w:rPr>
          <w:rFonts w:ascii="Times New Roman" w:hAnsi="Times New Roman"/>
          <w:color w:val="000000"/>
        </w:rPr>
        <w:t>one 64-bit</w:t>
      </w:r>
      <w:r w:rsidRPr="00F55FBD">
        <w:rPr>
          <w:rFonts w:ascii="Times New Roman" w:hAnsi="Times New Roman"/>
          <w:color w:val="000000"/>
        </w:rPr>
        <w:t xml:space="preserve"> coincidence event</w:t>
      </w:r>
      <w:r>
        <w:rPr>
          <w:rFonts w:ascii="Times New Roman" w:hAnsi="Times New Roman"/>
          <w:color w:val="000000"/>
        </w:rPr>
        <w:t xml:space="preserve"> data</w:t>
      </w:r>
    </w:p>
    <w:p w:rsidR="00027EE4" w:rsidRDefault="00027EE4" w:rsidP="00027EE4">
      <w:pPr>
        <w:spacing w:after="0"/>
        <w:ind w:firstLine="360"/>
        <w:jc w:val="both"/>
        <w:rPr>
          <w:rFonts w:ascii="Times New Roman" w:hAnsi="Times New Roman"/>
          <w:color w:val="000000"/>
        </w:rPr>
      </w:pPr>
      <w:r>
        <w:rPr>
          <w:rFonts w:ascii="Times New Roman" w:hAnsi="Times New Roman"/>
          <w:color w:val="000000"/>
        </w:rPr>
        <w:t>Similarly, the definitions of the 64 bits are:</w:t>
      </w:r>
    </w:p>
    <w:p w:rsidR="00027EE4" w:rsidRDefault="00027EE4"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63</w:t>
      </w:r>
      <w:r w:rsidRPr="00207FFD">
        <w:rPr>
          <w:rFonts w:ascii="Times New Roman" w:hAnsi="Times New Roman"/>
          <w:color w:val="000000"/>
        </w:rPr>
        <w:t xml:space="preserve">: Data valid bit. This bit has to be set to “1”. </w:t>
      </w:r>
    </w:p>
    <w:p w:rsidR="00027EE4" w:rsidRDefault="00027EE4" w:rsidP="00A763CC">
      <w:pPr>
        <w:pStyle w:val="ListParagraph"/>
        <w:numPr>
          <w:ilvl w:val="0"/>
          <w:numId w:val="24"/>
        </w:numPr>
        <w:spacing w:after="0"/>
        <w:jc w:val="both"/>
        <w:rPr>
          <w:rFonts w:ascii="Times New Roman" w:hAnsi="Times New Roman"/>
          <w:color w:val="000000"/>
        </w:rPr>
      </w:pPr>
      <w:r w:rsidRPr="00141B9A">
        <w:rPr>
          <w:rFonts w:ascii="Times New Roman" w:hAnsi="Times New Roman"/>
          <w:b/>
        </w:rPr>
        <w:t xml:space="preserve">Bit </w:t>
      </w:r>
      <w:r>
        <w:rPr>
          <w:rFonts w:ascii="Times New Roman" w:hAnsi="Times New Roman"/>
          <w:b/>
        </w:rPr>
        <w:t>62</w:t>
      </w:r>
      <w:r>
        <w:rPr>
          <w:rFonts w:ascii="Times New Roman" w:hAnsi="Times New Roman"/>
        </w:rPr>
        <w:t>: Valid coincidence event bit. This bit is used to indicate valid coincidence data (“1”) or invalid coincidence data for random correction (“0”).</w:t>
      </w:r>
    </w:p>
    <w:p w:rsidR="00027EE4" w:rsidRDefault="00027EE4"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lastRenderedPageBreak/>
        <w:t xml:space="preserve">Bit </w:t>
      </w:r>
      <w:r>
        <w:rPr>
          <w:rFonts w:ascii="Times New Roman" w:hAnsi="Times New Roman"/>
          <w:b/>
          <w:color w:val="000000"/>
        </w:rPr>
        <w:t>61 to 0</w:t>
      </w:r>
      <w:r w:rsidRPr="00207FFD">
        <w:rPr>
          <w:rFonts w:ascii="Times New Roman" w:hAnsi="Times New Roman"/>
          <w:color w:val="000000"/>
        </w:rPr>
        <w:t xml:space="preserve">: </w:t>
      </w:r>
      <w:r>
        <w:rPr>
          <w:rFonts w:ascii="Times New Roman" w:hAnsi="Times New Roman"/>
          <w:color w:val="000000"/>
        </w:rPr>
        <w:t>Payload bits (62 bits). In most situations, the payload bits contain two types of information: coincidence pair ID and time differences between the two single events (for time of flight system).</w:t>
      </w:r>
      <w:r w:rsidRPr="00207FFD">
        <w:rPr>
          <w:rFonts w:ascii="Times New Roman" w:hAnsi="Times New Roman"/>
          <w:color w:val="000000"/>
        </w:rPr>
        <w:t xml:space="preserve"> </w:t>
      </w:r>
      <w:r>
        <w:rPr>
          <w:rFonts w:ascii="Times New Roman" w:hAnsi="Times New Roman"/>
          <w:color w:val="000000"/>
        </w:rPr>
        <w:t xml:space="preserve">The users can decide how to efficiently load the 62-bit payload data segment according to their detector and system designs.  </w:t>
      </w:r>
    </w:p>
    <w:p w:rsidR="008C50E0" w:rsidRDefault="008C50E0" w:rsidP="00756C3A"/>
    <w:p w:rsidR="009145AA" w:rsidRPr="0007602D" w:rsidRDefault="00DD448B" w:rsidP="00122861">
      <w:pPr>
        <w:pStyle w:val="Heading2"/>
        <w:numPr>
          <w:ilvl w:val="1"/>
          <w:numId w:val="21"/>
        </w:numPr>
        <w:rPr>
          <w:i/>
          <w:color w:val="000000" w:themeColor="text1"/>
          <w:sz w:val="24"/>
        </w:rPr>
      </w:pPr>
      <w:bookmarkStart w:id="62" w:name="_Toc358368748"/>
      <w:r>
        <w:rPr>
          <w:i/>
          <w:color w:val="000000" w:themeColor="text1"/>
          <w:sz w:val="24"/>
        </w:rPr>
        <w:t>S</w:t>
      </w:r>
      <w:r w:rsidR="009145AA">
        <w:rPr>
          <w:i/>
          <w:color w:val="000000" w:themeColor="text1"/>
          <w:sz w:val="24"/>
        </w:rPr>
        <w:t xml:space="preserve">tatus </w:t>
      </w:r>
      <w:r w:rsidR="008557DD">
        <w:rPr>
          <w:i/>
          <w:color w:val="000000" w:themeColor="text1"/>
          <w:sz w:val="24"/>
        </w:rPr>
        <w:t>words</w:t>
      </w:r>
      <w:bookmarkEnd w:id="62"/>
    </w:p>
    <w:p w:rsidR="004D263D" w:rsidRDefault="004D263D" w:rsidP="004D263D">
      <w:pPr>
        <w:spacing w:after="0"/>
        <w:ind w:firstLine="360"/>
        <w:jc w:val="both"/>
        <w:rPr>
          <w:rFonts w:ascii="Times New Roman" w:hAnsi="Times New Roman"/>
          <w:color w:val="000000"/>
        </w:rPr>
      </w:pPr>
    </w:p>
    <w:p w:rsidR="00DE4C30" w:rsidRDefault="00DE4C30" w:rsidP="008E0E3F">
      <w:pPr>
        <w:pStyle w:val="Heading3"/>
        <w:numPr>
          <w:ilvl w:val="2"/>
          <w:numId w:val="21"/>
        </w:numPr>
        <w:rPr>
          <w:rFonts w:ascii="Times New Roman" w:hAnsi="Times New Roman"/>
          <w:b w:val="0"/>
          <w:i/>
          <w:color w:val="000000"/>
        </w:rPr>
      </w:pPr>
      <w:bookmarkStart w:id="63" w:name="_Toc358368749"/>
      <w:r>
        <w:rPr>
          <w:rFonts w:ascii="Times New Roman" w:hAnsi="Times New Roman"/>
          <w:b w:val="0"/>
          <w:i/>
          <w:color w:val="000000"/>
        </w:rPr>
        <w:t xml:space="preserve">General </w:t>
      </w:r>
      <w:r w:rsidR="00FD2125">
        <w:rPr>
          <w:rFonts w:ascii="Times New Roman" w:hAnsi="Times New Roman"/>
          <w:b w:val="0"/>
          <w:i/>
          <w:color w:val="000000"/>
        </w:rPr>
        <w:t>information</w:t>
      </w:r>
      <w:bookmarkEnd w:id="63"/>
    </w:p>
    <w:p w:rsidR="00DE4C30" w:rsidRDefault="00DE4C30" w:rsidP="00066A72">
      <w:pPr>
        <w:spacing w:after="0"/>
        <w:ind w:firstLine="360"/>
        <w:jc w:val="both"/>
        <w:rPr>
          <w:rFonts w:ascii="Times New Roman" w:hAnsi="Times New Roman"/>
          <w:color w:val="000000"/>
        </w:rPr>
      </w:pPr>
    </w:p>
    <w:p w:rsidR="00FD2125" w:rsidRDefault="004D263D" w:rsidP="00FA4D88">
      <w:pPr>
        <w:spacing w:after="0"/>
        <w:ind w:firstLine="360"/>
        <w:jc w:val="both"/>
        <w:rPr>
          <w:rFonts w:ascii="Times New Roman" w:hAnsi="Times New Roman"/>
          <w:color w:val="000000"/>
        </w:rPr>
      </w:pPr>
      <w:r>
        <w:rPr>
          <w:rFonts w:ascii="Times New Roman" w:hAnsi="Times New Roman"/>
          <w:color w:val="000000"/>
        </w:rPr>
        <w:t xml:space="preserve">Status </w:t>
      </w:r>
      <w:r w:rsidR="00A47B7C">
        <w:rPr>
          <w:rFonts w:ascii="Times New Roman" w:hAnsi="Times New Roman"/>
          <w:color w:val="000000"/>
        </w:rPr>
        <w:t>words</w:t>
      </w:r>
      <w:r>
        <w:rPr>
          <w:rFonts w:ascii="Times New Roman" w:hAnsi="Times New Roman"/>
          <w:color w:val="000000"/>
        </w:rPr>
        <w:t xml:space="preserve"> </w:t>
      </w:r>
      <w:r w:rsidR="00A67DF6">
        <w:rPr>
          <w:rFonts w:ascii="Times New Roman" w:hAnsi="Times New Roman"/>
          <w:color w:val="000000"/>
        </w:rPr>
        <w:t>are</w:t>
      </w:r>
      <w:r>
        <w:rPr>
          <w:rFonts w:ascii="Times New Roman" w:hAnsi="Times New Roman"/>
          <w:color w:val="000000"/>
        </w:rPr>
        <w:t xml:space="preserve"> inserted to the data stream by the </w:t>
      </w:r>
      <w:r w:rsidRPr="00FE0180">
        <w:rPr>
          <w:rFonts w:ascii="Times New Roman" w:hAnsi="Times New Roman"/>
          <w:color w:val="000000"/>
        </w:rPr>
        <w:t>CUC/CDUC</w:t>
      </w:r>
      <w:r w:rsidR="00A47B7C">
        <w:rPr>
          <w:rFonts w:ascii="Times New Roman" w:hAnsi="Times New Roman"/>
          <w:color w:val="000000"/>
        </w:rPr>
        <w:t xml:space="preserve"> to transmit information other than the event data to the host PC</w:t>
      </w:r>
      <w:r>
        <w:rPr>
          <w:rFonts w:ascii="Times New Roman" w:hAnsi="Times New Roman"/>
          <w:color w:val="000000"/>
        </w:rPr>
        <w:t>.</w:t>
      </w:r>
      <w:r w:rsidR="00A67DF6">
        <w:rPr>
          <w:rFonts w:ascii="Times New Roman" w:hAnsi="Times New Roman"/>
          <w:color w:val="000000"/>
        </w:rPr>
        <w:t xml:space="preserve"> </w:t>
      </w:r>
      <w:r>
        <w:rPr>
          <w:rFonts w:ascii="Times New Roman" w:hAnsi="Times New Roman"/>
          <w:color w:val="000000"/>
        </w:rPr>
        <w:t xml:space="preserve"> </w:t>
      </w:r>
    </w:p>
    <w:p w:rsidR="00FD2125" w:rsidRDefault="00FD2125" w:rsidP="00FA4D88">
      <w:pPr>
        <w:spacing w:after="0"/>
        <w:ind w:firstLine="360"/>
        <w:jc w:val="both"/>
        <w:rPr>
          <w:rFonts w:ascii="Times New Roman" w:hAnsi="Times New Roman"/>
          <w:color w:val="000000"/>
        </w:rPr>
      </w:pPr>
    </w:p>
    <w:p w:rsidR="00FA4D88" w:rsidRDefault="00FA4D88" w:rsidP="00FA4D88">
      <w:pPr>
        <w:spacing w:after="0"/>
        <w:ind w:firstLine="360"/>
        <w:jc w:val="both"/>
        <w:rPr>
          <w:rFonts w:ascii="Times New Roman" w:hAnsi="Times New Roman"/>
          <w:color w:val="000000"/>
        </w:rPr>
      </w:pPr>
      <w:r>
        <w:rPr>
          <w:rFonts w:ascii="Times New Roman" w:hAnsi="Times New Roman"/>
          <w:color w:val="000000"/>
        </w:rPr>
        <w:t>T</w:t>
      </w:r>
      <w:r w:rsidRPr="006D581E">
        <w:rPr>
          <w:rFonts w:ascii="Times New Roman" w:hAnsi="Times New Roman"/>
          <w:color w:val="000000"/>
        </w:rPr>
        <w:t xml:space="preserve">here are many different types of </w:t>
      </w:r>
      <w:r>
        <w:rPr>
          <w:rFonts w:ascii="Times New Roman" w:hAnsi="Times New Roman"/>
          <w:color w:val="000000"/>
        </w:rPr>
        <w:t xml:space="preserve">status words </w:t>
      </w:r>
      <w:ins w:id="64" w:author="OpenPET" w:date="2013-06-07T12:02:00Z">
        <w:r w:rsidR="003262D1">
          <w:rPr>
            <w:rFonts w:ascii="Times New Roman" w:hAnsi="Times New Roman"/>
            <w:color w:val="000000"/>
          </w:rPr>
          <w:t xml:space="preserve">that </w:t>
        </w:r>
      </w:ins>
      <w:r>
        <w:rPr>
          <w:rFonts w:ascii="Times New Roman" w:hAnsi="Times New Roman"/>
          <w:color w:val="000000"/>
        </w:rPr>
        <w:t xml:space="preserve">can be inserted to the data stream. </w:t>
      </w:r>
      <w:r w:rsidRPr="0030103D">
        <w:rPr>
          <w:rFonts w:ascii="Times New Roman" w:hAnsi="Times New Roman"/>
          <w:color w:val="000000"/>
        </w:rPr>
        <w:t>In some situations, the users may want to insert some real time status word</w:t>
      </w:r>
      <w:r>
        <w:rPr>
          <w:rFonts w:ascii="Times New Roman" w:hAnsi="Times New Roman"/>
          <w:color w:val="000000"/>
        </w:rPr>
        <w:t>s (highest priority)</w:t>
      </w:r>
      <w:r w:rsidRPr="0030103D">
        <w:rPr>
          <w:rFonts w:ascii="Times New Roman" w:hAnsi="Times New Roman"/>
          <w:color w:val="000000"/>
        </w:rPr>
        <w:t xml:space="preserve"> into the data stream.</w:t>
      </w:r>
      <w:r>
        <w:rPr>
          <w:rFonts w:ascii="Times New Roman" w:hAnsi="Times New Roman"/>
          <w:color w:val="000000"/>
        </w:rPr>
        <w:t xml:space="preserve"> </w:t>
      </w:r>
      <w:r w:rsidR="00C81279">
        <w:rPr>
          <w:rFonts w:ascii="Times New Roman" w:hAnsi="Times New Roman"/>
          <w:color w:val="000000"/>
        </w:rPr>
        <w:t xml:space="preserve">To avoid conflict (two status words want to be inserted to the data stream simultaneously), </w:t>
      </w:r>
      <w:r w:rsidR="003B2251">
        <w:rPr>
          <w:rFonts w:ascii="Times New Roman" w:hAnsi="Times New Roman"/>
          <w:color w:val="000000"/>
        </w:rPr>
        <w:t xml:space="preserve">the following strategies </w:t>
      </w:r>
      <w:r w:rsidR="00C5672A">
        <w:rPr>
          <w:rFonts w:ascii="Times New Roman" w:hAnsi="Times New Roman"/>
          <w:color w:val="000000"/>
        </w:rPr>
        <w:t>are adapted when the status words circuits are implemented</w:t>
      </w:r>
      <w:r w:rsidR="00C81279">
        <w:rPr>
          <w:rFonts w:ascii="Times New Roman" w:hAnsi="Times New Roman"/>
          <w:color w:val="000000"/>
        </w:rPr>
        <w:t xml:space="preserve"> </w:t>
      </w:r>
      <w:r w:rsidR="00C5672A">
        <w:rPr>
          <w:rFonts w:ascii="Times New Roman" w:hAnsi="Times New Roman"/>
          <w:color w:val="000000"/>
        </w:rPr>
        <w:t>in the firmware design:</w:t>
      </w:r>
    </w:p>
    <w:p w:rsidR="007D6709" w:rsidRDefault="005D6F92" w:rsidP="00A763CC">
      <w:pPr>
        <w:pStyle w:val="ListParagraph"/>
        <w:numPr>
          <w:ilvl w:val="0"/>
          <w:numId w:val="30"/>
        </w:numPr>
        <w:spacing w:after="0"/>
        <w:jc w:val="both"/>
        <w:rPr>
          <w:rFonts w:ascii="Times New Roman" w:hAnsi="Times New Roman"/>
          <w:color w:val="000000"/>
        </w:rPr>
      </w:pPr>
      <w:r>
        <w:rPr>
          <w:rFonts w:ascii="Times New Roman" w:hAnsi="Times New Roman"/>
          <w:color w:val="000000"/>
        </w:rPr>
        <w:t>Status words with fixed time intervals are allocated in different time points.</w:t>
      </w:r>
      <w:r w:rsidR="00192BE9">
        <w:rPr>
          <w:rFonts w:ascii="Times New Roman" w:hAnsi="Times New Roman"/>
          <w:color w:val="000000"/>
        </w:rPr>
        <w:t xml:space="preserve"> </w:t>
      </w:r>
    </w:p>
    <w:p w:rsidR="00C135F5" w:rsidRDefault="00192BE9" w:rsidP="00A763CC">
      <w:pPr>
        <w:pStyle w:val="ListParagraph"/>
        <w:numPr>
          <w:ilvl w:val="0"/>
          <w:numId w:val="31"/>
        </w:numPr>
        <w:spacing w:after="0"/>
        <w:ind w:left="1440"/>
        <w:jc w:val="both"/>
        <w:rPr>
          <w:rFonts w:ascii="Times New Roman" w:hAnsi="Times New Roman"/>
          <w:color w:val="000000"/>
        </w:rPr>
      </w:pPr>
      <w:r w:rsidRPr="007D6709">
        <w:rPr>
          <w:rFonts w:ascii="Times New Roman" w:hAnsi="Times New Roman"/>
          <w:color w:val="000000"/>
        </w:rPr>
        <w:t xml:space="preserve">The OpenPET system clock is 80MHz. </w:t>
      </w:r>
      <w:r w:rsidR="006B653B" w:rsidRPr="007D6709">
        <w:rPr>
          <w:rFonts w:ascii="Times New Roman" w:hAnsi="Times New Roman"/>
          <w:color w:val="000000"/>
        </w:rPr>
        <w:t xml:space="preserve">The slice boundary clock is 10MHz (or 5MHz). </w:t>
      </w:r>
      <w:r w:rsidR="007D6709" w:rsidRPr="007D6709">
        <w:rPr>
          <w:rFonts w:ascii="Times New Roman" w:hAnsi="Times New Roman"/>
          <w:color w:val="000000"/>
        </w:rPr>
        <w:t xml:space="preserve">So the maximum rate of </w:t>
      </w:r>
      <w:r w:rsidR="00C135F5">
        <w:rPr>
          <w:rFonts w:ascii="Times New Roman" w:hAnsi="Times New Roman"/>
          <w:color w:val="000000"/>
        </w:rPr>
        <w:t>status words is fixed to 5MHz</w:t>
      </w:r>
      <w:r w:rsidR="004324A2">
        <w:rPr>
          <w:rFonts w:ascii="Times New Roman" w:hAnsi="Times New Roman"/>
          <w:color w:val="000000"/>
        </w:rPr>
        <w:t xml:space="preserve"> (0.2µs time interval)</w:t>
      </w:r>
      <w:r w:rsidR="00C135F5">
        <w:rPr>
          <w:rFonts w:ascii="Times New Roman" w:hAnsi="Times New Roman"/>
          <w:color w:val="000000"/>
        </w:rPr>
        <w:t>.</w:t>
      </w:r>
    </w:p>
    <w:p w:rsidR="00C5672A" w:rsidRPr="007D6709" w:rsidRDefault="00695DEB" w:rsidP="00A763CC">
      <w:pPr>
        <w:pStyle w:val="ListParagraph"/>
        <w:numPr>
          <w:ilvl w:val="0"/>
          <w:numId w:val="31"/>
        </w:numPr>
        <w:spacing w:after="0"/>
        <w:ind w:left="1440"/>
        <w:jc w:val="both"/>
        <w:rPr>
          <w:rFonts w:ascii="Times New Roman" w:hAnsi="Times New Roman"/>
          <w:color w:val="000000"/>
        </w:rPr>
      </w:pPr>
      <w:r>
        <w:rPr>
          <w:rFonts w:ascii="Times New Roman" w:hAnsi="Times New Roman"/>
          <w:color w:val="000000"/>
        </w:rPr>
        <w:t>Status words with fixed time intervals</w:t>
      </w:r>
      <w:r w:rsidR="0041461B">
        <w:rPr>
          <w:rFonts w:ascii="Times New Roman" w:hAnsi="Times New Roman"/>
          <w:color w:val="000000"/>
        </w:rPr>
        <w:t xml:space="preserve"> </w:t>
      </w:r>
      <w:r w:rsidR="005660F7">
        <w:rPr>
          <w:rFonts w:ascii="Times New Roman" w:hAnsi="Times New Roman"/>
          <w:color w:val="000000"/>
        </w:rPr>
        <w:t>are only allowed to</w:t>
      </w:r>
      <w:r w:rsidR="0041461B">
        <w:rPr>
          <w:rFonts w:ascii="Times New Roman" w:hAnsi="Times New Roman"/>
          <w:color w:val="000000"/>
        </w:rPr>
        <w:t xml:space="preserve"> be</w:t>
      </w:r>
      <w:r>
        <w:rPr>
          <w:rFonts w:ascii="Times New Roman" w:hAnsi="Times New Roman"/>
          <w:color w:val="000000"/>
        </w:rPr>
        <w:t xml:space="preserve"> </w:t>
      </w:r>
      <w:r w:rsidR="0041461B">
        <w:rPr>
          <w:rFonts w:ascii="Times New Roman" w:hAnsi="Times New Roman"/>
          <w:color w:val="000000"/>
        </w:rPr>
        <w:t>inserted at the time points:</w:t>
      </w:r>
      <w:r>
        <w:rPr>
          <w:rFonts w:ascii="Times New Roman" w:hAnsi="Times New Roman"/>
          <w:color w:val="000000"/>
        </w:rPr>
        <w:t xml:space="preserve"> </w:t>
      </w:r>
      <w:r w:rsidR="00192BE9" w:rsidRPr="007D6709">
        <w:rPr>
          <w:rFonts w:ascii="Times New Roman" w:hAnsi="Times New Roman"/>
          <w:color w:val="000000"/>
        </w:rPr>
        <w:t xml:space="preserve"> </w:t>
      </w:r>
      <w:r w:rsidR="005D6F92" w:rsidRPr="007D6709">
        <w:rPr>
          <w:rFonts w:ascii="Times New Roman" w:hAnsi="Times New Roman"/>
          <w:color w:val="000000"/>
        </w:rPr>
        <w:t xml:space="preserve">  </w:t>
      </w:r>
    </w:p>
    <w:p w:rsidR="00FA4D88" w:rsidRDefault="000B41B0" w:rsidP="000B41B0">
      <w:pPr>
        <w:spacing w:after="0"/>
        <w:ind w:firstLine="360"/>
        <w:jc w:val="center"/>
        <w:rPr>
          <w:rFonts w:ascii="Times New Roman" w:hAnsi="Times New Roman"/>
          <w:color w:val="000000"/>
        </w:rPr>
      </w:pPr>
      <m:oMathPara>
        <m:oMath>
          <m:r>
            <w:rPr>
              <w:rFonts w:ascii="Cambria Math" w:hAnsi="Cambria Math"/>
              <w:color w:val="000000"/>
            </w:rPr>
            <m:t xml:space="preserve">T=1ms+ </m:t>
          </m:r>
          <m:f>
            <m:fPr>
              <m:ctrlPr>
                <w:rPr>
                  <w:rFonts w:ascii="Cambria Math" w:hAnsi="Cambria Math"/>
                  <w:i/>
                  <w:color w:val="000000"/>
                </w:rPr>
              </m:ctrlPr>
            </m:fPr>
            <m:num>
              <m:r>
                <w:rPr>
                  <w:rFonts w:ascii="Cambria Math" w:hAnsi="Cambria Math"/>
                  <w:color w:val="000000"/>
                </w:rPr>
                <m:t>Format flag</m:t>
              </m:r>
            </m:num>
            <m:den>
              <m:r>
                <w:rPr>
                  <w:rFonts w:ascii="Cambria Math" w:hAnsi="Cambria Math"/>
                  <w:color w:val="000000"/>
                </w:rPr>
                <m:t>32</m:t>
              </m:r>
            </m:den>
          </m:f>
          <m:r>
            <w:rPr>
              <w:rFonts w:ascii="Cambria Math" w:hAnsi="Cambria Math"/>
              <w:color w:val="000000"/>
            </w:rPr>
            <m:t>×1ms</m:t>
          </m:r>
        </m:oMath>
      </m:oMathPara>
    </w:p>
    <w:p w:rsidR="0041461B" w:rsidRDefault="00F22047" w:rsidP="00F22047">
      <w:pPr>
        <w:spacing w:after="0"/>
        <w:ind w:left="1440"/>
        <w:jc w:val="both"/>
        <w:rPr>
          <w:rFonts w:ascii="Times New Roman" w:hAnsi="Times New Roman"/>
          <w:color w:val="000000"/>
        </w:rPr>
      </w:pPr>
      <w:r>
        <w:rPr>
          <w:rFonts w:ascii="Times New Roman" w:hAnsi="Times New Roman"/>
          <w:color w:val="000000"/>
        </w:rPr>
        <w:t>Format flag is a 5-bit “status word format flag” described below (up to 32 different types of status words can be defined in OpenPET).</w:t>
      </w:r>
    </w:p>
    <w:p w:rsidR="00A63D21" w:rsidRDefault="007F703F" w:rsidP="00A763CC">
      <w:pPr>
        <w:pStyle w:val="ListParagraph"/>
        <w:numPr>
          <w:ilvl w:val="0"/>
          <w:numId w:val="30"/>
        </w:numPr>
        <w:spacing w:after="0"/>
        <w:jc w:val="both"/>
        <w:rPr>
          <w:rFonts w:ascii="Times New Roman" w:hAnsi="Times New Roman"/>
          <w:color w:val="000000"/>
        </w:rPr>
      </w:pPr>
      <w:r>
        <w:rPr>
          <w:rFonts w:ascii="Times New Roman" w:hAnsi="Times New Roman"/>
          <w:color w:val="000000"/>
        </w:rPr>
        <w:t>Real time s</w:t>
      </w:r>
      <w:r w:rsidR="00A63D21">
        <w:rPr>
          <w:rFonts w:ascii="Times New Roman" w:hAnsi="Times New Roman"/>
          <w:color w:val="000000"/>
        </w:rPr>
        <w:t xml:space="preserve">tatus words with non-fixed time intervals </w:t>
      </w:r>
      <w:r w:rsidR="00671122">
        <w:rPr>
          <w:rFonts w:ascii="Times New Roman" w:hAnsi="Times New Roman"/>
          <w:color w:val="000000"/>
        </w:rPr>
        <w:t>can be inserted to the data stream at any</w:t>
      </w:r>
      <w:r w:rsidR="00A63D21">
        <w:rPr>
          <w:rFonts w:ascii="Times New Roman" w:hAnsi="Times New Roman"/>
          <w:color w:val="000000"/>
        </w:rPr>
        <w:t xml:space="preserve"> time points. </w:t>
      </w:r>
      <w:r>
        <w:rPr>
          <w:rFonts w:ascii="Times New Roman" w:hAnsi="Times New Roman"/>
          <w:color w:val="000000"/>
        </w:rPr>
        <w:t>The time precision for insertion of those words is 0.2µs.</w:t>
      </w:r>
      <w:r w:rsidR="00514A44">
        <w:rPr>
          <w:rFonts w:ascii="Times New Roman" w:hAnsi="Times New Roman"/>
          <w:color w:val="000000"/>
        </w:rPr>
        <w:t xml:space="preserve"> </w:t>
      </w:r>
      <w:r w:rsidR="00154F30">
        <w:rPr>
          <w:rFonts w:ascii="Times New Roman" w:hAnsi="Times New Roman"/>
          <w:color w:val="000000"/>
        </w:rPr>
        <w:t>Note that does NOT mean the time resolution of the information in those status words is limited to 0.2µs.</w:t>
      </w:r>
      <w:r>
        <w:rPr>
          <w:rFonts w:ascii="Times New Roman" w:hAnsi="Times New Roman"/>
          <w:color w:val="000000"/>
        </w:rPr>
        <w:t xml:space="preserve"> </w:t>
      </w:r>
    </w:p>
    <w:p w:rsidR="00692824" w:rsidRDefault="00692824" w:rsidP="00066A72">
      <w:pPr>
        <w:spacing w:after="0"/>
        <w:ind w:firstLine="360"/>
        <w:jc w:val="both"/>
        <w:rPr>
          <w:rFonts w:ascii="Times New Roman" w:hAnsi="Times New Roman"/>
          <w:color w:val="000000"/>
        </w:rPr>
      </w:pPr>
    </w:p>
    <w:p w:rsidR="00FD2125" w:rsidRDefault="00FD2125" w:rsidP="008E0E3F">
      <w:pPr>
        <w:pStyle w:val="Heading3"/>
        <w:numPr>
          <w:ilvl w:val="2"/>
          <w:numId w:val="21"/>
        </w:numPr>
        <w:rPr>
          <w:rFonts w:ascii="Times New Roman" w:hAnsi="Times New Roman"/>
          <w:b w:val="0"/>
          <w:i/>
          <w:color w:val="000000"/>
        </w:rPr>
      </w:pPr>
      <w:bookmarkStart w:id="65" w:name="_Toc358368750"/>
      <w:r>
        <w:rPr>
          <w:rFonts w:ascii="Times New Roman" w:hAnsi="Times New Roman"/>
          <w:b w:val="0"/>
          <w:i/>
          <w:color w:val="000000"/>
        </w:rPr>
        <w:t>General definition of a status word</w:t>
      </w:r>
      <w:bookmarkEnd w:id="65"/>
    </w:p>
    <w:p w:rsidR="00FD2125" w:rsidRDefault="00FD2125" w:rsidP="00066A72">
      <w:pPr>
        <w:spacing w:after="0"/>
        <w:ind w:firstLine="360"/>
        <w:jc w:val="both"/>
        <w:rPr>
          <w:rFonts w:ascii="Times New Roman" w:hAnsi="Times New Roman"/>
          <w:color w:val="000000"/>
        </w:rPr>
      </w:pPr>
    </w:p>
    <w:p w:rsidR="00066A72" w:rsidRDefault="00FA3A1F" w:rsidP="00066A72">
      <w:pPr>
        <w:spacing w:after="0"/>
        <w:ind w:firstLine="360"/>
        <w:jc w:val="both"/>
        <w:rPr>
          <w:rFonts w:ascii="Times New Roman" w:hAnsi="Times New Roman"/>
          <w:color w:val="000000"/>
        </w:rPr>
      </w:pPr>
      <w:r>
        <w:rPr>
          <w:rFonts w:ascii="Times New Roman" w:hAnsi="Times New Roman"/>
          <w:color w:val="000000"/>
        </w:rPr>
        <w:t xml:space="preserve">The length of the status data is fixed to 64 bits. </w:t>
      </w:r>
      <w:r w:rsidR="00066A72">
        <w:rPr>
          <w:rFonts w:ascii="Times New Roman" w:hAnsi="Times New Roman"/>
          <w:color w:val="000000"/>
        </w:rPr>
        <w:t xml:space="preserve">The following figure shows the </w:t>
      </w:r>
      <w:r w:rsidR="00FA4D88">
        <w:rPr>
          <w:rFonts w:ascii="Times New Roman" w:hAnsi="Times New Roman"/>
          <w:color w:val="000000"/>
        </w:rPr>
        <w:t xml:space="preserve">general </w:t>
      </w:r>
      <w:r w:rsidR="00066A72">
        <w:rPr>
          <w:rFonts w:ascii="Times New Roman" w:hAnsi="Times New Roman"/>
          <w:color w:val="000000"/>
        </w:rPr>
        <w:t xml:space="preserve">format of </w:t>
      </w:r>
      <w:r w:rsidR="00FA4D88">
        <w:rPr>
          <w:rFonts w:ascii="Times New Roman" w:hAnsi="Times New Roman"/>
          <w:color w:val="000000"/>
        </w:rPr>
        <w:t>a</w:t>
      </w:r>
      <w:r w:rsidR="00066A72">
        <w:rPr>
          <w:rFonts w:ascii="Times New Roman" w:hAnsi="Times New Roman"/>
          <w:color w:val="000000"/>
        </w:rPr>
        <w:t xml:space="preserve"> 64-bit status word:</w:t>
      </w:r>
    </w:p>
    <w:p w:rsidR="00F6449D" w:rsidRDefault="00F6449D" w:rsidP="00066A72">
      <w:pPr>
        <w:spacing w:after="0"/>
        <w:jc w:val="both"/>
        <w:rPr>
          <w:rFonts w:ascii="Times New Roman" w:hAnsi="Times New Roman"/>
          <w:color w:val="000000"/>
        </w:rPr>
      </w:pPr>
    </w:p>
    <w:p w:rsidR="0017624F" w:rsidRDefault="00920A1B" w:rsidP="0017624F">
      <w:pPr>
        <w:spacing w:after="0"/>
        <w:jc w:val="center"/>
        <w:rPr>
          <w:rFonts w:ascii="Times New Roman" w:hAnsi="Times New Roman"/>
          <w:color w:val="000000"/>
        </w:rPr>
      </w:pPr>
      <w:r>
        <w:rPr>
          <w:noProof/>
          <w:lang w:eastAsia="en-US"/>
        </w:rPr>
        <w:lastRenderedPageBreak/>
        <w:drawing>
          <wp:inline distT="0" distB="0" distL="0" distR="0" wp14:anchorId="15844E7A" wp14:editId="0FC34F54">
            <wp:extent cx="4028440" cy="240027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28440" cy="2400279"/>
                    </a:xfrm>
                    <a:prstGeom prst="rect">
                      <a:avLst/>
                    </a:prstGeom>
                  </pic:spPr>
                </pic:pic>
              </a:graphicData>
            </a:graphic>
          </wp:inline>
        </w:drawing>
      </w:r>
    </w:p>
    <w:p w:rsidR="008C0ADF" w:rsidRDefault="008C0ADF" w:rsidP="008C0ADF">
      <w:pPr>
        <w:spacing w:after="0"/>
        <w:jc w:val="center"/>
        <w:rPr>
          <w:rFonts w:ascii="Times New Roman" w:hAnsi="Times New Roman"/>
          <w:color w:val="000000"/>
        </w:rPr>
      </w:pPr>
      <w:bookmarkStart w:id="66" w:name="_Toc358368938"/>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26</w:t>
      </w:r>
      <w:r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The format of the 64-bit status word.</w:t>
      </w:r>
      <w:bookmarkEnd w:id="66"/>
    </w:p>
    <w:p w:rsidR="008C0ADF" w:rsidRDefault="008C0ADF" w:rsidP="0017624F">
      <w:pPr>
        <w:spacing w:after="0"/>
        <w:jc w:val="center"/>
        <w:rPr>
          <w:rFonts w:ascii="Times New Roman" w:hAnsi="Times New Roman"/>
          <w:color w:val="000000"/>
        </w:rPr>
      </w:pPr>
    </w:p>
    <w:p w:rsidR="0017624F" w:rsidRDefault="0017624F" w:rsidP="0017624F">
      <w:pPr>
        <w:spacing w:after="0"/>
        <w:jc w:val="center"/>
        <w:rPr>
          <w:rFonts w:ascii="Times New Roman" w:hAnsi="Times New Roman"/>
          <w:color w:val="000000"/>
        </w:rPr>
      </w:pPr>
    </w:p>
    <w:p w:rsidR="00066A72" w:rsidRDefault="00066A72" w:rsidP="00066A72">
      <w:pPr>
        <w:spacing w:after="0"/>
        <w:ind w:firstLine="360"/>
        <w:jc w:val="both"/>
        <w:rPr>
          <w:rFonts w:ascii="Times New Roman" w:hAnsi="Times New Roman"/>
          <w:color w:val="000000"/>
        </w:rPr>
      </w:pPr>
      <w:r>
        <w:rPr>
          <w:rFonts w:ascii="Times New Roman" w:hAnsi="Times New Roman"/>
          <w:color w:val="000000"/>
        </w:rPr>
        <w:t>The definitions of the 64 bits are:</w:t>
      </w:r>
    </w:p>
    <w:p w:rsidR="00324D6C" w:rsidRDefault="00324D6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63</w:t>
      </w:r>
      <w:r w:rsidR="00B71474">
        <w:rPr>
          <w:rFonts w:ascii="Times New Roman" w:hAnsi="Times New Roman"/>
          <w:b/>
          <w:color w:val="000000"/>
        </w:rPr>
        <w:t xml:space="preserve"> to 6</w:t>
      </w:r>
      <w:r w:rsidR="00C26156">
        <w:rPr>
          <w:rFonts w:ascii="Times New Roman" w:hAnsi="Times New Roman"/>
          <w:b/>
          <w:color w:val="000000"/>
        </w:rPr>
        <w:t>2</w:t>
      </w:r>
      <w:r w:rsidRPr="00207FFD">
        <w:rPr>
          <w:rFonts w:ascii="Times New Roman" w:hAnsi="Times New Roman"/>
          <w:color w:val="000000"/>
        </w:rPr>
        <w:t xml:space="preserve">: </w:t>
      </w:r>
      <w:r>
        <w:rPr>
          <w:rFonts w:ascii="Times New Roman" w:hAnsi="Times New Roman"/>
          <w:color w:val="000000"/>
        </w:rPr>
        <w:t xml:space="preserve">Status word flag. </w:t>
      </w:r>
      <w:r w:rsidR="00B71474">
        <w:rPr>
          <w:rFonts w:ascii="Times New Roman" w:hAnsi="Times New Roman"/>
          <w:color w:val="000000"/>
        </w:rPr>
        <w:t>Those two</w:t>
      </w:r>
      <w:r w:rsidRPr="00207FFD">
        <w:rPr>
          <w:rFonts w:ascii="Times New Roman" w:hAnsi="Times New Roman"/>
          <w:color w:val="000000"/>
        </w:rPr>
        <w:t xml:space="preserve"> bit</w:t>
      </w:r>
      <w:r w:rsidR="00B71474">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w:t>
      </w:r>
      <w:r w:rsidR="00B71474">
        <w:rPr>
          <w:rFonts w:ascii="Times New Roman" w:hAnsi="Times New Roman"/>
          <w:color w:val="000000"/>
        </w:rPr>
        <w:t>0</w:t>
      </w:r>
      <w:r w:rsidRPr="00207FFD">
        <w:rPr>
          <w:rFonts w:ascii="Times New Roman" w:hAnsi="Times New Roman"/>
          <w:color w:val="000000"/>
        </w:rPr>
        <w:t>”.</w:t>
      </w:r>
    </w:p>
    <w:p w:rsidR="0097375A" w:rsidRDefault="0097375A"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sidR="00C26156">
        <w:rPr>
          <w:rFonts w:ascii="Times New Roman" w:hAnsi="Times New Roman"/>
          <w:b/>
          <w:color w:val="000000"/>
        </w:rPr>
        <w:t>61</w:t>
      </w:r>
      <w:r w:rsidR="00E62DD6">
        <w:rPr>
          <w:rFonts w:ascii="Times New Roman" w:hAnsi="Times New Roman"/>
          <w:b/>
          <w:color w:val="000000"/>
        </w:rPr>
        <w:t xml:space="preserve"> to </w:t>
      </w:r>
      <w:r w:rsidR="00C26156">
        <w:rPr>
          <w:rFonts w:ascii="Times New Roman" w:hAnsi="Times New Roman"/>
          <w:b/>
          <w:color w:val="000000"/>
        </w:rPr>
        <w:t>57</w:t>
      </w:r>
      <w:r w:rsidRPr="00207FFD">
        <w:rPr>
          <w:rFonts w:ascii="Times New Roman" w:hAnsi="Times New Roman"/>
          <w:color w:val="000000"/>
        </w:rPr>
        <w:t xml:space="preserve">: </w:t>
      </w:r>
      <w:r>
        <w:rPr>
          <w:rFonts w:ascii="Times New Roman" w:hAnsi="Times New Roman"/>
          <w:color w:val="000000"/>
        </w:rPr>
        <w:t xml:space="preserve">Status word format flag (5 bits). </w:t>
      </w:r>
      <w:r w:rsidR="00755487">
        <w:rPr>
          <w:rFonts w:ascii="Times New Roman" w:hAnsi="Times New Roman"/>
          <w:color w:val="000000"/>
        </w:rPr>
        <w:t>Up to 32 different types of status words can be defined in OpenPET.</w:t>
      </w:r>
    </w:p>
    <w:p w:rsidR="0069462D" w:rsidRDefault="0069462D" w:rsidP="0069462D">
      <w:pPr>
        <w:pStyle w:val="ListParagraph"/>
        <w:spacing w:after="0"/>
        <w:ind w:left="1080" w:firstLine="360"/>
        <w:jc w:val="both"/>
        <w:rPr>
          <w:rFonts w:ascii="Times New Roman" w:hAnsi="Times New Roman"/>
          <w:color w:val="000000"/>
        </w:rPr>
      </w:pPr>
      <w:r>
        <w:rPr>
          <w:rFonts w:ascii="Times New Roman" w:hAnsi="Times New Roman"/>
          <w:color w:val="000000"/>
        </w:rPr>
        <w:t xml:space="preserve">– “00000”   </w:t>
      </w:r>
      <w:r w:rsidR="00E35FEA" w:rsidRPr="00E35FEA">
        <w:rPr>
          <w:rFonts w:ascii="Times New Roman" w:hAnsi="Times New Roman"/>
          <w:color w:val="000000"/>
        </w:rPr>
        <w:t>Event data format word</w:t>
      </w:r>
    </w:p>
    <w:p w:rsidR="0069462D" w:rsidRDefault="0069462D" w:rsidP="0069462D">
      <w:pPr>
        <w:pStyle w:val="ListParagraph"/>
        <w:spacing w:after="0"/>
        <w:ind w:left="1080"/>
        <w:jc w:val="both"/>
        <w:rPr>
          <w:rFonts w:ascii="Times New Roman" w:hAnsi="Times New Roman"/>
          <w:color w:val="000000"/>
        </w:rPr>
      </w:pPr>
    </w:p>
    <w:p w:rsidR="00324D6C" w:rsidRDefault="003A080E"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C26156">
        <w:rPr>
          <w:rFonts w:ascii="Times New Roman" w:hAnsi="Times New Roman"/>
          <w:b/>
          <w:color w:val="000000"/>
        </w:rPr>
        <w:t>56</w:t>
      </w:r>
      <w:r w:rsidRPr="00525AB9">
        <w:rPr>
          <w:rFonts w:ascii="Times New Roman" w:hAnsi="Times New Roman"/>
          <w:color w:val="000000"/>
        </w:rPr>
        <w:t xml:space="preserve">: </w:t>
      </w:r>
      <w:r w:rsidR="00324D6C">
        <w:rPr>
          <w:rFonts w:ascii="Times New Roman" w:hAnsi="Times New Roman"/>
          <w:color w:val="000000"/>
        </w:rPr>
        <w:t>p</w:t>
      </w:r>
      <w:r w:rsidR="000E03D0" w:rsidRPr="00525AB9">
        <w:rPr>
          <w:rFonts w:ascii="Times New Roman" w:hAnsi="Times New Roman"/>
          <w:color w:val="000000"/>
        </w:rPr>
        <w:t>ayload data</w:t>
      </w:r>
      <w:r w:rsidR="00BD1472">
        <w:rPr>
          <w:rFonts w:ascii="Times New Roman" w:hAnsi="Times New Roman"/>
          <w:color w:val="000000"/>
        </w:rPr>
        <w:t xml:space="preserve"> (1 bit</w:t>
      </w:r>
      <w:r w:rsidR="00F55E5C">
        <w:rPr>
          <w:rFonts w:ascii="Times New Roman" w:hAnsi="Times New Roman"/>
          <w:color w:val="000000"/>
        </w:rPr>
        <w:t>)</w:t>
      </w:r>
      <w:r w:rsidR="000E03D0" w:rsidRPr="00525AB9">
        <w:rPr>
          <w:rFonts w:ascii="Times New Roman" w:hAnsi="Times New Roman"/>
          <w:color w:val="000000"/>
        </w:rPr>
        <w:t xml:space="preserve">.  </w:t>
      </w:r>
    </w:p>
    <w:p w:rsidR="00571FD9" w:rsidRDefault="00571FD9"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55</w:t>
      </w:r>
      <w:r w:rsidR="002E29F1">
        <w:rPr>
          <w:rFonts w:ascii="Times New Roman" w:hAnsi="Times New Roman"/>
          <w:b/>
          <w:color w:val="000000"/>
        </w:rPr>
        <w:t xml:space="preserve"> to 54</w:t>
      </w:r>
      <w:r w:rsidRPr="00207FFD">
        <w:rPr>
          <w:rFonts w:ascii="Times New Roman" w:hAnsi="Times New Roman"/>
          <w:color w:val="000000"/>
        </w:rPr>
        <w:t xml:space="preserve">: </w:t>
      </w:r>
      <w:r>
        <w:rPr>
          <w:rFonts w:ascii="Times New Roman" w:hAnsi="Times New Roman"/>
          <w:color w:val="000000"/>
        </w:rPr>
        <w:t xml:space="preserve">Status word flag. </w:t>
      </w:r>
      <w:r w:rsidR="002E29F1">
        <w:rPr>
          <w:rFonts w:ascii="Times New Roman" w:hAnsi="Times New Roman"/>
          <w:color w:val="000000"/>
        </w:rPr>
        <w:t>Those two</w:t>
      </w:r>
      <w:r w:rsidR="002E29F1" w:rsidRPr="00207FFD">
        <w:rPr>
          <w:rFonts w:ascii="Times New Roman" w:hAnsi="Times New Roman"/>
          <w:color w:val="000000"/>
        </w:rPr>
        <w:t xml:space="preserve"> bit</w:t>
      </w:r>
      <w:r w:rsidR="002E29F1">
        <w:rPr>
          <w:rFonts w:ascii="Times New Roman" w:hAnsi="Times New Roman"/>
          <w:color w:val="000000"/>
        </w:rPr>
        <w:t>s have</w:t>
      </w:r>
      <w:r w:rsidR="002E29F1" w:rsidRPr="00207FFD">
        <w:rPr>
          <w:rFonts w:ascii="Times New Roman" w:hAnsi="Times New Roman"/>
          <w:color w:val="000000"/>
        </w:rPr>
        <w:t xml:space="preserve"> to be set to “</w:t>
      </w:r>
      <w:r w:rsidR="002E29F1">
        <w:rPr>
          <w:rFonts w:ascii="Times New Roman" w:hAnsi="Times New Roman"/>
          <w:color w:val="000000"/>
        </w:rPr>
        <w:t>00</w:t>
      </w:r>
      <w:r w:rsidR="002E29F1" w:rsidRPr="00207FFD">
        <w:rPr>
          <w:rFonts w:ascii="Times New Roman" w:hAnsi="Times New Roman"/>
          <w:color w:val="000000"/>
        </w:rPr>
        <w:t>”.</w:t>
      </w:r>
    </w:p>
    <w:p w:rsidR="00571FD9" w:rsidRDefault="00571FD9"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54</w:t>
      </w:r>
      <w:r w:rsidRPr="00525AB9">
        <w:rPr>
          <w:rFonts w:ascii="Times New Roman" w:hAnsi="Times New Roman"/>
          <w:b/>
          <w:color w:val="000000"/>
        </w:rPr>
        <w:t xml:space="preserve"> to </w:t>
      </w:r>
      <w:r>
        <w:rPr>
          <w:rFonts w:ascii="Times New Roman" w:hAnsi="Times New Roman"/>
          <w:b/>
          <w:color w:val="000000"/>
        </w:rPr>
        <w:t>48</w:t>
      </w:r>
      <w:r w:rsidRPr="00525AB9">
        <w:rPr>
          <w:rFonts w:ascii="Times New Roman" w:hAnsi="Times New Roman"/>
          <w:color w:val="000000"/>
        </w:rPr>
        <w:t xml:space="preserve">: </w:t>
      </w:r>
      <w:r>
        <w:rPr>
          <w:rFonts w:ascii="Times New Roman" w:hAnsi="Times New Roman"/>
          <w:color w:val="000000"/>
        </w:rPr>
        <w:t>p</w:t>
      </w:r>
      <w:r w:rsidRPr="00525AB9">
        <w:rPr>
          <w:rFonts w:ascii="Times New Roman" w:hAnsi="Times New Roman"/>
          <w:color w:val="000000"/>
        </w:rPr>
        <w:t>ayload data</w:t>
      </w:r>
      <w:r>
        <w:rPr>
          <w:rFonts w:ascii="Times New Roman" w:hAnsi="Times New Roman"/>
          <w:color w:val="000000"/>
        </w:rPr>
        <w:t xml:space="preserve"> (7 bits)</w:t>
      </w:r>
      <w:r w:rsidRPr="00525AB9">
        <w:rPr>
          <w:rFonts w:ascii="Times New Roman" w:hAnsi="Times New Roman"/>
          <w:color w:val="000000"/>
        </w:rPr>
        <w:t xml:space="preserve">.   </w:t>
      </w:r>
    </w:p>
    <w:p w:rsidR="00571FD9" w:rsidRDefault="00571FD9"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47</w:t>
      </w:r>
      <w:r w:rsidR="0060303A">
        <w:rPr>
          <w:rFonts w:ascii="Times New Roman" w:hAnsi="Times New Roman"/>
          <w:b/>
          <w:color w:val="000000"/>
        </w:rPr>
        <w:t xml:space="preserve"> to 46</w:t>
      </w:r>
      <w:r w:rsidRPr="00207FFD">
        <w:rPr>
          <w:rFonts w:ascii="Times New Roman" w:hAnsi="Times New Roman"/>
          <w:color w:val="000000"/>
        </w:rPr>
        <w:t xml:space="preserve">: </w:t>
      </w:r>
      <w:r>
        <w:rPr>
          <w:rFonts w:ascii="Times New Roman" w:hAnsi="Times New Roman"/>
          <w:color w:val="000000"/>
        </w:rPr>
        <w:t xml:space="preserve">Status word flag. </w:t>
      </w:r>
      <w:r w:rsidR="002E29F1">
        <w:rPr>
          <w:rFonts w:ascii="Times New Roman" w:hAnsi="Times New Roman"/>
          <w:color w:val="000000"/>
        </w:rPr>
        <w:t>Those two</w:t>
      </w:r>
      <w:r w:rsidR="002E29F1" w:rsidRPr="00207FFD">
        <w:rPr>
          <w:rFonts w:ascii="Times New Roman" w:hAnsi="Times New Roman"/>
          <w:color w:val="000000"/>
        </w:rPr>
        <w:t xml:space="preserve"> bit</w:t>
      </w:r>
      <w:r w:rsidR="002E29F1">
        <w:rPr>
          <w:rFonts w:ascii="Times New Roman" w:hAnsi="Times New Roman"/>
          <w:color w:val="000000"/>
        </w:rPr>
        <w:t>s have</w:t>
      </w:r>
      <w:r w:rsidR="002E29F1" w:rsidRPr="00207FFD">
        <w:rPr>
          <w:rFonts w:ascii="Times New Roman" w:hAnsi="Times New Roman"/>
          <w:color w:val="000000"/>
        </w:rPr>
        <w:t xml:space="preserve"> to be set to “</w:t>
      </w:r>
      <w:r w:rsidR="002E29F1">
        <w:rPr>
          <w:rFonts w:ascii="Times New Roman" w:hAnsi="Times New Roman"/>
          <w:color w:val="000000"/>
        </w:rPr>
        <w:t>00</w:t>
      </w:r>
      <w:r w:rsidR="002E29F1" w:rsidRPr="00207FFD">
        <w:rPr>
          <w:rFonts w:ascii="Times New Roman" w:hAnsi="Times New Roman"/>
          <w:color w:val="000000"/>
        </w:rPr>
        <w:t>”.</w:t>
      </w:r>
    </w:p>
    <w:p w:rsidR="00571FD9" w:rsidRDefault="00571FD9"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B85B8D">
        <w:rPr>
          <w:rFonts w:ascii="Times New Roman" w:hAnsi="Times New Roman"/>
          <w:b/>
          <w:color w:val="000000"/>
        </w:rPr>
        <w:t>45</w:t>
      </w:r>
      <w:r w:rsidRPr="00525AB9">
        <w:rPr>
          <w:rFonts w:ascii="Times New Roman" w:hAnsi="Times New Roman"/>
          <w:b/>
          <w:color w:val="000000"/>
        </w:rPr>
        <w:t xml:space="preserve"> to </w:t>
      </w:r>
      <w:r>
        <w:rPr>
          <w:rFonts w:ascii="Times New Roman" w:hAnsi="Times New Roman"/>
          <w:b/>
          <w:color w:val="000000"/>
        </w:rPr>
        <w:t>40</w:t>
      </w:r>
      <w:r w:rsidRPr="00525AB9">
        <w:rPr>
          <w:rFonts w:ascii="Times New Roman" w:hAnsi="Times New Roman"/>
          <w:color w:val="000000"/>
        </w:rPr>
        <w:t xml:space="preserve">: </w:t>
      </w:r>
      <w:r>
        <w:rPr>
          <w:rFonts w:ascii="Times New Roman" w:hAnsi="Times New Roman"/>
          <w:color w:val="000000"/>
        </w:rPr>
        <w:t>p</w:t>
      </w:r>
      <w:r w:rsidRPr="00525AB9">
        <w:rPr>
          <w:rFonts w:ascii="Times New Roman" w:hAnsi="Times New Roman"/>
          <w:color w:val="000000"/>
        </w:rPr>
        <w:t>ayload data</w:t>
      </w:r>
      <w:r w:rsidR="00B85B8D">
        <w:rPr>
          <w:rFonts w:ascii="Times New Roman" w:hAnsi="Times New Roman"/>
          <w:color w:val="000000"/>
        </w:rPr>
        <w:t xml:space="preserve"> (6</w:t>
      </w:r>
      <w:r>
        <w:rPr>
          <w:rFonts w:ascii="Times New Roman" w:hAnsi="Times New Roman"/>
          <w:color w:val="000000"/>
        </w:rPr>
        <w:t xml:space="preserve"> bits)</w:t>
      </w:r>
      <w:r w:rsidRPr="00525AB9">
        <w:rPr>
          <w:rFonts w:ascii="Times New Roman" w:hAnsi="Times New Roman"/>
          <w:color w:val="000000"/>
        </w:rPr>
        <w:t xml:space="preserve">.   </w:t>
      </w:r>
    </w:p>
    <w:p w:rsidR="008B5364" w:rsidRDefault="008B5364"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39</w:t>
      </w:r>
      <w:r w:rsidR="0060303A">
        <w:rPr>
          <w:rFonts w:ascii="Times New Roman" w:hAnsi="Times New Roman"/>
          <w:b/>
          <w:color w:val="000000"/>
        </w:rPr>
        <w:t xml:space="preserve"> to 38</w:t>
      </w:r>
      <w:r w:rsidRPr="00207FFD">
        <w:rPr>
          <w:rFonts w:ascii="Times New Roman" w:hAnsi="Times New Roman"/>
          <w:color w:val="000000"/>
        </w:rPr>
        <w:t xml:space="preserve">: </w:t>
      </w:r>
      <w:r>
        <w:rPr>
          <w:rFonts w:ascii="Times New Roman" w:hAnsi="Times New Roman"/>
          <w:color w:val="000000"/>
        </w:rPr>
        <w:t xml:space="preserve">Status word flag. </w:t>
      </w:r>
      <w:r w:rsidR="002E29F1">
        <w:rPr>
          <w:rFonts w:ascii="Times New Roman" w:hAnsi="Times New Roman"/>
          <w:color w:val="000000"/>
        </w:rPr>
        <w:t>Those two</w:t>
      </w:r>
      <w:r w:rsidR="002E29F1" w:rsidRPr="00207FFD">
        <w:rPr>
          <w:rFonts w:ascii="Times New Roman" w:hAnsi="Times New Roman"/>
          <w:color w:val="000000"/>
        </w:rPr>
        <w:t xml:space="preserve"> bit</w:t>
      </w:r>
      <w:r w:rsidR="002E29F1">
        <w:rPr>
          <w:rFonts w:ascii="Times New Roman" w:hAnsi="Times New Roman"/>
          <w:color w:val="000000"/>
        </w:rPr>
        <w:t>s have</w:t>
      </w:r>
      <w:r w:rsidR="002E29F1" w:rsidRPr="00207FFD">
        <w:rPr>
          <w:rFonts w:ascii="Times New Roman" w:hAnsi="Times New Roman"/>
          <w:color w:val="000000"/>
        </w:rPr>
        <w:t xml:space="preserve"> to be set to “</w:t>
      </w:r>
      <w:r w:rsidR="002E29F1">
        <w:rPr>
          <w:rFonts w:ascii="Times New Roman" w:hAnsi="Times New Roman"/>
          <w:color w:val="000000"/>
        </w:rPr>
        <w:t>00</w:t>
      </w:r>
      <w:r w:rsidR="002E29F1" w:rsidRPr="00207FFD">
        <w:rPr>
          <w:rFonts w:ascii="Times New Roman" w:hAnsi="Times New Roman"/>
          <w:color w:val="000000"/>
        </w:rPr>
        <w:t>”.</w:t>
      </w:r>
    </w:p>
    <w:p w:rsidR="008B5364" w:rsidRDefault="008B5364"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B85B8D">
        <w:rPr>
          <w:rFonts w:ascii="Times New Roman" w:hAnsi="Times New Roman"/>
          <w:b/>
          <w:color w:val="000000"/>
        </w:rPr>
        <w:t>37</w:t>
      </w:r>
      <w:r w:rsidRPr="00525AB9">
        <w:rPr>
          <w:rFonts w:ascii="Times New Roman" w:hAnsi="Times New Roman"/>
          <w:b/>
          <w:color w:val="000000"/>
        </w:rPr>
        <w:t xml:space="preserve"> to </w:t>
      </w:r>
      <w:r>
        <w:rPr>
          <w:rFonts w:ascii="Times New Roman" w:hAnsi="Times New Roman"/>
          <w:b/>
          <w:color w:val="000000"/>
        </w:rPr>
        <w:t>32</w:t>
      </w:r>
      <w:r w:rsidRPr="00525AB9">
        <w:rPr>
          <w:rFonts w:ascii="Times New Roman" w:hAnsi="Times New Roman"/>
          <w:color w:val="000000"/>
        </w:rPr>
        <w:t xml:space="preserve">: </w:t>
      </w:r>
      <w:r>
        <w:rPr>
          <w:rFonts w:ascii="Times New Roman" w:hAnsi="Times New Roman"/>
          <w:color w:val="000000"/>
        </w:rPr>
        <w:t>p</w:t>
      </w:r>
      <w:r w:rsidRPr="00525AB9">
        <w:rPr>
          <w:rFonts w:ascii="Times New Roman" w:hAnsi="Times New Roman"/>
          <w:color w:val="000000"/>
        </w:rPr>
        <w:t>ayload data</w:t>
      </w:r>
      <w:r w:rsidR="00B85B8D">
        <w:rPr>
          <w:rFonts w:ascii="Times New Roman" w:hAnsi="Times New Roman"/>
          <w:color w:val="000000"/>
        </w:rPr>
        <w:t xml:space="preserve"> (6</w:t>
      </w:r>
      <w:r>
        <w:rPr>
          <w:rFonts w:ascii="Times New Roman" w:hAnsi="Times New Roman"/>
          <w:color w:val="000000"/>
        </w:rPr>
        <w:t xml:space="preserve"> bits)</w:t>
      </w:r>
      <w:r w:rsidRPr="00525AB9">
        <w:rPr>
          <w:rFonts w:ascii="Times New Roman" w:hAnsi="Times New Roman"/>
          <w:color w:val="000000"/>
        </w:rPr>
        <w:t xml:space="preserve">.   </w:t>
      </w:r>
    </w:p>
    <w:p w:rsidR="008B5364" w:rsidRDefault="008B5364"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31</w:t>
      </w:r>
      <w:r w:rsidR="0060303A">
        <w:rPr>
          <w:rFonts w:ascii="Times New Roman" w:hAnsi="Times New Roman"/>
          <w:b/>
          <w:color w:val="000000"/>
        </w:rPr>
        <w:t xml:space="preserve"> to 30</w:t>
      </w:r>
      <w:r w:rsidRPr="00207FFD">
        <w:rPr>
          <w:rFonts w:ascii="Times New Roman" w:hAnsi="Times New Roman"/>
          <w:color w:val="000000"/>
        </w:rPr>
        <w:t xml:space="preserve">: </w:t>
      </w:r>
      <w:r>
        <w:rPr>
          <w:rFonts w:ascii="Times New Roman" w:hAnsi="Times New Roman"/>
          <w:color w:val="000000"/>
        </w:rPr>
        <w:t xml:space="preserve">Status word flag. </w:t>
      </w:r>
      <w:r w:rsidR="002E29F1">
        <w:rPr>
          <w:rFonts w:ascii="Times New Roman" w:hAnsi="Times New Roman"/>
          <w:color w:val="000000"/>
        </w:rPr>
        <w:t>Those two</w:t>
      </w:r>
      <w:r w:rsidR="002E29F1" w:rsidRPr="00207FFD">
        <w:rPr>
          <w:rFonts w:ascii="Times New Roman" w:hAnsi="Times New Roman"/>
          <w:color w:val="000000"/>
        </w:rPr>
        <w:t xml:space="preserve"> bit</w:t>
      </w:r>
      <w:r w:rsidR="002E29F1">
        <w:rPr>
          <w:rFonts w:ascii="Times New Roman" w:hAnsi="Times New Roman"/>
          <w:color w:val="000000"/>
        </w:rPr>
        <w:t>s have</w:t>
      </w:r>
      <w:r w:rsidR="002E29F1" w:rsidRPr="00207FFD">
        <w:rPr>
          <w:rFonts w:ascii="Times New Roman" w:hAnsi="Times New Roman"/>
          <w:color w:val="000000"/>
        </w:rPr>
        <w:t xml:space="preserve"> to be set to “</w:t>
      </w:r>
      <w:r w:rsidR="002E29F1">
        <w:rPr>
          <w:rFonts w:ascii="Times New Roman" w:hAnsi="Times New Roman"/>
          <w:color w:val="000000"/>
        </w:rPr>
        <w:t>00</w:t>
      </w:r>
      <w:r w:rsidR="002E29F1" w:rsidRPr="00207FFD">
        <w:rPr>
          <w:rFonts w:ascii="Times New Roman" w:hAnsi="Times New Roman"/>
          <w:color w:val="000000"/>
        </w:rPr>
        <w:t>”.</w:t>
      </w:r>
    </w:p>
    <w:p w:rsidR="008B5364" w:rsidRDefault="008B5364"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B85B8D">
        <w:rPr>
          <w:rFonts w:ascii="Times New Roman" w:hAnsi="Times New Roman"/>
          <w:b/>
          <w:color w:val="000000"/>
        </w:rPr>
        <w:t>29</w:t>
      </w:r>
      <w:r w:rsidRPr="00525AB9">
        <w:rPr>
          <w:rFonts w:ascii="Times New Roman" w:hAnsi="Times New Roman"/>
          <w:b/>
          <w:color w:val="000000"/>
        </w:rPr>
        <w:t xml:space="preserve"> to </w:t>
      </w:r>
      <w:r>
        <w:rPr>
          <w:rFonts w:ascii="Times New Roman" w:hAnsi="Times New Roman"/>
          <w:b/>
          <w:color w:val="000000"/>
        </w:rPr>
        <w:t>24</w:t>
      </w:r>
      <w:r w:rsidRPr="00525AB9">
        <w:rPr>
          <w:rFonts w:ascii="Times New Roman" w:hAnsi="Times New Roman"/>
          <w:color w:val="000000"/>
        </w:rPr>
        <w:t xml:space="preserve">: </w:t>
      </w:r>
      <w:r>
        <w:rPr>
          <w:rFonts w:ascii="Times New Roman" w:hAnsi="Times New Roman"/>
          <w:color w:val="000000"/>
        </w:rPr>
        <w:t>p</w:t>
      </w:r>
      <w:r w:rsidRPr="00525AB9">
        <w:rPr>
          <w:rFonts w:ascii="Times New Roman" w:hAnsi="Times New Roman"/>
          <w:color w:val="000000"/>
        </w:rPr>
        <w:t>ayload data</w:t>
      </w:r>
      <w:r w:rsidR="00B85B8D">
        <w:rPr>
          <w:rFonts w:ascii="Times New Roman" w:hAnsi="Times New Roman"/>
          <w:color w:val="000000"/>
        </w:rPr>
        <w:t xml:space="preserve"> (6</w:t>
      </w:r>
      <w:r>
        <w:rPr>
          <w:rFonts w:ascii="Times New Roman" w:hAnsi="Times New Roman"/>
          <w:color w:val="000000"/>
        </w:rPr>
        <w:t xml:space="preserve"> bits)</w:t>
      </w:r>
      <w:r w:rsidRPr="00525AB9">
        <w:rPr>
          <w:rFonts w:ascii="Times New Roman" w:hAnsi="Times New Roman"/>
          <w:color w:val="000000"/>
        </w:rPr>
        <w:t xml:space="preserve">.   </w:t>
      </w:r>
    </w:p>
    <w:p w:rsidR="008B5364" w:rsidRDefault="008B5364"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23</w:t>
      </w:r>
      <w:r w:rsidR="0060303A">
        <w:rPr>
          <w:rFonts w:ascii="Times New Roman" w:hAnsi="Times New Roman"/>
          <w:b/>
          <w:color w:val="000000"/>
        </w:rPr>
        <w:t xml:space="preserve"> to 22</w:t>
      </w:r>
      <w:r w:rsidRPr="00207FFD">
        <w:rPr>
          <w:rFonts w:ascii="Times New Roman" w:hAnsi="Times New Roman"/>
          <w:color w:val="000000"/>
        </w:rPr>
        <w:t xml:space="preserve">: </w:t>
      </w:r>
      <w:r>
        <w:rPr>
          <w:rFonts w:ascii="Times New Roman" w:hAnsi="Times New Roman"/>
          <w:color w:val="000000"/>
        </w:rPr>
        <w:t xml:space="preserve">Status word flag. </w:t>
      </w:r>
      <w:r w:rsidR="002E29F1">
        <w:rPr>
          <w:rFonts w:ascii="Times New Roman" w:hAnsi="Times New Roman"/>
          <w:color w:val="000000"/>
        </w:rPr>
        <w:t>Those two</w:t>
      </w:r>
      <w:r w:rsidR="002E29F1" w:rsidRPr="00207FFD">
        <w:rPr>
          <w:rFonts w:ascii="Times New Roman" w:hAnsi="Times New Roman"/>
          <w:color w:val="000000"/>
        </w:rPr>
        <w:t xml:space="preserve"> bit</w:t>
      </w:r>
      <w:r w:rsidR="002E29F1">
        <w:rPr>
          <w:rFonts w:ascii="Times New Roman" w:hAnsi="Times New Roman"/>
          <w:color w:val="000000"/>
        </w:rPr>
        <w:t>s have</w:t>
      </w:r>
      <w:r w:rsidR="002E29F1" w:rsidRPr="00207FFD">
        <w:rPr>
          <w:rFonts w:ascii="Times New Roman" w:hAnsi="Times New Roman"/>
          <w:color w:val="000000"/>
        </w:rPr>
        <w:t xml:space="preserve"> to be set to “</w:t>
      </w:r>
      <w:r w:rsidR="002E29F1">
        <w:rPr>
          <w:rFonts w:ascii="Times New Roman" w:hAnsi="Times New Roman"/>
          <w:color w:val="000000"/>
        </w:rPr>
        <w:t>00</w:t>
      </w:r>
      <w:r w:rsidR="002E29F1" w:rsidRPr="00207FFD">
        <w:rPr>
          <w:rFonts w:ascii="Times New Roman" w:hAnsi="Times New Roman"/>
          <w:color w:val="000000"/>
        </w:rPr>
        <w:t>”.</w:t>
      </w:r>
    </w:p>
    <w:p w:rsidR="008B5364" w:rsidRDefault="008B5364"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B85B8D">
        <w:rPr>
          <w:rFonts w:ascii="Times New Roman" w:hAnsi="Times New Roman"/>
          <w:b/>
          <w:color w:val="000000"/>
        </w:rPr>
        <w:t>21</w:t>
      </w:r>
      <w:r w:rsidRPr="00525AB9">
        <w:rPr>
          <w:rFonts w:ascii="Times New Roman" w:hAnsi="Times New Roman"/>
          <w:b/>
          <w:color w:val="000000"/>
        </w:rPr>
        <w:t xml:space="preserve"> to </w:t>
      </w:r>
      <w:r>
        <w:rPr>
          <w:rFonts w:ascii="Times New Roman" w:hAnsi="Times New Roman"/>
          <w:b/>
          <w:color w:val="000000"/>
        </w:rPr>
        <w:t>16</w:t>
      </w:r>
      <w:r w:rsidRPr="00525AB9">
        <w:rPr>
          <w:rFonts w:ascii="Times New Roman" w:hAnsi="Times New Roman"/>
          <w:color w:val="000000"/>
        </w:rPr>
        <w:t xml:space="preserve">: </w:t>
      </w:r>
      <w:r>
        <w:rPr>
          <w:rFonts w:ascii="Times New Roman" w:hAnsi="Times New Roman"/>
          <w:color w:val="000000"/>
        </w:rPr>
        <w:t>p</w:t>
      </w:r>
      <w:r w:rsidRPr="00525AB9">
        <w:rPr>
          <w:rFonts w:ascii="Times New Roman" w:hAnsi="Times New Roman"/>
          <w:color w:val="000000"/>
        </w:rPr>
        <w:t>ayload data</w:t>
      </w:r>
      <w:r w:rsidR="00B85B8D">
        <w:rPr>
          <w:rFonts w:ascii="Times New Roman" w:hAnsi="Times New Roman"/>
          <w:color w:val="000000"/>
        </w:rPr>
        <w:t xml:space="preserve"> (6</w:t>
      </w:r>
      <w:r>
        <w:rPr>
          <w:rFonts w:ascii="Times New Roman" w:hAnsi="Times New Roman"/>
          <w:color w:val="000000"/>
        </w:rPr>
        <w:t xml:space="preserve"> bits)</w:t>
      </w:r>
      <w:r w:rsidRPr="00525AB9">
        <w:rPr>
          <w:rFonts w:ascii="Times New Roman" w:hAnsi="Times New Roman"/>
          <w:color w:val="000000"/>
        </w:rPr>
        <w:t xml:space="preserve">.   </w:t>
      </w:r>
    </w:p>
    <w:p w:rsidR="008B5364" w:rsidRDefault="008B5364"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15</w:t>
      </w:r>
      <w:r w:rsidR="0060303A">
        <w:rPr>
          <w:rFonts w:ascii="Times New Roman" w:hAnsi="Times New Roman"/>
          <w:b/>
          <w:color w:val="000000"/>
        </w:rPr>
        <w:t xml:space="preserve"> to 14</w:t>
      </w:r>
      <w:r w:rsidRPr="00207FFD">
        <w:rPr>
          <w:rFonts w:ascii="Times New Roman" w:hAnsi="Times New Roman"/>
          <w:color w:val="000000"/>
        </w:rPr>
        <w:t xml:space="preserve">: </w:t>
      </w:r>
      <w:r>
        <w:rPr>
          <w:rFonts w:ascii="Times New Roman" w:hAnsi="Times New Roman"/>
          <w:color w:val="000000"/>
        </w:rPr>
        <w:t xml:space="preserve">Status word flag. </w:t>
      </w:r>
      <w:r w:rsidR="002E29F1">
        <w:rPr>
          <w:rFonts w:ascii="Times New Roman" w:hAnsi="Times New Roman"/>
          <w:color w:val="000000"/>
        </w:rPr>
        <w:t>Those two</w:t>
      </w:r>
      <w:r w:rsidR="002E29F1" w:rsidRPr="00207FFD">
        <w:rPr>
          <w:rFonts w:ascii="Times New Roman" w:hAnsi="Times New Roman"/>
          <w:color w:val="000000"/>
        </w:rPr>
        <w:t xml:space="preserve"> bit</w:t>
      </w:r>
      <w:r w:rsidR="002E29F1">
        <w:rPr>
          <w:rFonts w:ascii="Times New Roman" w:hAnsi="Times New Roman"/>
          <w:color w:val="000000"/>
        </w:rPr>
        <w:t>s have</w:t>
      </w:r>
      <w:r w:rsidR="002E29F1" w:rsidRPr="00207FFD">
        <w:rPr>
          <w:rFonts w:ascii="Times New Roman" w:hAnsi="Times New Roman"/>
          <w:color w:val="000000"/>
        </w:rPr>
        <w:t xml:space="preserve"> to be set to “</w:t>
      </w:r>
      <w:r w:rsidR="002E29F1">
        <w:rPr>
          <w:rFonts w:ascii="Times New Roman" w:hAnsi="Times New Roman"/>
          <w:color w:val="000000"/>
        </w:rPr>
        <w:t>00</w:t>
      </w:r>
      <w:r w:rsidR="002E29F1" w:rsidRPr="00207FFD">
        <w:rPr>
          <w:rFonts w:ascii="Times New Roman" w:hAnsi="Times New Roman"/>
          <w:color w:val="000000"/>
        </w:rPr>
        <w:t>”.</w:t>
      </w:r>
    </w:p>
    <w:p w:rsidR="008B5364" w:rsidRDefault="008B5364"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B85B8D">
        <w:rPr>
          <w:rFonts w:ascii="Times New Roman" w:hAnsi="Times New Roman"/>
          <w:b/>
          <w:color w:val="000000"/>
        </w:rPr>
        <w:t>13</w:t>
      </w:r>
      <w:r w:rsidRPr="00525AB9">
        <w:rPr>
          <w:rFonts w:ascii="Times New Roman" w:hAnsi="Times New Roman"/>
          <w:b/>
          <w:color w:val="000000"/>
        </w:rPr>
        <w:t xml:space="preserve"> to </w:t>
      </w:r>
      <w:r>
        <w:rPr>
          <w:rFonts w:ascii="Times New Roman" w:hAnsi="Times New Roman"/>
          <w:b/>
          <w:color w:val="000000"/>
        </w:rPr>
        <w:t>8</w:t>
      </w:r>
      <w:r w:rsidRPr="00525AB9">
        <w:rPr>
          <w:rFonts w:ascii="Times New Roman" w:hAnsi="Times New Roman"/>
          <w:color w:val="000000"/>
        </w:rPr>
        <w:t xml:space="preserve">: </w:t>
      </w:r>
      <w:r>
        <w:rPr>
          <w:rFonts w:ascii="Times New Roman" w:hAnsi="Times New Roman"/>
          <w:color w:val="000000"/>
        </w:rPr>
        <w:t>p</w:t>
      </w:r>
      <w:r w:rsidRPr="00525AB9">
        <w:rPr>
          <w:rFonts w:ascii="Times New Roman" w:hAnsi="Times New Roman"/>
          <w:color w:val="000000"/>
        </w:rPr>
        <w:t>ayload data</w:t>
      </w:r>
      <w:r w:rsidR="00B85B8D">
        <w:rPr>
          <w:rFonts w:ascii="Times New Roman" w:hAnsi="Times New Roman"/>
          <w:color w:val="000000"/>
        </w:rPr>
        <w:t xml:space="preserve"> (6</w:t>
      </w:r>
      <w:r>
        <w:rPr>
          <w:rFonts w:ascii="Times New Roman" w:hAnsi="Times New Roman"/>
          <w:color w:val="000000"/>
        </w:rPr>
        <w:t xml:space="preserve"> bits)</w:t>
      </w:r>
      <w:r w:rsidRPr="00525AB9">
        <w:rPr>
          <w:rFonts w:ascii="Times New Roman" w:hAnsi="Times New Roman"/>
          <w:color w:val="000000"/>
        </w:rPr>
        <w:t xml:space="preserve">.   </w:t>
      </w:r>
    </w:p>
    <w:p w:rsidR="008B5364" w:rsidRDefault="008B5364"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7</w:t>
      </w:r>
      <w:r w:rsidR="00AF40E1">
        <w:rPr>
          <w:rFonts w:ascii="Times New Roman" w:hAnsi="Times New Roman"/>
          <w:b/>
          <w:color w:val="000000"/>
        </w:rPr>
        <w:t xml:space="preserve"> to 6</w:t>
      </w:r>
      <w:r w:rsidRPr="00207FFD">
        <w:rPr>
          <w:rFonts w:ascii="Times New Roman" w:hAnsi="Times New Roman"/>
          <w:color w:val="000000"/>
        </w:rPr>
        <w:t xml:space="preserve">: </w:t>
      </w:r>
      <w:r>
        <w:rPr>
          <w:rFonts w:ascii="Times New Roman" w:hAnsi="Times New Roman"/>
          <w:color w:val="000000"/>
        </w:rPr>
        <w:t xml:space="preserve">Status word flag. </w:t>
      </w:r>
      <w:r w:rsidR="002E29F1">
        <w:rPr>
          <w:rFonts w:ascii="Times New Roman" w:hAnsi="Times New Roman"/>
          <w:color w:val="000000"/>
        </w:rPr>
        <w:t>Those two</w:t>
      </w:r>
      <w:r w:rsidR="002E29F1" w:rsidRPr="00207FFD">
        <w:rPr>
          <w:rFonts w:ascii="Times New Roman" w:hAnsi="Times New Roman"/>
          <w:color w:val="000000"/>
        </w:rPr>
        <w:t xml:space="preserve"> bit</w:t>
      </w:r>
      <w:r w:rsidR="002E29F1">
        <w:rPr>
          <w:rFonts w:ascii="Times New Roman" w:hAnsi="Times New Roman"/>
          <w:color w:val="000000"/>
        </w:rPr>
        <w:t>s have</w:t>
      </w:r>
      <w:r w:rsidR="002E29F1" w:rsidRPr="00207FFD">
        <w:rPr>
          <w:rFonts w:ascii="Times New Roman" w:hAnsi="Times New Roman"/>
          <w:color w:val="000000"/>
        </w:rPr>
        <w:t xml:space="preserve"> to be set to “</w:t>
      </w:r>
      <w:r w:rsidR="002E29F1">
        <w:rPr>
          <w:rFonts w:ascii="Times New Roman" w:hAnsi="Times New Roman"/>
          <w:color w:val="000000"/>
        </w:rPr>
        <w:t>0</w:t>
      </w:r>
      <w:r w:rsidR="001C7B13">
        <w:rPr>
          <w:rFonts w:ascii="Times New Roman" w:hAnsi="Times New Roman"/>
          <w:color w:val="000000"/>
        </w:rPr>
        <w:t>1</w:t>
      </w:r>
      <w:r w:rsidR="002E29F1" w:rsidRPr="00207FFD">
        <w:rPr>
          <w:rFonts w:ascii="Times New Roman" w:hAnsi="Times New Roman"/>
          <w:color w:val="000000"/>
        </w:rPr>
        <w:t>”.</w:t>
      </w:r>
    </w:p>
    <w:p w:rsidR="008B5364" w:rsidRDefault="008B5364"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B85B8D">
        <w:rPr>
          <w:rFonts w:ascii="Times New Roman" w:hAnsi="Times New Roman"/>
          <w:b/>
          <w:color w:val="000000"/>
        </w:rPr>
        <w:t>5</w:t>
      </w:r>
      <w:r w:rsidRPr="00525AB9">
        <w:rPr>
          <w:rFonts w:ascii="Times New Roman" w:hAnsi="Times New Roman"/>
          <w:b/>
          <w:color w:val="000000"/>
        </w:rPr>
        <w:t xml:space="preserve"> to </w:t>
      </w:r>
      <w:r>
        <w:rPr>
          <w:rFonts w:ascii="Times New Roman" w:hAnsi="Times New Roman"/>
          <w:b/>
          <w:color w:val="000000"/>
        </w:rPr>
        <w:t>0</w:t>
      </w:r>
      <w:r w:rsidRPr="00525AB9">
        <w:rPr>
          <w:rFonts w:ascii="Times New Roman" w:hAnsi="Times New Roman"/>
          <w:color w:val="000000"/>
        </w:rPr>
        <w:t xml:space="preserve">: </w:t>
      </w:r>
      <w:r>
        <w:rPr>
          <w:rFonts w:ascii="Times New Roman" w:hAnsi="Times New Roman"/>
          <w:color w:val="000000"/>
        </w:rPr>
        <w:t>p</w:t>
      </w:r>
      <w:r w:rsidRPr="00525AB9">
        <w:rPr>
          <w:rFonts w:ascii="Times New Roman" w:hAnsi="Times New Roman"/>
          <w:color w:val="000000"/>
        </w:rPr>
        <w:t>ayload data</w:t>
      </w:r>
      <w:r w:rsidR="00B85B8D">
        <w:rPr>
          <w:rFonts w:ascii="Times New Roman" w:hAnsi="Times New Roman"/>
          <w:color w:val="000000"/>
        </w:rPr>
        <w:t xml:space="preserve"> (6</w:t>
      </w:r>
      <w:r>
        <w:rPr>
          <w:rFonts w:ascii="Times New Roman" w:hAnsi="Times New Roman"/>
          <w:color w:val="000000"/>
        </w:rPr>
        <w:t xml:space="preserve"> bits)</w:t>
      </w:r>
      <w:r w:rsidRPr="00525AB9">
        <w:rPr>
          <w:rFonts w:ascii="Times New Roman" w:hAnsi="Times New Roman"/>
          <w:color w:val="000000"/>
        </w:rPr>
        <w:t xml:space="preserve">.   </w:t>
      </w:r>
    </w:p>
    <w:p w:rsidR="00324D6C" w:rsidRDefault="00324D6C" w:rsidP="00324D6C">
      <w:pPr>
        <w:pStyle w:val="ListParagraph"/>
        <w:spacing w:after="0"/>
        <w:ind w:left="1080"/>
        <w:jc w:val="both"/>
        <w:rPr>
          <w:rFonts w:ascii="Times New Roman" w:hAnsi="Times New Roman"/>
          <w:color w:val="000000"/>
        </w:rPr>
      </w:pPr>
    </w:p>
    <w:p w:rsidR="000E03D0" w:rsidRDefault="000E03D0" w:rsidP="00842073">
      <w:pPr>
        <w:spacing w:after="0"/>
        <w:ind w:firstLine="360"/>
        <w:jc w:val="both"/>
        <w:rPr>
          <w:rFonts w:ascii="Times New Roman" w:hAnsi="Times New Roman"/>
          <w:color w:val="000000"/>
        </w:rPr>
      </w:pPr>
      <w:r w:rsidRPr="00525AB9">
        <w:rPr>
          <w:rFonts w:ascii="Times New Roman" w:hAnsi="Times New Roman"/>
          <w:color w:val="000000"/>
        </w:rPr>
        <w:t>The</w:t>
      </w:r>
      <w:r w:rsidR="00257A72">
        <w:rPr>
          <w:rFonts w:ascii="Times New Roman" w:hAnsi="Times New Roman"/>
          <w:color w:val="000000"/>
        </w:rPr>
        <w:t>re are 43</w:t>
      </w:r>
      <w:r w:rsidR="00842073" w:rsidRPr="00525AB9">
        <w:rPr>
          <w:rFonts w:ascii="Times New Roman" w:hAnsi="Times New Roman"/>
          <w:color w:val="000000"/>
        </w:rPr>
        <w:t xml:space="preserve">-bit </w:t>
      </w:r>
      <w:r w:rsidR="00842073">
        <w:rPr>
          <w:rFonts w:ascii="Times New Roman" w:hAnsi="Times New Roman"/>
          <w:color w:val="000000"/>
        </w:rPr>
        <w:t xml:space="preserve">of </w:t>
      </w:r>
      <w:r w:rsidR="00842073" w:rsidRPr="00525AB9">
        <w:rPr>
          <w:rFonts w:ascii="Times New Roman" w:hAnsi="Times New Roman"/>
          <w:color w:val="000000"/>
        </w:rPr>
        <w:t>payload data</w:t>
      </w:r>
      <w:r w:rsidRPr="00525AB9">
        <w:rPr>
          <w:rFonts w:ascii="Times New Roman" w:hAnsi="Times New Roman"/>
          <w:color w:val="000000"/>
        </w:rPr>
        <w:t xml:space="preserve"> </w:t>
      </w:r>
      <w:r w:rsidR="00842073">
        <w:rPr>
          <w:rFonts w:ascii="Times New Roman" w:hAnsi="Times New Roman"/>
          <w:color w:val="000000"/>
        </w:rPr>
        <w:t>in total. D</w:t>
      </w:r>
      <w:r w:rsidRPr="00525AB9">
        <w:rPr>
          <w:rFonts w:ascii="Times New Roman" w:hAnsi="Times New Roman"/>
          <w:color w:val="000000"/>
        </w:rPr>
        <w:t xml:space="preserve">etailed definitions </w:t>
      </w:r>
      <w:r w:rsidR="008C50C5">
        <w:rPr>
          <w:rFonts w:ascii="Times New Roman" w:hAnsi="Times New Roman"/>
          <w:color w:val="000000"/>
        </w:rPr>
        <w:t>of those 43</w:t>
      </w:r>
      <w:r w:rsidR="00842073">
        <w:rPr>
          <w:rFonts w:ascii="Times New Roman" w:hAnsi="Times New Roman"/>
          <w:color w:val="000000"/>
        </w:rPr>
        <w:t xml:space="preserve"> bits are</w:t>
      </w:r>
      <w:r w:rsidRPr="00525AB9">
        <w:rPr>
          <w:rFonts w:ascii="Times New Roman" w:hAnsi="Times New Roman"/>
          <w:color w:val="000000"/>
        </w:rPr>
        <w:t xml:space="preserve"> described in the next section.</w:t>
      </w:r>
    </w:p>
    <w:p w:rsidR="0017624F" w:rsidRDefault="0017624F" w:rsidP="004D263D">
      <w:pPr>
        <w:spacing w:after="0"/>
        <w:ind w:firstLine="360"/>
        <w:jc w:val="both"/>
        <w:rPr>
          <w:rFonts w:ascii="Times New Roman" w:hAnsi="Times New Roman"/>
          <w:color w:val="000000"/>
        </w:rPr>
      </w:pPr>
    </w:p>
    <w:p w:rsidR="00A6005E" w:rsidRDefault="003632D4" w:rsidP="008E0E3F">
      <w:pPr>
        <w:pStyle w:val="Heading3"/>
        <w:numPr>
          <w:ilvl w:val="2"/>
          <w:numId w:val="21"/>
        </w:numPr>
        <w:rPr>
          <w:rFonts w:ascii="Times New Roman" w:hAnsi="Times New Roman"/>
          <w:b w:val="0"/>
          <w:i/>
          <w:color w:val="000000"/>
        </w:rPr>
      </w:pPr>
      <w:bookmarkStart w:id="67" w:name="_Toc358368751"/>
      <w:r>
        <w:rPr>
          <w:rFonts w:ascii="Times New Roman" w:hAnsi="Times New Roman"/>
          <w:b w:val="0"/>
          <w:i/>
          <w:color w:val="000000"/>
        </w:rPr>
        <w:lastRenderedPageBreak/>
        <w:t>OpenPET standard</w:t>
      </w:r>
      <w:r w:rsidR="00DE4C30">
        <w:rPr>
          <w:rFonts w:ascii="Times New Roman" w:hAnsi="Times New Roman"/>
          <w:b w:val="0"/>
          <w:i/>
          <w:color w:val="000000"/>
        </w:rPr>
        <w:t xml:space="preserve"> status</w:t>
      </w:r>
      <w:r w:rsidR="00A6005E">
        <w:rPr>
          <w:rFonts w:ascii="Times New Roman" w:hAnsi="Times New Roman"/>
          <w:b w:val="0"/>
          <w:i/>
          <w:color w:val="000000"/>
        </w:rPr>
        <w:t xml:space="preserve"> word</w:t>
      </w:r>
      <w:r w:rsidR="00DE4C30">
        <w:rPr>
          <w:rFonts w:ascii="Times New Roman" w:hAnsi="Times New Roman"/>
          <w:b w:val="0"/>
          <w:i/>
          <w:color w:val="000000"/>
        </w:rPr>
        <w:t>s</w:t>
      </w:r>
      <w:bookmarkEnd w:id="67"/>
    </w:p>
    <w:p w:rsidR="00A6005E" w:rsidRDefault="00A6005E" w:rsidP="009D7A37">
      <w:pPr>
        <w:spacing w:after="0"/>
        <w:ind w:left="360"/>
        <w:rPr>
          <w:rFonts w:ascii="Times New Roman" w:hAnsi="Times New Roman"/>
        </w:rPr>
      </w:pPr>
    </w:p>
    <w:p w:rsidR="003632D4" w:rsidRDefault="003632D4" w:rsidP="004C11FD">
      <w:pPr>
        <w:spacing w:after="0"/>
        <w:ind w:firstLine="360"/>
        <w:jc w:val="both"/>
        <w:rPr>
          <w:rFonts w:ascii="Times New Roman" w:hAnsi="Times New Roman"/>
          <w:color w:val="000000"/>
        </w:rPr>
      </w:pPr>
      <w:r>
        <w:rPr>
          <w:rFonts w:ascii="Times New Roman" w:hAnsi="Times New Roman"/>
          <w:color w:val="000000"/>
        </w:rPr>
        <w:t>OpenPET protocol defines three standard status words: e</w:t>
      </w:r>
      <w:r w:rsidRPr="003632D4">
        <w:rPr>
          <w:rFonts w:ascii="Times New Roman" w:hAnsi="Times New Roman"/>
          <w:color w:val="000000"/>
        </w:rPr>
        <w:t>vent data format/timer word</w:t>
      </w:r>
      <w:r>
        <w:rPr>
          <w:rFonts w:ascii="Times New Roman" w:hAnsi="Times New Roman"/>
          <w:color w:val="000000"/>
        </w:rPr>
        <w:t xml:space="preserve"> (00000), c</w:t>
      </w:r>
      <w:r w:rsidRPr="003632D4">
        <w:rPr>
          <w:rFonts w:ascii="Times New Roman" w:hAnsi="Times New Roman"/>
          <w:color w:val="000000"/>
        </w:rPr>
        <w:t xml:space="preserve">oincidence </w:t>
      </w:r>
      <w:r>
        <w:rPr>
          <w:rFonts w:ascii="Times New Roman" w:hAnsi="Times New Roman"/>
          <w:color w:val="000000"/>
        </w:rPr>
        <w:t>e</w:t>
      </w:r>
      <w:r w:rsidRPr="003632D4">
        <w:rPr>
          <w:rFonts w:ascii="Times New Roman" w:hAnsi="Times New Roman"/>
          <w:color w:val="000000"/>
        </w:rPr>
        <w:t>vent rate word</w:t>
      </w:r>
      <w:r>
        <w:rPr>
          <w:rFonts w:ascii="Times New Roman" w:hAnsi="Times New Roman"/>
          <w:color w:val="000000"/>
        </w:rPr>
        <w:t xml:space="preserve"> (00001) and single e</w:t>
      </w:r>
      <w:r w:rsidRPr="003632D4">
        <w:rPr>
          <w:rFonts w:ascii="Times New Roman" w:hAnsi="Times New Roman"/>
          <w:color w:val="000000"/>
        </w:rPr>
        <w:t>vent rate word</w:t>
      </w:r>
      <w:r>
        <w:rPr>
          <w:rFonts w:ascii="Times New Roman" w:hAnsi="Times New Roman"/>
          <w:color w:val="000000"/>
        </w:rPr>
        <w:t xml:space="preserve"> (00010). </w:t>
      </w:r>
    </w:p>
    <w:p w:rsidR="004C11FD" w:rsidRDefault="004C11FD" w:rsidP="004C11FD">
      <w:pPr>
        <w:spacing w:after="0"/>
        <w:ind w:firstLine="360"/>
        <w:jc w:val="both"/>
        <w:rPr>
          <w:rFonts w:ascii="Times New Roman" w:hAnsi="Times New Roman"/>
          <w:color w:val="000000"/>
        </w:rPr>
      </w:pPr>
      <w:r>
        <w:rPr>
          <w:rFonts w:ascii="Times New Roman" w:hAnsi="Times New Roman"/>
          <w:color w:val="000000"/>
        </w:rPr>
        <w:t xml:space="preserve">The </w:t>
      </w:r>
      <w:r w:rsidR="009905D3">
        <w:rPr>
          <w:rFonts w:ascii="Times New Roman" w:hAnsi="Times New Roman"/>
          <w:color w:val="000000"/>
        </w:rPr>
        <w:t xml:space="preserve">definitions of the </w:t>
      </w:r>
      <w:r w:rsidR="008C50C5">
        <w:rPr>
          <w:rFonts w:ascii="Times New Roman" w:hAnsi="Times New Roman"/>
          <w:color w:val="000000"/>
        </w:rPr>
        <w:t>43</w:t>
      </w:r>
      <w:r>
        <w:rPr>
          <w:rFonts w:ascii="Times New Roman" w:hAnsi="Times New Roman"/>
          <w:color w:val="000000"/>
        </w:rPr>
        <w:t xml:space="preserve">-bit payload data </w:t>
      </w:r>
      <w:r w:rsidR="009905D3">
        <w:rPr>
          <w:rFonts w:ascii="Times New Roman" w:hAnsi="Times New Roman"/>
          <w:color w:val="000000"/>
        </w:rPr>
        <w:t>for those three words are</w:t>
      </w:r>
      <w:r>
        <w:rPr>
          <w:rFonts w:ascii="Times New Roman" w:hAnsi="Times New Roman"/>
          <w:color w:val="000000"/>
        </w:rPr>
        <w:t xml:space="preserve"> as follows:</w:t>
      </w:r>
    </w:p>
    <w:p w:rsidR="00C143BE" w:rsidRDefault="00C143BE" w:rsidP="009D7A37">
      <w:pPr>
        <w:spacing w:after="0"/>
        <w:ind w:left="360"/>
        <w:rPr>
          <w:rFonts w:ascii="Times New Roman" w:hAnsi="Times New Roman"/>
        </w:rPr>
      </w:pPr>
    </w:p>
    <w:p w:rsidR="009D7A37" w:rsidRPr="004C11FD" w:rsidRDefault="004C11FD" w:rsidP="008E0E3F">
      <w:pPr>
        <w:pStyle w:val="Heading4"/>
        <w:numPr>
          <w:ilvl w:val="3"/>
          <w:numId w:val="21"/>
        </w:numPr>
        <w:rPr>
          <w:rFonts w:ascii="Times New Roman" w:hAnsi="Times New Roman"/>
          <w:b w:val="0"/>
          <w:i w:val="0"/>
          <w:color w:val="000000"/>
        </w:rPr>
      </w:pPr>
      <w:r>
        <w:rPr>
          <w:rFonts w:ascii="Times New Roman" w:hAnsi="Times New Roman"/>
          <w:b w:val="0"/>
          <w:i w:val="0"/>
          <w:color w:val="000000"/>
        </w:rPr>
        <w:t xml:space="preserve">Event </w:t>
      </w:r>
      <w:r w:rsidR="006D015B">
        <w:rPr>
          <w:rFonts w:ascii="Times New Roman" w:hAnsi="Times New Roman"/>
          <w:b w:val="0"/>
          <w:i w:val="0"/>
          <w:color w:val="000000"/>
        </w:rPr>
        <w:t>data</w:t>
      </w:r>
      <w:r>
        <w:rPr>
          <w:rFonts w:ascii="Times New Roman" w:hAnsi="Times New Roman"/>
          <w:b w:val="0"/>
          <w:i w:val="0"/>
          <w:color w:val="000000"/>
        </w:rPr>
        <w:t xml:space="preserve"> format</w:t>
      </w:r>
      <w:r w:rsidR="006D4058">
        <w:rPr>
          <w:rFonts w:ascii="Times New Roman" w:hAnsi="Times New Roman"/>
          <w:b w:val="0"/>
          <w:i w:val="0"/>
          <w:color w:val="000000"/>
        </w:rPr>
        <w:t>/timer</w:t>
      </w:r>
      <w:r w:rsidR="009D7A37" w:rsidRPr="004C11FD">
        <w:rPr>
          <w:rFonts w:ascii="Times New Roman" w:hAnsi="Times New Roman"/>
          <w:b w:val="0"/>
          <w:i w:val="0"/>
          <w:color w:val="000000"/>
        </w:rPr>
        <w:t xml:space="preserve"> word </w:t>
      </w:r>
      <w:r w:rsidR="00760C95">
        <w:rPr>
          <w:rFonts w:ascii="Times New Roman" w:hAnsi="Times New Roman"/>
          <w:b w:val="0"/>
          <w:i w:val="0"/>
          <w:color w:val="000000"/>
        </w:rPr>
        <w:t>(</w:t>
      </w:r>
      <w:r w:rsidR="00760C95" w:rsidRPr="00760C95">
        <w:rPr>
          <w:rFonts w:ascii="Times New Roman" w:hAnsi="Times New Roman"/>
          <w:b w:val="0"/>
          <w:i w:val="0"/>
          <w:color w:val="000000"/>
        </w:rPr>
        <w:t>format flag</w:t>
      </w:r>
      <w:proofErr w:type="gramStart"/>
      <w:r w:rsidR="00760C95" w:rsidRPr="00760C95">
        <w:rPr>
          <w:rFonts w:ascii="Times New Roman" w:hAnsi="Times New Roman"/>
          <w:b w:val="0"/>
          <w:i w:val="0"/>
          <w:color w:val="000000"/>
        </w:rPr>
        <w:t>:</w:t>
      </w:r>
      <w:r w:rsidR="00760C95">
        <w:rPr>
          <w:rFonts w:ascii="Times New Roman" w:hAnsi="Times New Roman"/>
          <w:b w:val="0"/>
          <w:i w:val="0"/>
          <w:color w:val="000000"/>
        </w:rPr>
        <w:t>00000</w:t>
      </w:r>
      <w:proofErr w:type="gramEnd"/>
      <w:r w:rsidR="00760C95" w:rsidRPr="008F7870">
        <w:rPr>
          <w:rFonts w:ascii="Times New Roman" w:hAnsi="Times New Roman"/>
          <w:b w:val="0"/>
          <w:i w:val="0"/>
          <w:color w:val="000000"/>
        </w:rPr>
        <w:t xml:space="preserve"> </w:t>
      </w:r>
      <w:r w:rsidR="00760C95">
        <w:rPr>
          <w:rFonts w:ascii="Times New Roman" w:hAnsi="Times New Roman"/>
          <w:b w:val="0"/>
          <w:i w:val="0"/>
          <w:color w:val="000000"/>
        </w:rPr>
        <w:t>)</w:t>
      </w:r>
    </w:p>
    <w:p w:rsidR="004C11FD" w:rsidRDefault="004C11FD" w:rsidP="009D7A37">
      <w:pPr>
        <w:spacing w:after="0"/>
        <w:ind w:firstLine="360"/>
        <w:rPr>
          <w:rFonts w:ascii="Times New Roman" w:hAnsi="Times New Roman"/>
        </w:rPr>
      </w:pPr>
    </w:p>
    <w:p w:rsidR="005A7F43" w:rsidRDefault="005A7F43" w:rsidP="005A7F43">
      <w:pPr>
        <w:spacing w:after="0"/>
        <w:ind w:firstLine="360"/>
        <w:jc w:val="both"/>
        <w:rPr>
          <w:rFonts w:ascii="Times New Roman" w:hAnsi="Times New Roman"/>
          <w:b/>
          <w:color w:val="000000"/>
        </w:rPr>
      </w:pPr>
      <w:r>
        <w:rPr>
          <w:rFonts w:ascii="Times New Roman" w:hAnsi="Times New Roman"/>
          <w:color w:val="000000"/>
        </w:rPr>
        <w:t>The “e</w:t>
      </w:r>
      <w:r w:rsidRPr="005A7F43">
        <w:rPr>
          <w:rFonts w:ascii="Times New Roman" w:hAnsi="Times New Roman"/>
          <w:color w:val="000000"/>
        </w:rPr>
        <w:t>vent data format</w:t>
      </w:r>
      <w:r w:rsidR="00292C2B">
        <w:rPr>
          <w:rFonts w:ascii="Times New Roman" w:hAnsi="Times New Roman"/>
          <w:color w:val="000000"/>
        </w:rPr>
        <w:t>/timer</w:t>
      </w:r>
      <w:r w:rsidRPr="005A7F43">
        <w:rPr>
          <w:rFonts w:ascii="Times New Roman" w:hAnsi="Times New Roman"/>
          <w:color w:val="000000"/>
        </w:rPr>
        <w:t xml:space="preserve"> word</w:t>
      </w:r>
      <w:r>
        <w:rPr>
          <w:rFonts w:ascii="Times New Roman" w:hAnsi="Times New Roman"/>
          <w:color w:val="000000"/>
        </w:rPr>
        <w:t xml:space="preserve">” </w:t>
      </w:r>
      <w:r w:rsidR="00F4157C">
        <w:rPr>
          <w:rFonts w:ascii="Times New Roman" w:hAnsi="Times New Roman"/>
          <w:color w:val="000000"/>
        </w:rPr>
        <w:t xml:space="preserve">is inserted to the event data stream every </w:t>
      </w:r>
      <w:r w:rsidR="000D7336">
        <w:rPr>
          <w:rFonts w:ascii="Times New Roman" w:hAnsi="Times New Roman"/>
          <w:color w:val="000000"/>
        </w:rPr>
        <w:t>given time interval</w:t>
      </w:r>
      <w:r w:rsidR="00C40634">
        <w:rPr>
          <w:rFonts w:ascii="Times New Roman" w:hAnsi="Times New Roman"/>
          <w:color w:val="000000"/>
        </w:rPr>
        <w:t xml:space="preserve"> (</w:t>
      </w:r>
      <w:r w:rsidR="00F4157C">
        <w:rPr>
          <w:rFonts w:ascii="Times New Roman" w:hAnsi="Times New Roman"/>
          <w:color w:val="000000"/>
        </w:rPr>
        <w:t>1ms</w:t>
      </w:r>
      <w:r w:rsidR="00C40634">
        <w:rPr>
          <w:rFonts w:ascii="Times New Roman" w:hAnsi="Times New Roman"/>
          <w:color w:val="000000"/>
        </w:rPr>
        <w:t xml:space="preserve">, 5ms, 10ms, 20ms, 50ms, 100ms, 200ms, 500ms, </w:t>
      </w:r>
      <w:r w:rsidR="004179D3">
        <w:rPr>
          <w:rFonts w:ascii="Times New Roman" w:hAnsi="Times New Roman"/>
          <w:color w:val="000000"/>
        </w:rPr>
        <w:t>1s, 2s, 5s, 10s</w:t>
      </w:r>
      <w:r w:rsidR="00E0626D">
        <w:rPr>
          <w:rFonts w:ascii="Times New Roman" w:hAnsi="Times New Roman"/>
          <w:color w:val="000000"/>
        </w:rPr>
        <w:t xml:space="preserve">, </w:t>
      </w:r>
      <w:r w:rsidR="000D7336">
        <w:rPr>
          <w:rFonts w:ascii="Times New Roman" w:hAnsi="Times New Roman"/>
          <w:color w:val="000000"/>
        </w:rPr>
        <w:t xml:space="preserve">20s, </w:t>
      </w:r>
      <w:r w:rsidR="00863C2B">
        <w:rPr>
          <w:rFonts w:ascii="Times New Roman" w:hAnsi="Times New Roman"/>
          <w:color w:val="000000"/>
        </w:rPr>
        <w:t>6</w:t>
      </w:r>
      <w:r w:rsidR="000D7336">
        <w:rPr>
          <w:rFonts w:ascii="Times New Roman" w:hAnsi="Times New Roman"/>
          <w:color w:val="000000"/>
        </w:rPr>
        <w:t xml:space="preserve">0s, </w:t>
      </w:r>
      <w:r w:rsidR="00E0626D">
        <w:rPr>
          <w:rFonts w:ascii="Times New Roman" w:hAnsi="Times New Roman"/>
          <w:color w:val="000000"/>
        </w:rPr>
        <w:t xml:space="preserve">or </w:t>
      </w:r>
      <w:r w:rsidR="006931F7">
        <w:rPr>
          <w:rFonts w:ascii="Times New Roman" w:hAnsi="Times New Roman"/>
          <w:color w:val="000000"/>
        </w:rPr>
        <w:t>a</w:t>
      </w:r>
      <w:r w:rsidR="000D7336">
        <w:rPr>
          <w:rFonts w:ascii="Times New Roman" w:hAnsi="Times New Roman"/>
          <w:color w:val="000000"/>
        </w:rPr>
        <w:t xml:space="preserve"> </w:t>
      </w:r>
      <w:r w:rsidR="00E0626D">
        <w:rPr>
          <w:rFonts w:ascii="Times New Roman" w:hAnsi="Times New Roman"/>
          <w:color w:val="000000"/>
        </w:rPr>
        <w:t>us</w:t>
      </w:r>
      <w:r w:rsidR="000D7336">
        <w:rPr>
          <w:rFonts w:ascii="Times New Roman" w:hAnsi="Times New Roman"/>
          <w:color w:val="000000"/>
        </w:rPr>
        <w:t>er-defined time interval</w:t>
      </w:r>
      <w:r w:rsidR="000C3A0E">
        <w:rPr>
          <w:rFonts w:ascii="Times New Roman" w:hAnsi="Times New Roman"/>
          <w:color w:val="000000"/>
        </w:rPr>
        <w:t>, default: 1ms</w:t>
      </w:r>
      <w:r w:rsidR="004179D3">
        <w:rPr>
          <w:rFonts w:ascii="Times New Roman" w:hAnsi="Times New Roman"/>
          <w:color w:val="000000"/>
        </w:rPr>
        <w:t>)</w:t>
      </w:r>
      <w:r w:rsidR="00D8517C">
        <w:rPr>
          <w:rFonts w:ascii="Times New Roman" w:hAnsi="Times New Roman"/>
          <w:color w:val="000000"/>
        </w:rPr>
        <w:t>.</w:t>
      </w:r>
      <w:r w:rsidR="008342B5">
        <w:rPr>
          <w:rFonts w:ascii="Times New Roman" w:hAnsi="Times New Roman"/>
          <w:color w:val="000000"/>
        </w:rPr>
        <w:t xml:space="preserve"> </w:t>
      </w:r>
      <w:r w:rsidR="008342B5" w:rsidRPr="00DB54B4">
        <w:rPr>
          <w:rFonts w:ascii="Times New Roman" w:hAnsi="Times New Roman"/>
          <w:b/>
          <w:color w:val="000000"/>
        </w:rPr>
        <w:t>The</w:t>
      </w:r>
      <w:r w:rsidR="00D8517C" w:rsidRPr="00DB54B4">
        <w:rPr>
          <w:rFonts w:ascii="Times New Roman" w:hAnsi="Times New Roman"/>
          <w:b/>
          <w:color w:val="000000"/>
        </w:rPr>
        <w:t xml:space="preserve"> </w:t>
      </w:r>
      <w:r w:rsidR="008342B5" w:rsidRPr="00DB54B4">
        <w:rPr>
          <w:rFonts w:ascii="Times New Roman" w:hAnsi="Times New Roman"/>
          <w:b/>
          <w:color w:val="000000"/>
        </w:rPr>
        <w:t xml:space="preserve">“event data format/timer word” is </w:t>
      </w:r>
      <w:r w:rsidR="00DB54B4" w:rsidRPr="00DB54B4">
        <w:rPr>
          <w:rFonts w:ascii="Times New Roman" w:hAnsi="Times New Roman"/>
          <w:b/>
          <w:color w:val="000000"/>
        </w:rPr>
        <w:t xml:space="preserve">a </w:t>
      </w:r>
      <w:r w:rsidR="008342B5" w:rsidRPr="00DB54B4">
        <w:rPr>
          <w:rFonts w:ascii="Times New Roman" w:hAnsi="Times New Roman"/>
          <w:b/>
          <w:color w:val="000000"/>
        </w:rPr>
        <w:t>mandatory word</w:t>
      </w:r>
      <w:r w:rsidR="00DB54B4">
        <w:rPr>
          <w:rFonts w:ascii="Times New Roman" w:hAnsi="Times New Roman"/>
          <w:b/>
          <w:color w:val="000000"/>
        </w:rPr>
        <w:t xml:space="preserve"> that has the highest </w:t>
      </w:r>
      <w:r w:rsidR="00ED2C7C">
        <w:rPr>
          <w:rFonts w:ascii="Times New Roman" w:hAnsi="Times New Roman"/>
          <w:b/>
          <w:color w:val="000000"/>
        </w:rPr>
        <w:t>priority</w:t>
      </w:r>
      <w:r w:rsidR="00DB54B4">
        <w:rPr>
          <w:rFonts w:ascii="Times New Roman" w:hAnsi="Times New Roman"/>
          <w:b/>
          <w:color w:val="000000"/>
        </w:rPr>
        <w:t xml:space="preserve">. </w:t>
      </w:r>
      <w:r w:rsidR="0025436F">
        <w:rPr>
          <w:rFonts w:ascii="Times New Roman" w:hAnsi="Times New Roman"/>
          <w:b/>
          <w:color w:val="000000"/>
        </w:rPr>
        <w:t xml:space="preserve">OpenPET </w:t>
      </w:r>
      <w:r w:rsidR="00D85F7F">
        <w:rPr>
          <w:rFonts w:ascii="Times New Roman" w:hAnsi="Times New Roman"/>
          <w:b/>
          <w:color w:val="000000"/>
        </w:rPr>
        <w:t xml:space="preserve">still </w:t>
      </w:r>
      <w:r w:rsidR="0025436F">
        <w:rPr>
          <w:rFonts w:ascii="Times New Roman" w:hAnsi="Times New Roman"/>
          <w:b/>
          <w:color w:val="000000"/>
        </w:rPr>
        <w:t xml:space="preserve">allows the users to disable the </w:t>
      </w:r>
      <w:r w:rsidR="0025436F" w:rsidRPr="00DB54B4">
        <w:rPr>
          <w:rFonts w:ascii="Times New Roman" w:hAnsi="Times New Roman"/>
          <w:b/>
          <w:color w:val="000000"/>
        </w:rPr>
        <w:t>“event data format/timer word”</w:t>
      </w:r>
      <w:r w:rsidR="00D85F7F">
        <w:rPr>
          <w:rFonts w:ascii="Times New Roman" w:hAnsi="Times New Roman"/>
          <w:b/>
          <w:color w:val="000000"/>
        </w:rPr>
        <w:t xml:space="preserve">. However, it is </w:t>
      </w:r>
      <w:r w:rsidR="0025436F">
        <w:rPr>
          <w:rFonts w:ascii="Times New Roman" w:hAnsi="Times New Roman"/>
          <w:b/>
          <w:color w:val="000000"/>
        </w:rPr>
        <w:t xml:space="preserve">NOT recommended </w:t>
      </w:r>
      <w:r w:rsidR="00D85F7F">
        <w:rPr>
          <w:rFonts w:ascii="Times New Roman" w:hAnsi="Times New Roman"/>
          <w:b/>
          <w:color w:val="000000"/>
        </w:rPr>
        <w:t>for data integrity reasons described in next section</w:t>
      </w:r>
      <w:r w:rsidR="0025436F" w:rsidRPr="00DB54B4">
        <w:rPr>
          <w:rFonts w:ascii="Times New Roman" w:hAnsi="Times New Roman"/>
          <w:b/>
          <w:color w:val="000000"/>
        </w:rPr>
        <w:t>.</w:t>
      </w:r>
      <w:r w:rsidR="006867D5">
        <w:rPr>
          <w:rFonts w:ascii="Times New Roman" w:hAnsi="Times New Roman"/>
          <w:b/>
          <w:color w:val="000000"/>
        </w:rPr>
        <w:t xml:space="preserve"> </w:t>
      </w:r>
    </w:p>
    <w:p w:rsidR="005A7F43" w:rsidRDefault="005A7F43" w:rsidP="009D7A37">
      <w:pPr>
        <w:spacing w:after="0"/>
        <w:ind w:firstLine="360"/>
        <w:rPr>
          <w:rFonts w:ascii="Times New Roman" w:hAnsi="Times New Roman"/>
        </w:rPr>
      </w:pPr>
    </w:p>
    <w:p w:rsidR="006D015B" w:rsidRDefault="009958F1" w:rsidP="006D015B">
      <w:pPr>
        <w:spacing w:after="0"/>
        <w:jc w:val="center"/>
        <w:rPr>
          <w:rFonts w:ascii="Times New Roman" w:hAnsi="Times New Roman"/>
        </w:rPr>
      </w:pPr>
      <w:r>
        <w:rPr>
          <w:noProof/>
          <w:lang w:eastAsia="en-US"/>
        </w:rPr>
        <w:drawing>
          <wp:inline distT="0" distB="0" distL="0" distR="0" wp14:anchorId="52C6F50C" wp14:editId="35B3BBA8">
            <wp:extent cx="4079240" cy="2410064"/>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80716" cy="2410936"/>
                    </a:xfrm>
                    <a:prstGeom prst="rect">
                      <a:avLst/>
                    </a:prstGeom>
                  </pic:spPr>
                </pic:pic>
              </a:graphicData>
            </a:graphic>
          </wp:inline>
        </w:drawing>
      </w:r>
    </w:p>
    <w:p w:rsidR="00495379" w:rsidRDefault="00495379" w:rsidP="00495379">
      <w:pPr>
        <w:spacing w:after="0"/>
        <w:jc w:val="center"/>
        <w:rPr>
          <w:rFonts w:ascii="Times New Roman" w:hAnsi="Times New Roman"/>
          <w:color w:val="000000"/>
        </w:rPr>
      </w:pPr>
      <w:bookmarkStart w:id="68" w:name="_Toc358368939"/>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27</w:t>
      </w:r>
      <w:r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 xml:space="preserve">The format of </w:t>
      </w:r>
      <w:r w:rsidR="00C9679F">
        <w:rPr>
          <w:rFonts w:ascii="Times New Roman" w:hAnsi="Times New Roman"/>
          <w:color w:val="000000"/>
        </w:rPr>
        <w:t>e</w:t>
      </w:r>
      <w:r w:rsidR="00C9679F" w:rsidRPr="005A7F43">
        <w:rPr>
          <w:rFonts w:ascii="Times New Roman" w:hAnsi="Times New Roman"/>
          <w:color w:val="000000"/>
        </w:rPr>
        <w:t>vent data format</w:t>
      </w:r>
      <w:r w:rsidR="00C9679F">
        <w:rPr>
          <w:rFonts w:ascii="Times New Roman" w:hAnsi="Times New Roman"/>
          <w:color w:val="000000"/>
        </w:rPr>
        <w:t>/timer</w:t>
      </w:r>
      <w:r w:rsidR="00C9679F" w:rsidRPr="005A7F43">
        <w:rPr>
          <w:rFonts w:ascii="Times New Roman" w:hAnsi="Times New Roman"/>
          <w:color w:val="000000"/>
        </w:rPr>
        <w:t xml:space="preserve"> word</w:t>
      </w:r>
      <w:r>
        <w:rPr>
          <w:rFonts w:ascii="Times New Roman" w:hAnsi="Times New Roman"/>
          <w:color w:val="000000"/>
        </w:rPr>
        <w:t>.</w:t>
      </w:r>
      <w:bookmarkEnd w:id="68"/>
    </w:p>
    <w:p w:rsidR="00495379" w:rsidRDefault="00495379" w:rsidP="006D015B">
      <w:pPr>
        <w:spacing w:after="0"/>
        <w:jc w:val="center"/>
        <w:rPr>
          <w:rFonts w:ascii="Times New Roman" w:hAnsi="Times New Roman"/>
        </w:rPr>
      </w:pPr>
    </w:p>
    <w:p w:rsidR="00F41C07" w:rsidRDefault="00F41C07" w:rsidP="006D015B">
      <w:pPr>
        <w:spacing w:after="0"/>
        <w:jc w:val="center"/>
        <w:rPr>
          <w:rFonts w:ascii="Times New Roman" w:hAnsi="Times New Roman"/>
        </w:rPr>
      </w:pPr>
    </w:p>
    <w:p w:rsidR="006D015B" w:rsidRPr="00F41C07" w:rsidRDefault="00F41C07" w:rsidP="00F41C07">
      <w:pPr>
        <w:spacing w:after="0"/>
        <w:ind w:firstLine="360"/>
        <w:jc w:val="both"/>
        <w:rPr>
          <w:rFonts w:ascii="Times New Roman" w:hAnsi="Times New Roman"/>
          <w:color w:val="000000"/>
        </w:rPr>
      </w:pPr>
      <w:r>
        <w:rPr>
          <w:rFonts w:ascii="Times New Roman" w:hAnsi="Times New Roman"/>
          <w:color w:val="000000"/>
        </w:rPr>
        <w:t>The definitions of the 64 bits are:</w:t>
      </w:r>
    </w:p>
    <w:p w:rsidR="00E03DB3" w:rsidRDefault="00E03DB3"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63 to 62</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760C95" w:rsidRDefault="00760C95"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sidR="00E03DB3">
        <w:rPr>
          <w:rFonts w:ascii="Times New Roman" w:hAnsi="Times New Roman"/>
          <w:b/>
          <w:color w:val="000000"/>
        </w:rPr>
        <w:t>61 to 57</w:t>
      </w:r>
      <w:r w:rsidRPr="00207FFD">
        <w:rPr>
          <w:rFonts w:ascii="Times New Roman" w:hAnsi="Times New Roman"/>
          <w:color w:val="000000"/>
        </w:rPr>
        <w:t xml:space="preserve">: </w:t>
      </w:r>
      <w:r>
        <w:rPr>
          <w:rFonts w:ascii="Times New Roman" w:hAnsi="Times New Roman"/>
          <w:color w:val="000000"/>
        </w:rPr>
        <w:t>Status word format flag</w:t>
      </w:r>
      <w:r w:rsidR="00D81A81">
        <w:rPr>
          <w:rFonts w:ascii="Times New Roman" w:hAnsi="Times New Roman"/>
          <w:color w:val="000000"/>
        </w:rPr>
        <w:t xml:space="preserve"> bits</w:t>
      </w:r>
      <w:r>
        <w:rPr>
          <w:rFonts w:ascii="Times New Roman" w:hAnsi="Times New Roman"/>
          <w:color w:val="000000"/>
        </w:rPr>
        <w:t xml:space="preserve"> (5 bits). – “00000” </w:t>
      </w:r>
    </w:p>
    <w:p w:rsidR="00B74987" w:rsidRPr="00F1030F" w:rsidRDefault="00ED27F9" w:rsidP="00A763CC">
      <w:pPr>
        <w:pStyle w:val="ListParagraph"/>
        <w:numPr>
          <w:ilvl w:val="0"/>
          <w:numId w:val="24"/>
        </w:numPr>
        <w:spacing w:after="0"/>
        <w:jc w:val="both"/>
        <w:rPr>
          <w:rFonts w:ascii="Times New Roman" w:hAnsi="Times New Roman"/>
          <w:color w:val="000000"/>
        </w:rPr>
      </w:pPr>
      <w:r w:rsidRPr="00B74987">
        <w:rPr>
          <w:rFonts w:ascii="Times New Roman" w:hAnsi="Times New Roman"/>
          <w:b/>
          <w:color w:val="000000"/>
        </w:rPr>
        <w:t xml:space="preserve">Bit 56, 53 to 48: </w:t>
      </w:r>
      <w:r w:rsidRPr="00B74987">
        <w:rPr>
          <w:rFonts w:ascii="Times New Roman" w:hAnsi="Times New Roman"/>
          <w:color w:val="000000"/>
        </w:rPr>
        <w:t>Event data format bits (7 bits)</w:t>
      </w:r>
      <w:r w:rsidR="00F1030F">
        <w:rPr>
          <w:rFonts w:ascii="Times New Roman" w:hAnsi="Times New Roman"/>
          <w:color w:val="000000"/>
        </w:rPr>
        <w:t>. The definitions of many e</w:t>
      </w:r>
      <w:r w:rsidR="00F1030F" w:rsidRPr="00B74987">
        <w:rPr>
          <w:rFonts w:ascii="Times New Roman" w:hAnsi="Times New Roman"/>
          <w:color w:val="000000"/>
        </w:rPr>
        <w:t>vent data format</w:t>
      </w:r>
      <w:del w:id="69" w:author="OpenPET" w:date="2013-06-07T12:03:00Z">
        <w:r w:rsidR="00F1030F" w:rsidRPr="00B74987" w:rsidDel="003262D1">
          <w:rPr>
            <w:rFonts w:ascii="Times New Roman" w:hAnsi="Times New Roman"/>
            <w:color w:val="000000"/>
          </w:rPr>
          <w:delText xml:space="preserve"> </w:delText>
        </w:r>
      </w:del>
      <w:ins w:id="70" w:author="OpenPET" w:date="2013-06-07T12:03:00Z">
        <w:r w:rsidR="003262D1">
          <w:rPr>
            <w:rFonts w:ascii="Times New Roman" w:hAnsi="Times New Roman"/>
            <w:color w:val="000000"/>
          </w:rPr>
          <w:t xml:space="preserve">s </w:t>
        </w:r>
      </w:ins>
      <w:r w:rsidR="00F1030F">
        <w:rPr>
          <w:rFonts w:ascii="Times New Roman" w:hAnsi="Times New Roman"/>
          <w:color w:val="000000"/>
        </w:rPr>
        <w:t xml:space="preserve">are described in previous sections. The definitions </w:t>
      </w:r>
      <w:ins w:id="71" w:author="OpenPET" w:date="2013-06-07T12:03:00Z">
        <w:r w:rsidR="003262D1">
          <w:rPr>
            <w:rFonts w:ascii="Times New Roman" w:hAnsi="Times New Roman"/>
            <w:color w:val="000000"/>
          </w:rPr>
          <w:t xml:space="preserve">of the </w:t>
        </w:r>
      </w:ins>
      <w:r w:rsidR="00F1030F">
        <w:rPr>
          <w:rFonts w:ascii="Times New Roman" w:hAnsi="Times New Roman"/>
          <w:color w:val="000000"/>
        </w:rPr>
        <w:t xml:space="preserve">7 event data format bits are described in </w:t>
      </w:r>
      <w:ins w:id="72" w:author="OpenPET" w:date="2013-06-07T12:04:00Z">
        <w:r w:rsidR="003262D1">
          <w:rPr>
            <w:rFonts w:ascii="Times New Roman" w:hAnsi="Times New Roman"/>
            <w:color w:val="000000"/>
          </w:rPr>
          <w:t xml:space="preserve">the </w:t>
        </w:r>
      </w:ins>
      <w:r w:rsidR="00F1030F">
        <w:rPr>
          <w:rFonts w:ascii="Times New Roman" w:hAnsi="Times New Roman"/>
          <w:color w:val="000000"/>
        </w:rPr>
        <w:t>next sections.</w:t>
      </w:r>
    </w:p>
    <w:p w:rsidR="0028445B" w:rsidRPr="0028445B" w:rsidRDefault="0028445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55 to 54, 47 to 46</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ED27F9" w:rsidRDefault="00ED27F9" w:rsidP="00ED27F9">
      <w:pPr>
        <w:pStyle w:val="ListParagraph"/>
        <w:spacing w:after="0"/>
        <w:ind w:left="1080"/>
        <w:jc w:val="both"/>
        <w:rPr>
          <w:rFonts w:ascii="Times New Roman" w:hAnsi="Times New Roman"/>
          <w:color w:val="000000"/>
        </w:rPr>
      </w:pPr>
    </w:p>
    <w:p w:rsidR="00EE3C0C" w:rsidRDefault="00760C95"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sidR="006078A6">
        <w:rPr>
          <w:rFonts w:ascii="Times New Roman" w:hAnsi="Times New Roman"/>
          <w:b/>
          <w:color w:val="000000"/>
        </w:rPr>
        <w:t>45</w:t>
      </w:r>
      <w:r w:rsidRPr="00525AB9">
        <w:rPr>
          <w:rFonts w:ascii="Times New Roman" w:hAnsi="Times New Roman"/>
          <w:b/>
          <w:color w:val="000000"/>
        </w:rPr>
        <w:t xml:space="preserve"> to </w:t>
      </w:r>
      <w:r w:rsidR="006078A6">
        <w:rPr>
          <w:rFonts w:ascii="Times New Roman" w:hAnsi="Times New Roman"/>
          <w:b/>
          <w:color w:val="000000"/>
        </w:rPr>
        <w:t>44</w:t>
      </w:r>
      <w:r w:rsidRPr="00525AB9">
        <w:rPr>
          <w:rFonts w:ascii="Times New Roman" w:hAnsi="Times New Roman"/>
          <w:color w:val="000000"/>
        </w:rPr>
        <w:t xml:space="preserve">: </w:t>
      </w:r>
      <w:r w:rsidR="00D81A81">
        <w:rPr>
          <w:rFonts w:ascii="Times New Roman" w:hAnsi="Times New Roman"/>
          <w:color w:val="000000"/>
        </w:rPr>
        <w:t>System configuration flag bits</w:t>
      </w:r>
      <w:r>
        <w:rPr>
          <w:rFonts w:ascii="Times New Roman" w:hAnsi="Times New Roman"/>
          <w:color w:val="000000"/>
        </w:rPr>
        <w:t xml:space="preserve"> (2 bits)</w:t>
      </w:r>
      <w:r w:rsidRPr="00525AB9">
        <w:rPr>
          <w:rFonts w:ascii="Times New Roman" w:hAnsi="Times New Roman"/>
          <w:color w:val="000000"/>
        </w:rPr>
        <w:t xml:space="preserve">. </w:t>
      </w:r>
    </w:p>
    <w:p w:rsidR="00EE3C0C" w:rsidRDefault="00EE3C0C" w:rsidP="00EE3C0C">
      <w:pPr>
        <w:pStyle w:val="ListParagraph"/>
        <w:spacing w:after="0"/>
        <w:ind w:left="1800" w:firstLine="360"/>
        <w:jc w:val="both"/>
        <w:rPr>
          <w:rFonts w:ascii="Times New Roman" w:hAnsi="Times New Roman"/>
          <w:color w:val="000000"/>
        </w:rPr>
      </w:pPr>
      <w:r>
        <w:rPr>
          <w:rFonts w:ascii="Times New Roman" w:hAnsi="Times New Roman"/>
          <w:color w:val="000000"/>
        </w:rPr>
        <w:t>– “00</w:t>
      </w:r>
      <w:r w:rsidR="00B710B6">
        <w:rPr>
          <w:rFonts w:ascii="Times New Roman" w:hAnsi="Times New Roman"/>
          <w:color w:val="000000"/>
        </w:rPr>
        <w:t xml:space="preserve">” </w:t>
      </w:r>
      <w:r>
        <w:rPr>
          <w:rFonts w:ascii="Times New Roman" w:hAnsi="Times New Roman"/>
          <w:color w:val="000000"/>
        </w:rPr>
        <w:t xml:space="preserve">  Standard system configuration</w:t>
      </w:r>
    </w:p>
    <w:p w:rsidR="00EE3C0C" w:rsidRDefault="00EE3C0C" w:rsidP="00EE3C0C">
      <w:pPr>
        <w:pStyle w:val="ListParagraph"/>
        <w:spacing w:after="0"/>
        <w:ind w:left="1800" w:firstLine="360"/>
        <w:jc w:val="both"/>
        <w:rPr>
          <w:rFonts w:ascii="Times New Roman" w:hAnsi="Times New Roman"/>
          <w:color w:val="000000"/>
        </w:rPr>
      </w:pPr>
      <w:r>
        <w:rPr>
          <w:rFonts w:ascii="Times New Roman" w:hAnsi="Times New Roman"/>
          <w:color w:val="000000"/>
        </w:rPr>
        <w:t>– “01”   Simplified standard system configuration</w:t>
      </w:r>
    </w:p>
    <w:p w:rsidR="008009F1" w:rsidRDefault="008009F1" w:rsidP="008009F1">
      <w:pPr>
        <w:pStyle w:val="ListParagraph"/>
        <w:spacing w:after="0"/>
        <w:ind w:left="1800" w:firstLine="360"/>
        <w:jc w:val="both"/>
        <w:rPr>
          <w:rFonts w:ascii="Times New Roman" w:hAnsi="Times New Roman"/>
          <w:color w:val="000000"/>
        </w:rPr>
      </w:pPr>
      <w:r>
        <w:rPr>
          <w:rFonts w:ascii="Times New Roman" w:hAnsi="Times New Roman"/>
          <w:color w:val="000000"/>
        </w:rPr>
        <w:t>– “10”   Compact system configuration</w:t>
      </w:r>
    </w:p>
    <w:p w:rsidR="00760C95" w:rsidRPr="008009F1" w:rsidRDefault="008009F1" w:rsidP="008009F1">
      <w:pPr>
        <w:pStyle w:val="ListParagraph"/>
        <w:spacing w:after="0"/>
        <w:ind w:left="1800" w:firstLine="360"/>
        <w:jc w:val="both"/>
        <w:rPr>
          <w:rFonts w:ascii="Times New Roman" w:hAnsi="Times New Roman"/>
          <w:color w:val="000000"/>
        </w:rPr>
      </w:pPr>
      <w:r>
        <w:rPr>
          <w:rFonts w:ascii="Times New Roman" w:hAnsi="Times New Roman"/>
          <w:color w:val="000000"/>
        </w:rPr>
        <w:lastRenderedPageBreak/>
        <w:t>– “11”   Not defined</w:t>
      </w:r>
    </w:p>
    <w:p w:rsidR="00555511" w:rsidRDefault="00555511"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4</w:t>
      </w:r>
      <w:r w:rsidR="006B7BC2">
        <w:rPr>
          <w:rFonts w:ascii="Times New Roman" w:hAnsi="Times New Roman"/>
          <w:b/>
          <w:color w:val="000000"/>
        </w:rPr>
        <w:t>3</w:t>
      </w:r>
      <w:r w:rsidRPr="00525AB9">
        <w:rPr>
          <w:rFonts w:ascii="Times New Roman" w:hAnsi="Times New Roman"/>
          <w:b/>
          <w:color w:val="000000"/>
        </w:rPr>
        <w:t xml:space="preserve"> to </w:t>
      </w:r>
      <w:r>
        <w:rPr>
          <w:rFonts w:ascii="Times New Roman" w:hAnsi="Times New Roman"/>
          <w:b/>
          <w:color w:val="000000"/>
        </w:rPr>
        <w:t>40</w:t>
      </w:r>
      <w:r w:rsidRPr="00525AB9">
        <w:rPr>
          <w:rFonts w:ascii="Times New Roman" w:hAnsi="Times New Roman"/>
          <w:color w:val="000000"/>
        </w:rPr>
        <w:t xml:space="preserve">: </w:t>
      </w:r>
      <w:r w:rsidR="00755207">
        <w:rPr>
          <w:rFonts w:ascii="Times New Roman" w:hAnsi="Times New Roman"/>
          <w:color w:val="000000"/>
        </w:rPr>
        <w:t>Timer interval setting</w:t>
      </w:r>
      <w:r>
        <w:rPr>
          <w:rFonts w:ascii="Times New Roman" w:hAnsi="Times New Roman"/>
          <w:color w:val="000000"/>
        </w:rPr>
        <w:t xml:space="preserve"> (</w:t>
      </w:r>
      <w:r w:rsidR="00755207">
        <w:rPr>
          <w:rFonts w:ascii="Times New Roman" w:hAnsi="Times New Roman"/>
          <w:color w:val="000000"/>
        </w:rPr>
        <w:t>4</w:t>
      </w:r>
      <w:r>
        <w:rPr>
          <w:rFonts w:ascii="Times New Roman" w:hAnsi="Times New Roman"/>
          <w:color w:val="000000"/>
        </w:rPr>
        <w:t xml:space="preserve"> bits)</w:t>
      </w:r>
      <w:r w:rsidRPr="00525AB9">
        <w:rPr>
          <w:rFonts w:ascii="Times New Roman" w:hAnsi="Times New Roman"/>
          <w:color w:val="000000"/>
        </w:rPr>
        <w:t xml:space="preserve">.   </w:t>
      </w:r>
    </w:p>
    <w:p w:rsidR="00CE3546" w:rsidRDefault="00CE3546" w:rsidP="00CE3546">
      <w:pPr>
        <w:pStyle w:val="ListParagraph"/>
        <w:spacing w:after="0"/>
        <w:ind w:left="1800" w:firstLine="360"/>
        <w:jc w:val="both"/>
        <w:rPr>
          <w:rFonts w:ascii="Times New Roman" w:hAnsi="Times New Roman"/>
          <w:color w:val="000000"/>
        </w:rPr>
      </w:pPr>
      <w:r>
        <w:rPr>
          <w:rFonts w:ascii="Times New Roman" w:hAnsi="Times New Roman"/>
          <w:color w:val="000000"/>
        </w:rPr>
        <w:t xml:space="preserve">– “0000”   </w:t>
      </w:r>
      <w:r w:rsidR="00245F3E">
        <w:rPr>
          <w:rFonts w:ascii="Times New Roman" w:hAnsi="Times New Roman"/>
          <w:color w:val="000000"/>
        </w:rPr>
        <w:t>Generate an e</w:t>
      </w:r>
      <w:r w:rsidR="00245F3E" w:rsidRPr="00245F3E">
        <w:rPr>
          <w:rFonts w:ascii="Times New Roman" w:hAnsi="Times New Roman"/>
          <w:color w:val="000000"/>
        </w:rPr>
        <w:t xml:space="preserve">vent data format/timer word </w:t>
      </w:r>
      <w:r w:rsidR="00245F3E">
        <w:rPr>
          <w:rFonts w:ascii="Times New Roman" w:hAnsi="Times New Roman"/>
          <w:color w:val="000000"/>
        </w:rPr>
        <w:t xml:space="preserve">every 1ms </w:t>
      </w:r>
      <w:r w:rsidR="001D3635">
        <w:rPr>
          <w:rFonts w:ascii="Times New Roman" w:hAnsi="Times New Roman"/>
          <w:color w:val="000000"/>
        </w:rPr>
        <w:t>(default)</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“0001”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5</w:t>
      </w:r>
      <w:r>
        <w:rPr>
          <w:rFonts w:ascii="Times New Roman" w:hAnsi="Times New Roman"/>
          <w:color w:val="000000"/>
        </w:rPr>
        <w:t xml:space="preserve">ms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“0010”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10</w:t>
      </w:r>
      <w:r>
        <w:rPr>
          <w:rFonts w:ascii="Times New Roman" w:hAnsi="Times New Roman"/>
          <w:color w:val="000000"/>
        </w:rPr>
        <w:t xml:space="preserve">ms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“0011”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2</w:t>
      </w:r>
      <w:r w:rsidR="00687A36">
        <w:rPr>
          <w:rFonts w:ascii="Times New Roman" w:hAnsi="Times New Roman"/>
          <w:color w:val="000000"/>
        </w:rPr>
        <w:t>0</w:t>
      </w:r>
      <w:r>
        <w:rPr>
          <w:rFonts w:ascii="Times New Roman" w:hAnsi="Times New Roman"/>
          <w:color w:val="000000"/>
        </w:rPr>
        <w:t xml:space="preserve">ms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“0100”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5</w:t>
      </w:r>
      <w:r w:rsidR="00687A36">
        <w:rPr>
          <w:rFonts w:ascii="Times New Roman" w:hAnsi="Times New Roman"/>
          <w:color w:val="000000"/>
        </w:rPr>
        <w:t>0</w:t>
      </w:r>
      <w:r>
        <w:rPr>
          <w:rFonts w:ascii="Times New Roman" w:hAnsi="Times New Roman"/>
          <w:color w:val="000000"/>
        </w:rPr>
        <w:t xml:space="preserve">ms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“0101”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10</w:t>
      </w:r>
      <w:r w:rsidR="00687A36">
        <w:rPr>
          <w:rFonts w:ascii="Times New Roman" w:hAnsi="Times New Roman"/>
          <w:color w:val="000000"/>
        </w:rPr>
        <w:t>0</w:t>
      </w:r>
      <w:r>
        <w:rPr>
          <w:rFonts w:ascii="Times New Roman" w:hAnsi="Times New Roman"/>
          <w:color w:val="000000"/>
        </w:rPr>
        <w:t xml:space="preserve">ms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“0110”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2</w:t>
      </w:r>
      <w:r w:rsidR="00687A36">
        <w:rPr>
          <w:rFonts w:ascii="Times New Roman" w:hAnsi="Times New Roman"/>
          <w:color w:val="000000"/>
        </w:rPr>
        <w:t>00</w:t>
      </w:r>
      <w:r>
        <w:rPr>
          <w:rFonts w:ascii="Times New Roman" w:hAnsi="Times New Roman"/>
          <w:color w:val="000000"/>
        </w:rPr>
        <w:t xml:space="preserve">ms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“0111”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5</w:t>
      </w:r>
      <w:r w:rsidR="00687A36">
        <w:rPr>
          <w:rFonts w:ascii="Times New Roman" w:hAnsi="Times New Roman"/>
          <w:color w:val="000000"/>
        </w:rPr>
        <w:t>00</w:t>
      </w:r>
      <w:r>
        <w:rPr>
          <w:rFonts w:ascii="Times New Roman" w:hAnsi="Times New Roman"/>
          <w:color w:val="000000"/>
        </w:rPr>
        <w:t xml:space="preserve">ms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“1000”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1</w:t>
      </w:r>
      <w:r>
        <w:rPr>
          <w:rFonts w:ascii="Times New Roman" w:hAnsi="Times New Roman"/>
          <w:color w:val="000000"/>
        </w:rPr>
        <w:t xml:space="preserve">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“1001”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2</w:t>
      </w:r>
      <w:r>
        <w:rPr>
          <w:rFonts w:ascii="Times New Roman" w:hAnsi="Times New Roman"/>
          <w:color w:val="000000"/>
        </w:rPr>
        <w:t xml:space="preserve">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“1010”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5</w:t>
      </w:r>
      <w:r>
        <w:rPr>
          <w:rFonts w:ascii="Times New Roman" w:hAnsi="Times New Roman"/>
          <w:color w:val="000000"/>
        </w:rPr>
        <w:t xml:space="preserve">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“1011”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10</w:t>
      </w:r>
      <w:r>
        <w:rPr>
          <w:rFonts w:ascii="Times New Roman" w:hAnsi="Times New Roman"/>
          <w:color w:val="000000"/>
        </w:rPr>
        <w:t xml:space="preserve">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“1100”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931F7">
        <w:rPr>
          <w:rFonts w:ascii="Times New Roman" w:hAnsi="Times New Roman"/>
          <w:color w:val="000000"/>
        </w:rPr>
        <w:t>2</w:t>
      </w:r>
      <w:r w:rsidR="00687A36">
        <w:rPr>
          <w:rFonts w:ascii="Times New Roman" w:hAnsi="Times New Roman"/>
          <w:color w:val="000000"/>
        </w:rPr>
        <w:t>0</w:t>
      </w:r>
      <w:r>
        <w:rPr>
          <w:rFonts w:ascii="Times New Roman" w:hAnsi="Times New Roman"/>
          <w:color w:val="000000"/>
        </w:rPr>
        <w:t xml:space="preserve">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“1101”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687A36">
        <w:rPr>
          <w:rFonts w:ascii="Times New Roman" w:hAnsi="Times New Roman"/>
          <w:color w:val="000000"/>
        </w:rPr>
        <w:t>60</w:t>
      </w:r>
      <w:r>
        <w:rPr>
          <w:rFonts w:ascii="Times New Roman" w:hAnsi="Times New Roman"/>
          <w:color w:val="000000"/>
        </w:rPr>
        <w:t xml:space="preserve">s </w:t>
      </w:r>
    </w:p>
    <w:p w:rsidR="0089132F" w:rsidRDefault="0089132F" w:rsidP="0089132F">
      <w:pPr>
        <w:pStyle w:val="ListParagraph"/>
        <w:spacing w:after="0"/>
        <w:ind w:left="1800" w:firstLine="360"/>
        <w:jc w:val="both"/>
        <w:rPr>
          <w:rFonts w:ascii="Times New Roman" w:hAnsi="Times New Roman"/>
          <w:color w:val="000000"/>
        </w:rPr>
      </w:pPr>
      <w:r>
        <w:rPr>
          <w:rFonts w:ascii="Times New Roman" w:hAnsi="Times New Roman"/>
          <w:color w:val="000000"/>
        </w:rPr>
        <w:t>– “1110”   Generate an e</w:t>
      </w:r>
      <w:r w:rsidRPr="00245F3E">
        <w:rPr>
          <w:rFonts w:ascii="Times New Roman" w:hAnsi="Times New Roman"/>
          <w:color w:val="000000"/>
        </w:rPr>
        <w:t xml:space="preserve">vent data format/timer word </w:t>
      </w:r>
      <w:r>
        <w:rPr>
          <w:rFonts w:ascii="Times New Roman" w:hAnsi="Times New Roman"/>
          <w:color w:val="000000"/>
        </w:rPr>
        <w:t xml:space="preserve">every </w:t>
      </w:r>
      <w:r w:rsidR="00111A06">
        <w:rPr>
          <w:rFonts w:ascii="Times New Roman" w:hAnsi="Times New Roman"/>
          <w:color w:val="000000"/>
        </w:rPr>
        <w:t>user-defined interval</w:t>
      </w:r>
    </w:p>
    <w:p w:rsidR="00CE3546" w:rsidRPr="00FE7B90" w:rsidRDefault="0089132F" w:rsidP="00FE7B90">
      <w:pPr>
        <w:pStyle w:val="ListParagraph"/>
        <w:spacing w:after="0"/>
        <w:ind w:left="1800" w:firstLine="360"/>
        <w:jc w:val="both"/>
        <w:rPr>
          <w:rFonts w:ascii="Times New Roman" w:hAnsi="Times New Roman"/>
          <w:color w:val="000000"/>
        </w:rPr>
      </w:pPr>
      <w:r>
        <w:rPr>
          <w:rFonts w:ascii="Times New Roman" w:hAnsi="Times New Roman"/>
          <w:color w:val="000000"/>
        </w:rPr>
        <w:t xml:space="preserve">– “1111”   </w:t>
      </w:r>
      <w:r w:rsidR="006931F7">
        <w:rPr>
          <w:rFonts w:ascii="Times New Roman" w:hAnsi="Times New Roman"/>
          <w:color w:val="000000"/>
        </w:rPr>
        <w:t>Di</w:t>
      </w:r>
      <w:r w:rsidR="003B4ACE">
        <w:rPr>
          <w:rFonts w:ascii="Times New Roman" w:hAnsi="Times New Roman"/>
          <w:color w:val="000000"/>
        </w:rPr>
        <w:t>s</w:t>
      </w:r>
      <w:r w:rsidR="006931F7">
        <w:rPr>
          <w:rFonts w:ascii="Times New Roman" w:hAnsi="Times New Roman"/>
          <w:color w:val="000000"/>
        </w:rPr>
        <w:t>able</w:t>
      </w:r>
      <w:r>
        <w:rPr>
          <w:rFonts w:ascii="Times New Roman" w:hAnsi="Times New Roman"/>
          <w:color w:val="000000"/>
        </w:rPr>
        <w:t xml:space="preserve"> e</w:t>
      </w:r>
      <w:r w:rsidRPr="00245F3E">
        <w:rPr>
          <w:rFonts w:ascii="Times New Roman" w:hAnsi="Times New Roman"/>
          <w:color w:val="000000"/>
        </w:rPr>
        <w:t xml:space="preserve">vent data format/timer word </w:t>
      </w:r>
    </w:p>
    <w:p w:rsidR="00555511" w:rsidRDefault="00555511"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39 to 38</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4D754F" w:rsidRDefault="00555511"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37</w:t>
      </w:r>
      <w:r w:rsidRPr="00525AB9">
        <w:rPr>
          <w:rFonts w:ascii="Times New Roman" w:hAnsi="Times New Roman"/>
          <w:b/>
          <w:color w:val="000000"/>
        </w:rPr>
        <w:t xml:space="preserve"> to </w:t>
      </w:r>
      <w:r>
        <w:rPr>
          <w:rFonts w:ascii="Times New Roman" w:hAnsi="Times New Roman"/>
          <w:b/>
          <w:color w:val="000000"/>
        </w:rPr>
        <w:t>32</w:t>
      </w:r>
      <w:r w:rsidRPr="00525AB9">
        <w:rPr>
          <w:rFonts w:ascii="Times New Roman" w:hAnsi="Times New Roman"/>
          <w:color w:val="000000"/>
        </w:rPr>
        <w:t xml:space="preserve">: </w:t>
      </w:r>
      <w:r w:rsidR="00BD6C34">
        <w:rPr>
          <w:rFonts w:ascii="Times New Roman" w:hAnsi="Times New Roman"/>
          <w:color w:val="000000"/>
        </w:rPr>
        <w:t>Timer bit 29</w:t>
      </w:r>
      <w:r w:rsidR="00BD6C34" w:rsidRPr="00E91BEF">
        <w:rPr>
          <w:rFonts w:ascii="Times New Roman" w:hAnsi="Times New Roman"/>
          <w:color w:val="000000"/>
        </w:rPr>
        <w:t>~</w:t>
      </w:r>
      <w:r w:rsidR="00BD6C34">
        <w:rPr>
          <w:rFonts w:ascii="Times New Roman" w:hAnsi="Times New Roman"/>
          <w:color w:val="000000"/>
        </w:rPr>
        <w:t>24</w:t>
      </w:r>
      <w:r w:rsidR="00BD6C34" w:rsidRPr="00E91BEF">
        <w:rPr>
          <w:rFonts w:ascii="Times New Roman" w:hAnsi="Times New Roman"/>
          <w:color w:val="000000"/>
        </w:rPr>
        <w:t xml:space="preserve"> </w:t>
      </w:r>
      <w:r w:rsidR="00BD6C34">
        <w:rPr>
          <w:rFonts w:ascii="Times New Roman" w:hAnsi="Times New Roman"/>
          <w:color w:val="000000"/>
        </w:rPr>
        <w:t>(6 bits)</w:t>
      </w:r>
      <w:r w:rsidR="00BD6C34" w:rsidRPr="00525AB9">
        <w:rPr>
          <w:rFonts w:ascii="Times New Roman" w:hAnsi="Times New Roman"/>
          <w:color w:val="000000"/>
        </w:rPr>
        <w:t xml:space="preserve">.  </w:t>
      </w:r>
      <w:r w:rsidR="004D754F">
        <w:rPr>
          <w:rFonts w:ascii="Times New Roman" w:hAnsi="Times New Roman"/>
          <w:color w:val="000000"/>
        </w:rPr>
        <w:t>Note that:</w:t>
      </w:r>
    </w:p>
    <w:p w:rsidR="00555511" w:rsidRDefault="0055569F" w:rsidP="0055569F">
      <w:pPr>
        <w:pStyle w:val="ListParagraph"/>
        <w:spacing w:after="0"/>
        <w:ind w:left="1800" w:firstLine="360"/>
        <w:jc w:val="both"/>
        <w:rPr>
          <w:rFonts w:ascii="Times New Roman" w:hAnsi="Times New Roman"/>
          <w:color w:val="000000"/>
        </w:rPr>
      </w:pPr>
      <w:r>
        <w:rPr>
          <w:rFonts w:ascii="Times New Roman" w:hAnsi="Times New Roman"/>
          <w:color w:val="000000"/>
        </w:rPr>
        <w:t xml:space="preserve">– </w:t>
      </w:r>
      <w:r w:rsidR="004D754F">
        <w:rPr>
          <w:rFonts w:ascii="Times New Roman" w:hAnsi="Times New Roman"/>
          <w:color w:val="000000"/>
        </w:rPr>
        <w:t>This is a 30 bits timer</w:t>
      </w:r>
      <w:r w:rsidR="00BD6C34" w:rsidRPr="00525AB9">
        <w:rPr>
          <w:rFonts w:ascii="Times New Roman" w:hAnsi="Times New Roman"/>
          <w:color w:val="000000"/>
        </w:rPr>
        <w:t xml:space="preserve"> </w:t>
      </w:r>
    </w:p>
    <w:p w:rsidR="004D754F" w:rsidRDefault="0055569F" w:rsidP="0055569F">
      <w:pPr>
        <w:pStyle w:val="ListParagraph"/>
        <w:spacing w:after="0"/>
        <w:ind w:left="1800" w:firstLine="360"/>
        <w:jc w:val="both"/>
        <w:rPr>
          <w:rFonts w:ascii="Times New Roman" w:hAnsi="Times New Roman"/>
          <w:color w:val="000000"/>
        </w:rPr>
      </w:pPr>
      <w:r>
        <w:rPr>
          <w:rFonts w:ascii="Times New Roman" w:hAnsi="Times New Roman"/>
          <w:color w:val="000000"/>
        </w:rPr>
        <w:t xml:space="preserve">– </w:t>
      </w:r>
      <w:r w:rsidR="004D754F">
        <w:rPr>
          <w:rFonts w:ascii="Times New Roman" w:hAnsi="Times New Roman"/>
          <w:color w:val="000000"/>
        </w:rPr>
        <w:t>The LSB is 1ms.</w:t>
      </w:r>
    </w:p>
    <w:p w:rsidR="00555511" w:rsidRDefault="00555511"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31 to 30</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555511" w:rsidRDefault="00555511"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29</w:t>
      </w:r>
      <w:r w:rsidRPr="00525AB9">
        <w:rPr>
          <w:rFonts w:ascii="Times New Roman" w:hAnsi="Times New Roman"/>
          <w:b/>
          <w:color w:val="000000"/>
        </w:rPr>
        <w:t xml:space="preserve"> to </w:t>
      </w:r>
      <w:r>
        <w:rPr>
          <w:rFonts w:ascii="Times New Roman" w:hAnsi="Times New Roman"/>
          <w:b/>
          <w:color w:val="000000"/>
        </w:rPr>
        <w:t>24</w:t>
      </w:r>
      <w:r w:rsidRPr="00525AB9">
        <w:rPr>
          <w:rFonts w:ascii="Times New Roman" w:hAnsi="Times New Roman"/>
          <w:color w:val="000000"/>
        </w:rPr>
        <w:t xml:space="preserve">: </w:t>
      </w:r>
      <w:r w:rsidR="00BD6C34">
        <w:rPr>
          <w:rFonts w:ascii="Times New Roman" w:hAnsi="Times New Roman"/>
          <w:color w:val="000000"/>
        </w:rPr>
        <w:t>Timer bit 23</w:t>
      </w:r>
      <w:r w:rsidR="00BD6C34" w:rsidRPr="00E91BEF">
        <w:rPr>
          <w:rFonts w:ascii="Times New Roman" w:hAnsi="Times New Roman"/>
          <w:color w:val="000000"/>
        </w:rPr>
        <w:t>~</w:t>
      </w:r>
      <w:r w:rsidR="00BD6C34">
        <w:rPr>
          <w:rFonts w:ascii="Times New Roman" w:hAnsi="Times New Roman"/>
          <w:color w:val="000000"/>
        </w:rPr>
        <w:t>18</w:t>
      </w:r>
      <w:r w:rsidR="00BD6C34" w:rsidRPr="00E91BEF">
        <w:rPr>
          <w:rFonts w:ascii="Times New Roman" w:hAnsi="Times New Roman"/>
          <w:color w:val="000000"/>
        </w:rPr>
        <w:t xml:space="preserve"> </w:t>
      </w:r>
      <w:r w:rsidR="00BD6C34">
        <w:rPr>
          <w:rFonts w:ascii="Times New Roman" w:hAnsi="Times New Roman"/>
          <w:color w:val="000000"/>
        </w:rPr>
        <w:t>(6 bits)</w:t>
      </w:r>
      <w:r w:rsidR="00BD6C34" w:rsidRPr="00525AB9">
        <w:rPr>
          <w:rFonts w:ascii="Times New Roman" w:hAnsi="Times New Roman"/>
          <w:color w:val="000000"/>
        </w:rPr>
        <w:t xml:space="preserve">.   </w:t>
      </w:r>
    </w:p>
    <w:p w:rsidR="00555511" w:rsidRDefault="00555511"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23 to 22</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BD6C34" w:rsidRDefault="00555511" w:rsidP="00A763CC">
      <w:pPr>
        <w:pStyle w:val="ListParagraph"/>
        <w:numPr>
          <w:ilvl w:val="0"/>
          <w:numId w:val="24"/>
        </w:numPr>
        <w:spacing w:after="0"/>
        <w:jc w:val="both"/>
        <w:rPr>
          <w:rFonts w:ascii="Times New Roman" w:hAnsi="Times New Roman"/>
          <w:color w:val="000000"/>
        </w:rPr>
      </w:pPr>
      <w:r w:rsidRPr="00BD6C34">
        <w:rPr>
          <w:rFonts w:ascii="Times New Roman" w:hAnsi="Times New Roman"/>
          <w:b/>
          <w:color w:val="000000"/>
        </w:rPr>
        <w:t>Bit 21 to 16</w:t>
      </w:r>
      <w:r w:rsidRPr="00BD6C34">
        <w:rPr>
          <w:rFonts w:ascii="Times New Roman" w:hAnsi="Times New Roman"/>
          <w:color w:val="000000"/>
        </w:rPr>
        <w:t xml:space="preserve">: </w:t>
      </w:r>
      <w:r w:rsidR="00BD6C34">
        <w:rPr>
          <w:rFonts w:ascii="Times New Roman" w:hAnsi="Times New Roman"/>
          <w:color w:val="000000"/>
        </w:rPr>
        <w:t>Timer bit 17</w:t>
      </w:r>
      <w:r w:rsidR="00BD6C34" w:rsidRPr="00E91BEF">
        <w:rPr>
          <w:rFonts w:ascii="Times New Roman" w:hAnsi="Times New Roman"/>
          <w:color w:val="000000"/>
        </w:rPr>
        <w:t>~</w:t>
      </w:r>
      <w:r w:rsidR="00BD6C34">
        <w:rPr>
          <w:rFonts w:ascii="Times New Roman" w:hAnsi="Times New Roman"/>
          <w:color w:val="000000"/>
        </w:rPr>
        <w:t>12</w:t>
      </w:r>
      <w:r w:rsidR="00BD6C34" w:rsidRPr="00E91BEF">
        <w:rPr>
          <w:rFonts w:ascii="Times New Roman" w:hAnsi="Times New Roman"/>
          <w:color w:val="000000"/>
        </w:rPr>
        <w:t xml:space="preserve"> </w:t>
      </w:r>
      <w:r w:rsidR="00BD6C34">
        <w:rPr>
          <w:rFonts w:ascii="Times New Roman" w:hAnsi="Times New Roman"/>
          <w:color w:val="000000"/>
        </w:rPr>
        <w:t>(6 bits)</w:t>
      </w:r>
      <w:r w:rsidR="00BD6C34" w:rsidRPr="00525AB9">
        <w:rPr>
          <w:rFonts w:ascii="Times New Roman" w:hAnsi="Times New Roman"/>
          <w:color w:val="000000"/>
        </w:rPr>
        <w:t xml:space="preserve">.   </w:t>
      </w:r>
    </w:p>
    <w:p w:rsidR="00555511" w:rsidRPr="00BD6C34" w:rsidRDefault="00555511" w:rsidP="00A763CC">
      <w:pPr>
        <w:pStyle w:val="ListParagraph"/>
        <w:numPr>
          <w:ilvl w:val="0"/>
          <w:numId w:val="24"/>
        </w:numPr>
        <w:spacing w:after="0"/>
        <w:jc w:val="both"/>
        <w:rPr>
          <w:rFonts w:ascii="Times New Roman" w:hAnsi="Times New Roman"/>
          <w:color w:val="000000"/>
        </w:rPr>
      </w:pPr>
      <w:r w:rsidRPr="00BD6C34">
        <w:rPr>
          <w:rFonts w:ascii="Times New Roman" w:hAnsi="Times New Roman"/>
          <w:b/>
          <w:color w:val="000000"/>
        </w:rPr>
        <w:t>Bit 15 to 14</w:t>
      </w:r>
      <w:r w:rsidRPr="00BD6C34">
        <w:rPr>
          <w:rFonts w:ascii="Times New Roman" w:hAnsi="Times New Roman"/>
          <w:color w:val="000000"/>
        </w:rPr>
        <w:t>: Status word flag. Those two bits have to be set to “00”.</w:t>
      </w:r>
    </w:p>
    <w:p w:rsidR="00555511" w:rsidRDefault="00555511"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13</w:t>
      </w:r>
      <w:r w:rsidRPr="00525AB9">
        <w:rPr>
          <w:rFonts w:ascii="Times New Roman" w:hAnsi="Times New Roman"/>
          <w:b/>
          <w:color w:val="000000"/>
        </w:rPr>
        <w:t xml:space="preserve"> to </w:t>
      </w:r>
      <w:r>
        <w:rPr>
          <w:rFonts w:ascii="Times New Roman" w:hAnsi="Times New Roman"/>
          <w:b/>
          <w:color w:val="000000"/>
        </w:rPr>
        <w:t>8</w:t>
      </w:r>
      <w:r w:rsidRPr="00525AB9">
        <w:rPr>
          <w:rFonts w:ascii="Times New Roman" w:hAnsi="Times New Roman"/>
          <w:color w:val="000000"/>
        </w:rPr>
        <w:t xml:space="preserve">: </w:t>
      </w:r>
      <w:r w:rsidR="00BD6C34">
        <w:rPr>
          <w:rFonts w:ascii="Times New Roman" w:hAnsi="Times New Roman"/>
          <w:color w:val="000000"/>
        </w:rPr>
        <w:t>Timer bit 11</w:t>
      </w:r>
      <w:r w:rsidR="00BD6C34" w:rsidRPr="00E91BEF">
        <w:rPr>
          <w:rFonts w:ascii="Times New Roman" w:hAnsi="Times New Roman"/>
          <w:color w:val="000000"/>
        </w:rPr>
        <w:t>~</w:t>
      </w:r>
      <w:r w:rsidR="00BD6C34">
        <w:rPr>
          <w:rFonts w:ascii="Times New Roman" w:hAnsi="Times New Roman"/>
          <w:color w:val="000000"/>
        </w:rPr>
        <w:t>6</w:t>
      </w:r>
      <w:r w:rsidR="00BD6C34" w:rsidRPr="00E91BEF">
        <w:rPr>
          <w:rFonts w:ascii="Times New Roman" w:hAnsi="Times New Roman"/>
          <w:color w:val="000000"/>
        </w:rPr>
        <w:t xml:space="preserve"> </w:t>
      </w:r>
      <w:r w:rsidR="00BD6C34">
        <w:rPr>
          <w:rFonts w:ascii="Times New Roman" w:hAnsi="Times New Roman"/>
          <w:color w:val="000000"/>
        </w:rPr>
        <w:t>(6 bits)</w:t>
      </w:r>
      <w:r w:rsidR="00BD6C34" w:rsidRPr="00525AB9">
        <w:rPr>
          <w:rFonts w:ascii="Times New Roman" w:hAnsi="Times New Roman"/>
          <w:color w:val="000000"/>
        </w:rPr>
        <w:t xml:space="preserve">.   </w:t>
      </w:r>
    </w:p>
    <w:p w:rsidR="00555511" w:rsidRDefault="00555511"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7 to 6</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01</w:t>
      </w:r>
      <w:r w:rsidRPr="00207FFD">
        <w:rPr>
          <w:rFonts w:ascii="Times New Roman" w:hAnsi="Times New Roman"/>
          <w:color w:val="000000"/>
        </w:rPr>
        <w:t>”.</w:t>
      </w:r>
    </w:p>
    <w:p w:rsidR="00555511" w:rsidRDefault="00555511"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w:t>
      </w:r>
      <w:r w:rsidRPr="00525AB9">
        <w:rPr>
          <w:rFonts w:ascii="Times New Roman" w:hAnsi="Times New Roman"/>
          <w:b/>
          <w:color w:val="000000"/>
        </w:rPr>
        <w:t xml:space="preserve"> to </w:t>
      </w:r>
      <w:r>
        <w:rPr>
          <w:rFonts w:ascii="Times New Roman" w:hAnsi="Times New Roman"/>
          <w:b/>
          <w:color w:val="000000"/>
        </w:rPr>
        <w:t>0</w:t>
      </w:r>
      <w:r w:rsidRPr="00525AB9">
        <w:rPr>
          <w:rFonts w:ascii="Times New Roman" w:hAnsi="Times New Roman"/>
          <w:color w:val="000000"/>
        </w:rPr>
        <w:t xml:space="preserve">: </w:t>
      </w:r>
      <w:r w:rsidR="004B49D5">
        <w:rPr>
          <w:rFonts w:ascii="Times New Roman" w:hAnsi="Times New Roman"/>
          <w:color w:val="000000"/>
        </w:rPr>
        <w:t>Timer bit 5</w:t>
      </w:r>
      <w:r w:rsidR="004B49D5" w:rsidRPr="00E91BEF">
        <w:rPr>
          <w:rFonts w:ascii="Times New Roman" w:hAnsi="Times New Roman"/>
          <w:color w:val="000000"/>
        </w:rPr>
        <w:t>~</w:t>
      </w:r>
      <w:r w:rsidR="004B49D5">
        <w:rPr>
          <w:rFonts w:ascii="Times New Roman" w:hAnsi="Times New Roman"/>
          <w:color w:val="000000"/>
        </w:rPr>
        <w:t>0</w:t>
      </w:r>
      <w:r w:rsidR="004B49D5"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760C95" w:rsidRDefault="00760C95" w:rsidP="00555511">
      <w:pPr>
        <w:pStyle w:val="ListParagraph"/>
        <w:spacing w:after="0"/>
        <w:ind w:left="1080"/>
        <w:jc w:val="both"/>
        <w:rPr>
          <w:rFonts w:ascii="Times New Roman" w:hAnsi="Times New Roman"/>
          <w:color w:val="000000"/>
        </w:rPr>
      </w:pPr>
    </w:p>
    <w:p w:rsidR="008221E6" w:rsidRPr="00AA4435" w:rsidRDefault="008221E6" w:rsidP="008221E6">
      <w:pPr>
        <w:spacing w:after="0"/>
        <w:ind w:firstLine="360"/>
        <w:rPr>
          <w:rFonts w:ascii="Times New Roman" w:hAnsi="Times New Roman"/>
        </w:rPr>
      </w:pPr>
      <w:r>
        <w:rPr>
          <w:rFonts w:ascii="Times New Roman" w:hAnsi="Times New Roman"/>
        </w:rPr>
        <w:t>In the “</w:t>
      </w:r>
      <w:r w:rsidRPr="00AA4435">
        <w:rPr>
          <w:rFonts w:ascii="Times New Roman" w:hAnsi="Times New Roman"/>
        </w:rPr>
        <w:t>Event data format/timer word</w:t>
      </w:r>
      <w:r>
        <w:rPr>
          <w:rFonts w:ascii="Times New Roman" w:hAnsi="Times New Roman"/>
        </w:rPr>
        <w:t>”, b</w:t>
      </w:r>
      <w:r w:rsidRPr="00AA4435">
        <w:rPr>
          <w:rFonts w:ascii="Times New Roman" w:hAnsi="Times New Roman"/>
        </w:rPr>
        <w:t>it</w:t>
      </w:r>
      <w:r>
        <w:rPr>
          <w:rFonts w:ascii="Times New Roman" w:hAnsi="Times New Roman"/>
        </w:rPr>
        <w:t>s</w:t>
      </w:r>
      <w:r w:rsidRPr="00AA4435">
        <w:rPr>
          <w:rFonts w:ascii="Times New Roman" w:hAnsi="Times New Roman"/>
        </w:rPr>
        <w:t xml:space="preserve"> 56, </w:t>
      </w:r>
      <w:r>
        <w:rPr>
          <w:rFonts w:ascii="Times New Roman" w:hAnsi="Times New Roman"/>
        </w:rPr>
        <w:t xml:space="preserve">53 to 48 are used to </w:t>
      </w:r>
      <w:r w:rsidRPr="00AA4435">
        <w:rPr>
          <w:rFonts w:ascii="Times New Roman" w:hAnsi="Times New Roman"/>
        </w:rPr>
        <w:t>(7 bits)</w:t>
      </w:r>
      <w:r>
        <w:rPr>
          <w:rFonts w:ascii="Times New Roman" w:hAnsi="Times New Roman"/>
        </w:rPr>
        <w:t xml:space="preserve"> </w:t>
      </w:r>
      <w:r w:rsidRPr="00AA4435">
        <w:rPr>
          <w:rFonts w:ascii="Times New Roman" w:hAnsi="Times New Roman"/>
        </w:rPr>
        <w:t>Event data format bits. The definitions of many event data format are described in previous sections. The definitions 7 event data format bits are described in next sections.</w:t>
      </w:r>
    </w:p>
    <w:p w:rsidR="008221E6" w:rsidRDefault="008221E6" w:rsidP="00555511">
      <w:pPr>
        <w:pStyle w:val="ListParagraph"/>
        <w:spacing w:after="0"/>
        <w:ind w:left="1080"/>
        <w:jc w:val="both"/>
        <w:rPr>
          <w:rFonts w:ascii="Times New Roman" w:hAnsi="Times New Roman"/>
          <w:color w:val="000000"/>
        </w:rPr>
      </w:pPr>
    </w:p>
    <w:p w:rsidR="000E6934" w:rsidRPr="004C11FD" w:rsidRDefault="00232839" w:rsidP="008E0E3F">
      <w:pPr>
        <w:pStyle w:val="Heading4"/>
        <w:numPr>
          <w:ilvl w:val="3"/>
          <w:numId w:val="21"/>
        </w:numPr>
        <w:rPr>
          <w:rFonts w:ascii="Times New Roman" w:hAnsi="Times New Roman"/>
          <w:b w:val="0"/>
          <w:i w:val="0"/>
          <w:color w:val="000000"/>
        </w:rPr>
      </w:pPr>
      <w:r>
        <w:rPr>
          <w:rFonts w:ascii="Times New Roman" w:hAnsi="Times New Roman"/>
          <w:b w:val="0"/>
          <w:i w:val="0"/>
          <w:color w:val="000000"/>
        </w:rPr>
        <w:t xml:space="preserve">Coincidence </w:t>
      </w:r>
      <w:r w:rsidR="000E6934">
        <w:rPr>
          <w:rFonts w:ascii="Times New Roman" w:hAnsi="Times New Roman"/>
          <w:b w:val="0"/>
          <w:i w:val="0"/>
          <w:color w:val="000000"/>
        </w:rPr>
        <w:t xml:space="preserve">Event </w:t>
      </w:r>
      <w:r w:rsidR="000E6934" w:rsidRPr="000E6934">
        <w:rPr>
          <w:rFonts w:ascii="Times New Roman" w:hAnsi="Times New Roman"/>
          <w:b w:val="0"/>
          <w:i w:val="0"/>
          <w:color w:val="000000"/>
        </w:rPr>
        <w:t>rate word</w:t>
      </w:r>
      <w:r w:rsidR="000E6934">
        <w:rPr>
          <w:rFonts w:ascii="Times New Roman" w:hAnsi="Times New Roman"/>
          <w:b w:val="0"/>
          <w:i w:val="0"/>
          <w:color w:val="000000"/>
        </w:rPr>
        <w:t xml:space="preserve"> (</w:t>
      </w:r>
      <w:r w:rsidR="000E6934" w:rsidRPr="00760C95">
        <w:rPr>
          <w:rFonts w:ascii="Times New Roman" w:hAnsi="Times New Roman"/>
          <w:b w:val="0"/>
          <w:i w:val="0"/>
          <w:color w:val="000000"/>
        </w:rPr>
        <w:t>format flag:</w:t>
      </w:r>
      <w:r w:rsidR="006D65E6">
        <w:rPr>
          <w:rFonts w:ascii="Times New Roman" w:hAnsi="Times New Roman"/>
          <w:b w:val="0"/>
          <w:i w:val="0"/>
          <w:color w:val="000000"/>
        </w:rPr>
        <w:t xml:space="preserve"> </w:t>
      </w:r>
      <w:r w:rsidR="000E6934">
        <w:rPr>
          <w:rFonts w:ascii="Times New Roman" w:hAnsi="Times New Roman"/>
          <w:b w:val="0"/>
          <w:i w:val="0"/>
          <w:color w:val="000000"/>
        </w:rPr>
        <w:t>00001)</w:t>
      </w:r>
    </w:p>
    <w:p w:rsidR="000E6934" w:rsidRDefault="000E6934" w:rsidP="000E6934">
      <w:pPr>
        <w:spacing w:after="0"/>
        <w:ind w:firstLine="360"/>
        <w:jc w:val="both"/>
        <w:rPr>
          <w:rFonts w:ascii="Times New Roman" w:hAnsi="Times New Roman"/>
          <w:color w:val="000000"/>
        </w:rPr>
      </w:pPr>
      <w:r>
        <w:rPr>
          <w:rFonts w:ascii="Times New Roman" w:hAnsi="Times New Roman"/>
          <w:color w:val="000000"/>
        </w:rPr>
        <w:t>The “</w:t>
      </w:r>
      <w:r w:rsidR="00232839">
        <w:rPr>
          <w:rFonts w:ascii="Times New Roman" w:hAnsi="Times New Roman"/>
          <w:color w:val="000000"/>
        </w:rPr>
        <w:t xml:space="preserve">coincidence </w:t>
      </w:r>
      <w:r>
        <w:rPr>
          <w:rFonts w:ascii="Times New Roman" w:hAnsi="Times New Roman"/>
          <w:color w:val="000000"/>
        </w:rPr>
        <w:t>e</w:t>
      </w:r>
      <w:r w:rsidRPr="005A7F43">
        <w:rPr>
          <w:rFonts w:ascii="Times New Roman" w:hAnsi="Times New Roman"/>
          <w:color w:val="000000"/>
        </w:rPr>
        <w:t xml:space="preserve">vent </w:t>
      </w:r>
      <w:r w:rsidR="000D32C0">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is inserted to the event data stream every</w:t>
      </w:r>
      <w:r w:rsidR="00406409">
        <w:rPr>
          <w:rFonts w:ascii="Times New Roman" w:hAnsi="Times New Roman"/>
          <w:color w:val="000000"/>
        </w:rPr>
        <w:t xml:space="preserve"> </w:t>
      </w:r>
      <w:r w:rsidR="00F77311">
        <w:rPr>
          <w:rFonts w:ascii="Times New Roman" w:hAnsi="Times New Roman"/>
          <w:color w:val="000000"/>
        </w:rPr>
        <w:t>given time interval (</w:t>
      </w:r>
      <w:r w:rsidR="001F724C">
        <w:rPr>
          <w:rFonts w:ascii="Times New Roman" w:hAnsi="Times New Roman"/>
          <w:color w:val="000000"/>
        </w:rPr>
        <w:t xml:space="preserve">1s, </w:t>
      </w:r>
      <w:r w:rsidR="00F77311">
        <w:rPr>
          <w:rFonts w:ascii="Times New Roman" w:hAnsi="Times New Roman"/>
          <w:color w:val="000000"/>
        </w:rPr>
        <w:t>1ms, 10ms, 100ms, 10s, 60s, or a user-defined time interval, default:</w:t>
      </w:r>
      <w:r w:rsidR="00775D92">
        <w:rPr>
          <w:rFonts w:ascii="Times New Roman" w:hAnsi="Times New Roman"/>
          <w:color w:val="000000"/>
        </w:rPr>
        <w:t xml:space="preserve"> 1</w:t>
      </w:r>
      <w:r w:rsidR="00F77311">
        <w:rPr>
          <w:rFonts w:ascii="Times New Roman" w:hAnsi="Times New Roman"/>
          <w:color w:val="000000"/>
        </w:rPr>
        <w:t>s).</w:t>
      </w:r>
    </w:p>
    <w:p w:rsidR="000E6934" w:rsidRDefault="000E6934" w:rsidP="00555511">
      <w:pPr>
        <w:pStyle w:val="ListParagraph"/>
        <w:spacing w:after="0"/>
        <w:ind w:left="1080"/>
        <w:jc w:val="both"/>
        <w:rPr>
          <w:rFonts w:ascii="Times New Roman" w:hAnsi="Times New Roman"/>
          <w:color w:val="000000"/>
        </w:rPr>
      </w:pPr>
    </w:p>
    <w:p w:rsidR="00A349CC" w:rsidRDefault="00753A6B" w:rsidP="00A349CC">
      <w:pPr>
        <w:pStyle w:val="ListParagraph"/>
        <w:tabs>
          <w:tab w:val="left" w:pos="0"/>
        </w:tabs>
        <w:spacing w:after="0"/>
        <w:ind w:left="0"/>
        <w:jc w:val="center"/>
        <w:rPr>
          <w:rFonts w:ascii="Times New Roman" w:hAnsi="Times New Roman"/>
          <w:color w:val="000000"/>
        </w:rPr>
      </w:pPr>
      <w:r>
        <w:rPr>
          <w:noProof/>
          <w:lang w:eastAsia="en-US"/>
        </w:rPr>
        <w:lastRenderedPageBreak/>
        <w:drawing>
          <wp:inline distT="0" distB="0" distL="0" distR="0" wp14:anchorId="4B32DDE5" wp14:editId="79776711">
            <wp:extent cx="4394200" cy="2516337"/>
            <wp:effectExtent l="0" t="0" r="635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94200" cy="2516337"/>
                    </a:xfrm>
                    <a:prstGeom prst="rect">
                      <a:avLst/>
                    </a:prstGeom>
                  </pic:spPr>
                </pic:pic>
              </a:graphicData>
            </a:graphic>
          </wp:inline>
        </w:drawing>
      </w:r>
    </w:p>
    <w:p w:rsidR="00C9679F" w:rsidRDefault="00C9679F" w:rsidP="00C9679F">
      <w:pPr>
        <w:spacing w:after="0"/>
        <w:jc w:val="center"/>
        <w:rPr>
          <w:rFonts w:ascii="Times New Roman" w:hAnsi="Times New Roman"/>
          <w:color w:val="000000"/>
        </w:rPr>
      </w:pPr>
      <w:bookmarkStart w:id="73" w:name="_Toc358368940"/>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28</w:t>
      </w:r>
      <w:r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 xml:space="preserve">The format of </w:t>
      </w:r>
      <w:r w:rsidRPr="00C9679F">
        <w:rPr>
          <w:rFonts w:ascii="Times New Roman" w:hAnsi="Times New Roman"/>
          <w:color w:val="000000"/>
        </w:rPr>
        <w:t>Coincidence Event rate word</w:t>
      </w:r>
      <w:r>
        <w:rPr>
          <w:rFonts w:ascii="Times New Roman" w:hAnsi="Times New Roman"/>
          <w:color w:val="000000"/>
        </w:rPr>
        <w:t>.</w:t>
      </w:r>
      <w:bookmarkEnd w:id="73"/>
    </w:p>
    <w:p w:rsidR="00A349CC" w:rsidRDefault="00A349CC" w:rsidP="00555511">
      <w:pPr>
        <w:pStyle w:val="ListParagraph"/>
        <w:spacing w:after="0"/>
        <w:ind w:left="1080"/>
        <w:jc w:val="both"/>
        <w:rPr>
          <w:rFonts w:ascii="Times New Roman" w:hAnsi="Times New Roman"/>
          <w:color w:val="000000"/>
        </w:rPr>
      </w:pPr>
    </w:p>
    <w:p w:rsidR="00A349CC" w:rsidRPr="00F41C07" w:rsidRDefault="00A349CC" w:rsidP="00A349CC">
      <w:pPr>
        <w:spacing w:after="0"/>
        <w:ind w:firstLine="360"/>
        <w:jc w:val="both"/>
        <w:rPr>
          <w:rFonts w:ascii="Times New Roman" w:hAnsi="Times New Roman"/>
          <w:color w:val="000000"/>
        </w:rPr>
      </w:pPr>
      <w:r>
        <w:rPr>
          <w:rFonts w:ascii="Times New Roman" w:hAnsi="Times New Roman"/>
          <w:color w:val="000000"/>
        </w:rPr>
        <w:t>The definitions of the 64 bits are:</w:t>
      </w:r>
    </w:p>
    <w:p w:rsidR="00A349CC" w:rsidRDefault="00A349C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63 to 62</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349CC" w:rsidRDefault="00A349C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61 to 57</w:t>
      </w:r>
      <w:r w:rsidRPr="00207FFD">
        <w:rPr>
          <w:rFonts w:ascii="Times New Roman" w:hAnsi="Times New Roman"/>
          <w:color w:val="000000"/>
        </w:rPr>
        <w:t xml:space="preserve">: </w:t>
      </w:r>
      <w:r>
        <w:rPr>
          <w:rFonts w:ascii="Times New Roman" w:hAnsi="Times New Roman"/>
          <w:color w:val="000000"/>
        </w:rPr>
        <w:t xml:space="preserve">Status word format flag bits (5 bits). – “00001” </w:t>
      </w:r>
    </w:p>
    <w:p w:rsidR="00AC0D9E" w:rsidRDefault="00A349CC" w:rsidP="00A763CC">
      <w:pPr>
        <w:pStyle w:val="ListParagraph"/>
        <w:numPr>
          <w:ilvl w:val="0"/>
          <w:numId w:val="24"/>
        </w:numPr>
        <w:spacing w:after="0"/>
        <w:jc w:val="both"/>
        <w:rPr>
          <w:rFonts w:ascii="Times New Roman" w:hAnsi="Times New Roman"/>
          <w:color w:val="000000"/>
        </w:rPr>
      </w:pPr>
      <w:r w:rsidRPr="00B74987">
        <w:rPr>
          <w:rFonts w:ascii="Times New Roman" w:hAnsi="Times New Roman"/>
          <w:b/>
          <w:color w:val="000000"/>
        </w:rPr>
        <w:t xml:space="preserve">Bit 56, 53 to </w:t>
      </w:r>
      <w:r>
        <w:rPr>
          <w:rFonts w:ascii="Times New Roman" w:hAnsi="Times New Roman"/>
          <w:b/>
          <w:color w:val="000000"/>
        </w:rPr>
        <w:t>52</w:t>
      </w:r>
      <w:r w:rsidRPr="00B74987">
        <w:rPr>
          <w:rFonts w:ascii="Times New Roman" w:hAnsi="Times New Roman"/>
          <w:b/>
          <w:color w:val="000000"/>
        </w:rPr>
        <w:t xml:space="preserve">: </w:t>
      </w:r>
      <w:r>
        <w:rPr>
          <w:rFonts w:ascii="Times New Roman" w:hAnsi="Times New Roman"/>
          <w:color w:val="000000"/>
        </w:rPr>
        <w:t>interval setting (3 bits)</w:t>
      </w:r>
      <w:r w:rsidRPr="00525AB9">
        <w:rPr>
          <w:rFonts w:ascii="Times New Roman" w:hAnsi="Times New Roman"/>
          <w:color w:val="000000"/>
        </w:rPr>
        <w:t xml:space="preserve">.  </w:t>
      </w:r>
    </w:p>
    <w:p w:rsidR="00AC0D9E" w:rsidRDefault="00AC0D9E" w:rsidP="00AC0D9E">
      <w:pPr>
        <w:pStyle w:val="ListParagraph"/>
        <w:spacing w:after="0"/>
        <w:ind w:left="1800" w:firstLine="360"/>
        <w:jc w:val="both"/>
        <w:rPr>
          <w:rFonts w:ascii="Times New Roman" w:hAnsi="Times New Roman"/>
          <w:color w:val="000000"/>
        </w:rPr>
      </w:pPr>
      <w:r>
        <w:rPr>
          <w:rFonts w:ascii="Times New Roman" w:hAnsi="Times New Roman"/>
          <w:color w:val="000000"/>
        </w:rPr>
        <w:t>– “000”   Generate a coincidence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1s </w:t>
      </w:r>
      <w:r w:rsidR="001D3635">
        <w:rPr>
          <w:rFonts w:ascii="Times New Roman" w:hAnsi="Times New Roman"/>
          <w:color w:val="000000"/>
        </w:rPr>
        <w:t>(default)</w:t>
      </w:r>
    </w:p>
    <w:p w:rsidR="001D3635" w:rsidRDefault="001D3635" w:rsidP="001D3635">
      <w:pPr>
        <w:pStyle w:val="ListParagraph"/>
        <w:spacing w:after="0"/>
        <w:ind w:left="1800" w:firstLine="360"/>
        <w:jc w:val="both"/>
        <w:rPr>
          <w:rFonts w:ascii="Times New Roman" w:hAnsi="Times New Roman"/>
          <w:color w:val="000000"/>
        </w:rPr>
      </w:pPr>
      <w:r>
        <w:rPr>
          <w:rFonts w:ascii="Times New Roman" w:hAnsi="Times New Roman"/>
          <w:color w:val="000000"/>
        </w:rPr>
        <w:t>– “001”   Generate a coincidence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1ms </w:t>
      </w:r>
    </w:p>
    <w:p w:rsidR="001D3635" w:rsidRDefault="001D3635" w:rsidP="001D3635">
      <w:pPr>
        <w:pStyle w:val="ListParagraph"/>
        <w:spacing w:after="0"/>
        <w:ind w:left="1800" w:firstLine="360"/>
        <w:jc w:val="both"/>
        <w:rPr>
          <w:rFonts w:ascii="Times New Roman" w:hAnsi="Times New Roman"/>
          <w:color w:val="000000"/>
        </w:rPr>
      </w:pPr>
      <w:r>
        <w:rPr>
          <w:rFonts w:ascii="Times New Roman" w:hAnsi="Times New Roman"/>
          <w:color w:val="000000"/>
        </w:rPr>
        <w:t>– “010”   Generate a coincidence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10ms </w:t>
      </w:r>
    </w:p>
    <w:p w:rsidR="00766E3E" w:rsidRDefault="00766E3E" w:rsidP="00766E3E">
      <w:pPr>
        <w:pStyle w:val="ListParagraph"/>
        <w:spacing w:after="0"/>
        <w:ind w:left="1800" w:firstLine="360"/>
        <w:jc w:val="both"/>
        <w:rPr>
          <w:rFonts w:ascii="Times New Roman" w:hAnsi="Times New Roman"/>
          <w:color w:val="000000"/>
        </w:rPr>
      </w:pPr>
      <w:r>
        <w:rPr>
          <w:rFonts w:ascii="Times New Roman" w:hAnsi="Times New Roman"/>
          <w:color w:val="000000"/>
        </w:rPr>
        <w:t>– “011”   Generate a coincidence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100ms </w:t>
      </w:r>
    </w:p>
    <w:p w:rsidR="00766E3E" w:rsidRDefault="00766E3E" w:rsidP="00766E3E">
      <w:pPr>
        <w:pStyle w:val="ListParagraph"/>
        <w:spacing w:after="0"/>
        <w:ind w:left="1800" w:firstLine="360"/>
        <w:jc w:val="both"/>
        <w:rPr>
          <w:rFonts w:ascii="Times New Roman" w:hAnsi="Times New Roman"/>
          <w:color w:val="000000"/>
        </w:rPr>
      </w:pPr>
      <w:r>
        <w:rPr>
          <w:rFonts w:ascii="Times New Roman" w:hAnsi="Times New Roman"/>
          <w:color w:val="000000"/>
        </w:rPr>
        <w:t>– “100”   Generate a coincidence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10s </w:t>
      </w:r>
    </w:p>
    <w:p w:rsidR="00766E3E" w:rsidRDefault="00766E3E" w:rsidP="00766E3E">
      <w:pPr>
        <w:pStyle w:val="ListParagraph"/>
        <w:spacing w:after="0"/>
        <w:ind w:left="1800" w:firstLine="360"/>
        <w:jc w:val="both"/>
        <w:rPr>
          <w:rFonts w:ascii="Times New Roman" w:hAnsi="Times New Roman"/>
          <w:color w:val="000000"/>
        </w:rPr>
      </w:pPr>
      <w:r>
        <w:rPr>
          <w:rFonts w:ascii="Times New Roman" w:hAnsi="Times New Roman"/>
          <w:color w:val="000000"/>
        </w:rPr>
        <w:t>– “101”   Generate a coincidence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60s </w:t>
      </w:r>
    </w:p>
    <w:p w:rsidR="00766E3E" w:rsidRDefault="00766E3E" w:rsidP="00766E3E">
      <w:pPr>
        <w:pStyle w:val="ListParagraph"/>
        <w:spacing w:after="0"/>
        <w:ind w:left="1800" w:firstLine="360"/>
        <w:jc w:val="both"/>
        <w:rPr>
          <w:rFonts w:ascii="Times New Roman" w:hAnsi="Times New Roman"/>
          <w:color w:val="000000"/>
        </w:rPr>
      </w:pPr>
      <w:r>
        <w:rPr>
          <w:rFonts w:ascii="Times New Roman" w:hAnsi="Times New Roman"/>
          <w:color w:val="000000"/>
        </w:rPr>
        <w:t>– “110”   Generate a coincidence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user-defined interval </w:t>
      </w:r>
    </w:p>
    <w:p w:rsidR="00A349CC" w:rsidRPr="00AC0D9E" w:rsidRDefault="00766E3E" w:rsidP="0018733A">
      <w:pPr>
        <w:pStyle w:val="ListParagraph"/>
        <w:spacing w:after="0"/>
        <w:ind w:left="1800" w:firstLine="360"/>
        <w:jc w:val="both"/>
        <w:rPr>
          <w:rFonts w:ascii="Times New Roman" w:hAnsi="Times New Roman"/>
          <w:color w:val="000000"/>
        </w:rPr>
      </w:pPr>
      <w:r>
        <w:rPr>
          <w:rFonts w:ascii="Times New Roman" w:hAnsi="Times New Roman"/>
          <w:color w:val="000000"/>
        </w:rPr>
        <w:t xml:space="preserve">– “111”   Disable </w:t>
      </w:r>
      <w:r w:rsidR="00A53A2B">
        <w:rPr>
          <w:rFonts w:ascii="Times New Roman" w:hAnsi="Times New Roman"/>
          <w:color w:val="000000"/>
        </w:rPr>
        <w:t xml:space="preserve">coincidence </w:t>
      </w:r>
      <w:r>
        <w:rPr>
          <w:rFonts w:ascii="Times New Roman" w:hAnsi="Times New Roman"/>
          <w:color w:val="000000"/>
        </w:rPr>
        <w:t>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w:t>
      </w:r>
    </w:p>
    <w:p w:rsidR="00A349CC" w:rsidRPr="0028445B" w:rsidRDefault="00A349C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55 to 54, 47 to 46</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18733A" w:rsidRDefault="0018733A"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51</w:t>
      </w:r>
      <w:r w:rsidRPr="00525AB9">
        <w:rPr>
          <w:rFonts w:ascii="Times New Roman" w:hAnsi="Times New Roman"/>
          <w:b/>
          <w:color w:val="000000"/>
        </w:rPr>
        <w:t xml:space="preserve"> to </w:t>
      </w:r>
      <w:r>
        <w:rPr>
          <w:rFonts w:ascii="Times New Roman" w:hAnsi="Times New Roman"/>
          <w:b/>
          <w:color w:val="000000"/>
        </w:rPr>
        <w:t>48</w:t>
      </w:r>
      <w:r w:rsidRPr="00525AB9">
        <w:rPr>
          <w:rFonts w:ascii="Times New Roman" w:hAnsi="Times New Roman"/>
          <w:color w:val="000000"/>
        </w:rPr>
        <w:t xml:space="preserve">: </w:t>
      </w:r>
      <w:r w:rsidR="00F9001A">
        <w:rPr>
          <w:rFonts w:ascii="Times New Roman" w:hAnsi="Times New Roman"/>
          <w:color w:val="000000"/>
        </w:rPr>
        <w:t>4-bit counter</w:t>
      </w:r>
      <w:r w:rsidRPr="00525AB9">
        <w:rPr>
          <w:rFonts w:ascii="Times New Roman" w:hAnsi="Times New Roman"/>
          <w:color w:val="000000"/>
        </w:rPr>
        <w:t xml:space="preserve">. </w:t>
      </w:r>
      <w:r w:rsidR="00F9001A">
        <w:rPr>
          <w:rFonts w:ascii="Times New Roman" w:hAnsi="Times New Roman"/>
          <w:color w:val="000000"/>
        </w:rPr>
        <w:t>The value of the counter increases 1 every time a coincidence e</w:t>
      </w:r>
      <w:r w:rsidR="00F9001A" w:rsidRPr="005A7F43">
        <w:rPr>
          <w:rFonts w:ascii="Times New Roman" w:hAnsi="Times New Roman"/>
          <w:color w:val="000000"/>
        </w:rPr>
        <w:t xml:space="preserve">vent </w:t>
      </w:r>
      <w:r w:rsidR="00F9001A">
        <w:rPr>
          <w:rFonts w:ascii="Times New Roman" w:hAnsi="Times New Roman"/>
          <w:color w:val="000000"/>
        </w:rPr>
        <w:t>rate</w:t>
      </w:r>
      <w:r w:rsidR="00F9001A" w:rsidRPr="005A7F43">
        <w:rPr>
          <w:rFonts w:ascii="Times New Roman" w:hAnsi="Times New Roman"/>
          <w:color w:val="000000"/>
        </w:rPr>
        <w:t xml:space="preserve"> word</w:t>
      </w:r>
      <w:r w:rsidR="00F9001A">
        <w:rPr>
          <w:rFonts w:ascii="Times New Roman" w:hAnsi="Times New Roman"/>
          <w:color w:val="000000"/>
        </w:rPr>
        <w:t xml:space="preserve"> is inserted to the data stream. The users can track this counter to check if there are missed coincidence e</w:t>
      </w:r>
      <w:r w:rsidR="00F9001A" w:rsidRPr="005A7F43">
        <w:rPr>
          <w:rFonts w:ascii="Times New Roman" w:hAnsi="Times New Roman"/>
          <w:color w:val="000000"/>
        </w:rPr>
        <w:t xml:space="preserve">vent </w:t>
      </w:r>
      <w:r w:rsidR="00F9001A">
        <w:rPr>
          <w:rFonts w:ascii="Times New Roman" w:hAnsi="Times New Roman"/>
          <w:color w:val="000000"/>
        </w:rPr>
        <w:t>rate</w:t>
      </w:r>
      <w:r w:rsidR="00F9001A" w:rsidRPr="005A7F43">
        <w:rPr>
          <w:rFonts w:ascii="Times New Roman" w:hAnsi="Times New Roman"/>
          <w:color w:val="000000"/>
        </w:rPr>
        <w:t xml:space="preserve"> word</w:t>
      </w:r>
      <w:r w:rsidR="00F9001A">
        <w:rPr>
          <w:rFonts w:ascii="Times New Roman" w:hAnsi="Times New Roman"/>
          <w:color w:val="000000"/>
        </w:rPr>
        <w:t>s.</w:t>
      </w:r>
    </w:p>
    <w:p w:rsidR="00BF0EF0" w:rsidRDefault="00BF0EF0"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4</w:t>
      </w:r>
      <w:r w:rsidR="00CD2349">
        <w:rPr>
          <w:rFonts w:ascii="Times New Roman" w:hAnsi="Times New Roman"/>
          <w:b/>
          <w:color w:val="000000"/>
        </w:rPr>
        <w:t>5</w:t>
      </w:r>
      <w:r w:rsidRPr="00525AB9">
        <w:rPr>
          <w:rFonts w:ascii="Times New Roman" w:hAnsi="Times New Roman"/>
          <w:b/>
          <w:color w:val="000000"/>
        </w:rPr>
        <w:t xml:space="preserve"> to </w:t>
      </w:r>
      <w:r>
        <w:rPr>
          <w:rFonts w:ascii="Times New Roman" w:hAnsi="Times New Roman"/>
          <w:b/>
          <w:color w:val="000000"/>
        </w:rPr>
        <w:t>4</w:t>
      </w:r>
      <w:r w:rsidR="00CD2349">
        <w:rPr>
          <w:rFonts w:ascii="Times New Roman" w:hAnsi="Times New Roman"/>
          <w:b/>
          <w:color w:val="000000"/>
        </w:rPr>
        <w:t>0</w:t>
      </w:r>
      <w:r w:rsidRPr="00525AB9">
        <w:rPr>
          <w:rFonts w:ascii="Times New Roman" w:hAnsi="Times New Roman"/>
          <w:color w:val="000000"/>
        </w:rPr>
        <w:t xml:space="preserve">: </w:t>
      </w:r>
      <w:r>
        <w:rPr>
          <w:rFonts w:ascii="Times New Roman" w:hAnsi="Times New Roman"/>
          <w:color w:val="000000"/>
        </w:rPr>
        <w:t>Coincidence event counter bit 35</w:t>
      </w:r>
      <w:r w:rsidRPr="00E91BEF">
        <w:rPr>
          <w:rFonts w:ascii="Times New Roman" w:hAnsi="Times New Roman"/>
          <w:color w:val="000000"/>
        </w:rPr>
        <w:t>~</w:t>
      </w:r>
      <w:r w:rsidR="003B7748">
        <w:rPr>
          <w:rFonts w:ascii="Times New Roman" w:hAnsi="Times New Roman"/>
          <w:color w:val="000000"/>
        </w:rPr>
        <w:t>3</w:t>
      </w:r>
      <w:r w:rsidR="00A55AE0">
        <w:rPr>
          <w:rFonts w:ascii="Times New Roman" w:hAnsi="Times New Roman"/>
          <w:color w:val="000000"/>
        </w:rPr>
        <w:t>0</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r>
        <w:rPr>
          <w:rFonts w:ascii="Times New Roman" w:hAnsi="Times New Roman"/>
          <w:color w:val="000000"/>
        </w:rPr>
        <w:t>Note that:</w:t>
      </w:r>
    </w:p>
    <w:p w:rsidR="00BF0EF0" w:rsidRDefault="00BF0EF0" w:rsidP="00BF0EF0">
      <w:pPr>
        <w:pStyle w:val="ListParagraph"/>
        <w:spacing w:after="0"/>
        <w:ind w:left="1800" w:firstLine="360"/>
        <w:jc w:val="both"/>
        <w:rPr>
          <w:rFonts w:ascii="Times New Roman" w:hAnsi="Times New Roman"/>
          <w:color w:val="000000"/>
        </w:rPr>
      </w:pPr>
      <w:r>
        <w:rPr>
          <w:rFonts w:ascii="Times New Roman" w:hAnsi="Times New Roman"/>
          <w:color w:val="000000"/>
        </w:rPr>
        <w:t>– This is a 3</w:t>
      </w:r>
      <w:r w:rsidR="00AB0016">
        <w:rPr>
          <w:rFonts w:ascii="Times New Roman" w:hAnsi="Times New Roman"/>
          <w:color w:val="000000"/>
        </w:rPr>
        <w:t>6</w:t>
      </w:r>
      <w:r>
        <w:rPr>
          <w:rFonts w:ascii="Times New Roman" w:hAnsi="Times New Roman"/>
          <w:color w:val="000000"/>
        </w:rPr>
        <w:t xml:space="preserve"> bits timer</w:t>
      </w:r>
      <w:r w:rsidRPr="00525AB9">
        <w:rPr>
          <w:rFonts w:ascii="Times New Roman" w:hAnsi="Times New Roman"/>
          <w:color w:val="000000"/>
        </w:rPr>
        <w:t xml:space="preserve"> </w:t>
      </w:r>
    </w:p>
    <w:p w:rsidR="00BF0EF0" w:rsidRDefault="00BF0EF0" w:rsidP="00BF0EF0">
      <w:pPr>
        <w:pStyle w:val="ListParagraph"/>
        <w:spacing w:after="0"/>
        <w:ind w:left="1800" w:firstLine="360"/>
        <w:jc w:val="both"/>
        <w:rPr>
          <w:rFonts w:ascii="Times New Roman" w:hAnsi="Times New Roman"/>
          <w:color w:val="000000"/>
        </w:rPr>
      </w:pPr>
      <w:r>
        <w:rPr>
          <w:rFonts w:ascii="Times New Roman" w:hAnsi="Times New Roman"/>
          <w:color w:val="000000"/>
        </w:rPr>
        <w:t xml:space="preserve">– </w:t>
      </w:r>
      <w:r w:rsidR="00AB0016">
        <w:rPr>
          <w:rFonts w:ascii="Times New Roman" w:hAnsi="Times New Roman"/>
          <w:color w:val="000000"/>
        </w:rPr>
        <w:t>It can count up to 64G events</w:t>
      </w:r>
      <w:r>
        <w:rPr>
          <w:rFonts w:ascii="Times New Roman" w:hAnsi="Times New Roman"/>
          <w:color w:val="000000"/>
        </w:rPr>
        <w:t>.</w:t>
      </w:r>
    </w:p>
    <w:p w:rsidR="00A349CC" w:rsidRDefault="00A349C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39 to 38</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349CC" w:rsidRDefault="00A349CC"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37</w:t>
      </w:r>
      <w:r w:rsidRPr="00525AB9">
        <w:rPr>
          <w:rFonts w:ascii="Times New Roman" w:hAnsi="Times New Roman"/>
          <w:b/>
          <w:color w:val="000000"/>
        </w:rPr>
        <w:t xml:space="preserve"> to </w:t>
      </w:r>
      <w:r>
        <w:rPr>
          <w:rFonts w:ascii="Times New Roman" w:hAnsi="Times New Roman"/>
          <w:b/>
          <w:color w:val="000000"/>
        </w:rPr>
        <w:t>32</w:t>
      </w:r>
      <w:r w:rsidRPr="00525AB9">
        <w:rPr>
          <w:rFonts w:ascii="Times New Roman" w:hAnsi="Times New Roman"/>
          <w:color w:val="000000"/>
        </w:rPr>
        <w:t xml:space="preserve">: </w:t>
      </w:r>
      <w:r w:rsidR="003B7748">
        <w:rPr>
          <w:rFonts w:ascii="Times New Roman" w:hAnsi="Times New Roman"/>
          <w:color w:val="000000"/>
        </w:rPr>
        <w:t xml:space="preserve">Coincidence event counter bit </w:t>
      </w:r>
      <w:r>
        <w:rPr>
          <w:rFonts w:ascii="Times New Roman" w:hAnsi="Times New Roman"/>
          <w:color w:val="000000"/>
        </w:rPr>
        <w:t>29</w:t>
      </w:r>
      <w:r w:rsidRPr="00E91BEF">
        <w:rPr>
          <w:rFonts w:ascii="Times New Roman" w:hAnsi="Times New Roman"/>
          <w:color w:val="000000"/>
        </w:rPr>
        <w:t>~</w:t>
      </w:r>
      <w:r>
        <w:rPr>
          <w:rFonts w:ascii="Times New Roman" w:hAnsi="Times New Roman"/>
          <w:color w:val="000000"/>
        </w:rPr>
        <w:t>24</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349CC" w:rsidRDefault="00A349C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31 to 30</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349CC" w:rsidRDefault="00A349CC"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29</w:t>
      </w:r>
      <w:r w:rsidRPr="00525AB9">
        <w:rPr>
          <w:rFonts w:ascii="Times New Roman" w:hAnsi="Times New Roman"/>
          <w:b/>
          <w:color w:val="000000"/>
        </w:rPr>
        <w:t xml:space="preserve"> to </w:t>
      </w:r>
      <w:r>
        <w:rPr>
          <w:rFonts w:ascii="Times New Roman" w:hAnsi="Times New Roman"/>
          <w:b/>
          <w:color w:val="000000"/>
        </w:rPr>
        <w:t>24</w:t>
      </w:r>
      <w:r w:rsidRPr="00525AB9">
        <w:rPr>
          <w:rFonts w:ascii="Times New Roman" w:hAnsi="Times New Roman"/>
          <w:color w:val="000000"/>
        </w:rPr>
        <w:t xml:space="preserve">: </w:t>
      </w:r>
      <w:r w:rsidR="003B7748">
        <w:rPr>
          <w:rFonts w:ascii="Times New Roman" w:hAnsi="Times New Roman"/>
          <w:color w:val="000000"/>
        </w:rPr>
        <w:t xml:space="preserve">Coincidence event counter bit </w:t>
      </w:r>
      <w:r>
        <w:rPr>
          <w:rFonts w:ascii="Times New Roman" w:hAnsi="Times New Roman"/>
          <w:color w:val="000000"/>
        </w:rPr>
        <w:t>23</w:t>
      </w:r>
      <w:r w:rsidRPr="00E91BEF">
        <w:rPr>
          <w:rFonts w:ascii="Times New Roman" w:hAnsi="Times New Roman"/>
          <w:color w:val="000000"/>
        </w:rPr>
        <w:t>~</w:t>
      </w:r>
      <w:r>
        <w:rPr>
          <w:rFonts w:ascii="Times New Roman" w:hAnsi="Times New Roman"/>
          <w:color w:val="000000"/>
        </w:rPr>
        <w:t>18</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349CC" w:rsidRDefault="00A349C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23 to 22</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349CC" w:rsidRDefault="00A349CC" w:rsidP="00A763CC">
      <w:pPr>
        <w:pStyle w:val="ListParagraph"/>
        <w:numPr>
          <w:ilvl w:val="0"/>
          <w:numId w:val="24"/>
        </w:numPr>
        <w:spacing w:after="0"/>
        <w:jc w:val="both"/>
        <w:rPr>
          <w:rFonts w:ascii="Times New Roman" w:hAnsi="Times New Roman"/>
          <w:color w:val="000000"/>
        </w:rPr>
      </w:pPr>
      <w:r w:rsidRPr="00BD6C34">
        <w:rPr>
          <w:rFonts w:ascii="Times New Roman" w:hAnsi="Times New Roman"/>
          <w:b/>
          <w:color w:val="000000"/>
        </w:rPr>
        <w:t>Bit 21 to 16</w:t>
      </w:r>
      <w:r w:rsidRPr="00BD6C34">
        <w:rPr>
          <w:rFonts w:ascii="Times New Roman" w:hAnsi="Times New Roman"/>
          <w:color w:val="000000"/>
        </w:rPr>
        <w:t xml:space="preserve">: </w:t>
      </w:r>
      <w:r w:rsidR="003B7748">
        <w:rPr>
          <w:rFonts w:ascii="Times New Roman" w:hAnsi="Times New Roman"/>
          <w:color w:val="000000"/>
        </w:rPr>
        <w:t xml:space="preserve">Coincidence event counter bit </w:t>
      </w:r>
      <w:r>
        <w:rPr>
          <w:rFonts w:ascii="Times New Roman" w:hAnsi="Times New Roman"/>
          <w:color w:val="000000"/>
        </w:rPr>
        <w:t>17</w:t>
      </w:r>
      <w:r w:rsidRPr="00E91BEF">
        <w:rPr>
          <w:rFonts w:ascii="Times New Roman" w:hAnsi="Times New Roman"/>
          <w:color w:val="000000"/>
        </w:rPr>
        <w:t>~</w:t>
      </w:r>
      <w:r>
        <w:rPr>
          <w:rFonts w:ascii="Times New Roman" w:hAnsi="Times New Roman"/>
          <w:color w:val="000000"/>
        </w:rPr>
        <w:t>12</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349CC" w:rsidRPr="00BD6C34" w:rsidRDefault="00A349CC" w:rsidP="00A763CC">
      <w:pPr>
        <w:pStyle w:val="ListParagraph"/>
        <w:numPr>
          <w:ilvl w:val="0"/>
          <w:numId w:val="24"/>
        </w:numPr>
        <w:spacing w:after="0"/>
        <w:jc w:val="both"/>
        <w:rPr>
          <w:rFonts w:ascii="Times New Roman" w:hAnsi="Times New Roman"/>
          <w:color w:val="000000"/>
        </w:rPr>
      </w:pPr>
      <w:r w:rsidRPr="00BD6C34">
        <w:rPr>
          <w:rFonts w:ascii="Times New Roman" w:hAnsi="Times New Roman"/>
          <w:b/>
          <w:color w:val="000000"/>
        </w:rPr>
        <w:t>Bit 15 to 14</w:t>
      </w:r>
      <w:r w:rsidRPr="00BD6C34">
        <w:rPr>
          <w:rFonts w:ascii="Times New Roman" w:hAnsi="Times New Roman"/>
          <w:color w:val="000000"/>
        </w:rPr>
        <w:t>: Status word flag. Those two bits have to be set to “00”.</w:t>
      </w:r>
    </w:p>
    <w:p w:rsidR="00A349CC" w:rsidRDefault="00A349CC"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13</w:t>
      </w:r>
      <w:r w:rsidRPr="00525AB9">
        <w:rPr>
          <w:rFonts w:ascii="Times New Roman" w:hAnsi="Times New Roman"/>
          <w:b/>
          <w:color w:val="000000"/>
        </w:rPr>
        <w:t xml:space="preserve"> to </w:t>
      </w:r>
      <w:r>
        <w:rPr>
          <w:rFonts w:ascii="Times New Roman" w:hAnsi="Times New Roman"/>
          <w:b/>
          <w:color w:val="000000"/>
        </w:rPr>
        <w:t>8</w:t>
      </w:r>
      <w:r w:rsidRPr="00525AB9">
        <w:rPr>
          <w:rFonts w:ascii="Times New Roman" w:hAnsi="Times New Roman"/>
          <w:color w:val="000000"/>
        </w:rPr>
        <w:t xml:space="preserve">: </w:t>
      </w:r>
      <w:r w:rsidR="003B7748">
        <w:rPr>
          <w:rFonts w:ascii="Times New Roman" w:hAnsi="Times New Roman"/>
          <w:color w:val="000000"/>
        </w:rPr>
        <w:t xml:space="preserve">Coincidence event counter bit </w:t>
      </w:r>
      <w:r>
        <w:rPr>
          <w:rFonts w:ascii="Times New Roman" w:hAnsi="Times New Roman"/>
          <w:color w:val="000000"/>
        </w:rPr>
        <w:t>11</w:t>
      </w:r>
      <w:r w:rsidRPr="00E91BEF">
        <w:rPr>
          <w:rFonts w:ascii="Times New Roman" w:hAnsi="Times New Roman"/>
          <w:color w:val="000000"/>
        </w:rPr>
        <w:t>~</w:t>
      </w:r>
      <w:r>
        <w:rPr>
          <w:rFonts w:ascii="Times New Roman" w:hAnsi="Times New Roman"/>
          <w:color w:val="000000"/>
        </w:rPr>
        <w:t>6</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349CC" w:rsidRDefault="00A349CC"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lastRenderedPageBreak/>
        <w:t xml:space="preserve">Bit </w:t>
      </w:r>
      <w:r>
        <w:rPr>
          <w:rFonts w:ascii="Times New Roman" w:hAnsi="Times New Roman"/>
          <w:b/>
          <w:color w:val="000000"/>
        </w:rPr>
        <w:t>7 to 6</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01</w:t>
      </w:r>
      <w:r w:rsidRPr="00207FFD">
        <w:rPr>
          <w:rFonts w:ascii="Times New Roman" w:hAnsi="Times New Roman"/>
          <w:color w:val="000000"/>
        </w:rPr>
        <w:t>”.</w:t>
      </w:r>
    </w:p>
    <w:p w:rsidR="00A349CC" w:rsidRDefault="00A349CC"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w:t>
      </w:r>
      <w:r w:rsidRPr="00525AB9">
        <w:rPr>
          <w:rFonts w:ascii="Times New Roman" w:hAnsi="Times New Roman"/>
          <w:b/>
          <w:color w:val="000000"/>
        </w:rPr>
        <w:t xml:space="preserve"> to </w:t>
      </w:r>
      <w:r>
        <w:rPr>
          <w:rFonts w:ascii="Times New Roman" w:hAnsi="Times New Roman"/>
          <w:b/>
          <w:color w:val="000000"/>
        </w:rPr>
        <w:t>0</w:t>
      </w:r>
      <w:r w:rsidRPr="00525AB9">
        <w:rPr>
          <w:rFonts w:ascii="Times New Roman" w:hAnsi="Times New Roman"/>
          <w:color w:val="000000"/>
        </w:rPr>
        <w:t xml:space="preserve">: </w:t>
      </w:r>
      <w:r w:rsidR="003B7748">
        <w:rPr>
          <w:rFonts w:ascii="Times New Roman" w:hAnsi="Times New Roman"/>
          <w:color w:val="000000"/>
        </w:rPr>
        <w:t xml:space="preserve">Coincidence event counter bit </w:t>
      </w:r>
      <w:r>
        <w:rPr>
          <w:rFonts w:ascii="Times New Roman" w:hAnsi="Times New Roman"/>
          <w:color w:val="000000"/>
        </w:rPr>
        <w:t>5</w:t>
      </w:r>
      <w:r w:rsidRPr="00E91BEF">
        <w:rPr>
          <w:rFonts w:ascii="Times New Roman" w:hAnsi="Times New Roman"/>
          <w:color w:val="000000"/>
        </w:rPr>
        <w:t>~</w:t>
      </w:r>
      <w:r>
        <w:rPr>
          <w:rFonts w:ascii="Times New Roman" w:hAnsi="Times New Roman"/>
          <w:color w:val="000000"/>
        </w:rPr>
        <w:t>0</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349CC" w:rsidRDefault="00A349CC" w:rsidP="00555511">
      <w:pPr>
        <w:pStyle w:val="ListParagraph"/>
        <w:spacing w:after="0"/>
        <w:ind w:left="1080"/>
        <w:jc w:val="both"/>
        <w:rPr>
          <w:rFonts w:ascii="Times New Roman" w:hAnsi="Times New Roman"/>
          <w:color w:val="000000"/>
        </w:rPr>
      </w:pPr>
    </w:p>
    <w:p w:rsidR="00A53A2B" w:rsidRPr="004C11FD" w:rsidRDefault="00A53A2B" w:rsidP="008E0E3F">
      <w:pPr>
        <w:pStyle w:val="Heading4"/>
        <w:numPr>
          <w:ilvl w:val="3"/>
          <w:numId w:val="21"/>
        </w:numPr>
        <w:rPr>
          <w:rFonts w:ascii="Times New Roman" w:hAnsi="Times New Roman"/>
          <w:b w:val="0"/>
          <w:i w:val="0"/>
          <w:color w:val="000000"/>
        </w:rPr>
      </w:pPr>
      <w:r>
        <w:rPr>
          <w:rFonts w:ascii="Times New Roman" w:hAnsi="Times New Roman"/>
          <w:b w:val="0"/>
          <w:i w:val="0"/>
          <w:color w:val="000000"/>
        </w:rPr>
        <w:t xml:space="preserve">Single Event </w:t>
      </w:r>
      <w:r w:rsidRPr="000E6934">
        <w:rPr>
          <w:rFonts w:ascii="Times New Roman" w:hAnsi="Times New Roman"/>
          <w:b w:val="0"/>
          <w:i w:val="0"/>
          <w:color w:val="000000"/>
        </w:rPr>
        <w:t>rate word</w:t>
      </w:r>
      <w:r>
        <w:rPr>
          <w:rFonts w:ascii="Times New Roman" w:hAnsi="Times New Roman"/>
          <w:b w:val="0"/>
          <w:i w:val="0"/>
          <w:color w:val="000000"/>
        </w:rPr>
        <w:t xml:space="preserve"> (</w:t>
      </w:r>
      <w:r w:rsidRPr="00760C95">
        <w:rPr>
          <w:rFonts w:ascii="Times New Roman" w:hAnsi="Times New Roman"/>
          <w:b w:val="0"/>
          <w:i w:val="0"/>
          <w:color w:val="000000"/>
        </w:rPr>
        <w:t>format flag:</w:t>
      </w:r>
      <w:r>
        <w:rPr>
          <w:rFonts w:ascii="Times New Roman" w:hAnsi="Times New Roman"/>
          <w:b w:val="0"/>
          <w:i w:val="0"/>
          <w:color w:val="000000"/>
        </w:rPr>
        <w:t xml:space="preserve"> 00010)</w:t>
      </w:r>
    </w:p>
    <w:p w:rsidR="00A53A2B" w:rsidRDefault="00A53A2B" w:rsidP="00A53A2B">
      <w:pPr>
        <w:spacing w:after="0"/>
        <w:ind w:firstLine="360"/>
        <w:jc w:val="both"/>
        <w:rPr>
          <w:rFonts w:ascii="Times New Roman" w:hAnsi="Times New Roman"/>
          <w:color w:val="000000"/>
        </w:rPr>
      </w:pPr>
      <w:r>
        <w:rPr>
          <w:rFonts w:ascii="Times New Roman" w:hAnsi="Times New Roman"/>
          <w:color w:val="000000"/>
        </w:rPr>
        <w:t>Similarly, the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is inserted to the event data stream every given time interval (1s, 1ms, 10ms, 100ms, 10s, 60s, or a user-defined time interval, default: 1s).</w:t>
      </w:r>
      <w:r w:rsidR="00556A68">
        <w:rPr>
          <w:rFonts w:ascii="Times New Roman" w:hAnsi="Times New Roman"/>
          <w:color w:val="000000"/>
        </w:rPr>
        <w:t xml:space="preserve"> Note that the single event count here is the total single event count of the whole system.</w:t>
      </w:r>
    </w:p>
    <w:p w:rsidR="00A53A2B" w:rsidRDefault="00A53A2B" w:rsidP="00A53A2B">
      <w:pPr>
        <w:pStyle w:val="ListParagraph"/>
        <w:spacing w:after="0"/>
        <w:ind w:left="1080"/>
        <w:jc w:val="both"/>
        <w:rPr>
          <w:rFonts w:ascii="Times New Roman" w:hAnsi="Times New Roman"/>
          <w:color w:val="000000"/>
        </w:rPr>
      </w:pPr>
    </w:p>
    <w:p w:rsidR="00A53A2B" w:rsidRDefault="008221E6" w:rsidP="00A53A2B">
      <w:pPr>
        <w:pStyle w:val="ListParagraph"/>
        <w:tabs>
          <w:tab w:val="left" w:pos="0"/>
        </w:tabs>
        <w:spacing w:after="0"/>
        <w:ind w:left="0"/>
        <w:jc w:val="center"/>
        <w:rPr>
          <w:rFonts w:ascii="Times New Roman" w:hAnsi="Times New Roman"/>
          <w:color w:val="000000"/>
        </w:rPr>
      </w:pPr>
      <w:r>
        <w:rPr>
          <w:noProof/>
          <w:lang w:eastAsia="en-US"/>
        </w:rPr>
        <w:drawing>
          <wp:inline distT="0" distB="0" distL="0" distR="0" wp14:anchorId="74B9DEF3" wp14:editId="19AB0026">
            <wp:extent cx="4138811" cy="2433320"/>
            <wp:effectExtent l="0" t="0" r="0" b="50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38811" cy="2433320"/>
                    </a:xfrm>
                    <a:prstGeom prst="rect">
                      <a:avLst/>
                    </a:prstGeom>
                  </pic:spPr>
                </pic:pic>
              </a:graphicData>
            </a:graphic>
          </wp:inline>
        </w:drawing>
      </w:r>
    </w:p>
    <w:p w:rsidR="002810DD" w:rsidRDefault="002810DD" w:rsidP="002810DD">
      <w:pPr>
        <w:spacing w:after="0"/>
        <w:jc w:val="center"/>
        <w:rPr>
          <w:rFonts w:ascii="Times New Roman" w:hAnsi="Times New Roman"/>
          <w:color w:val="000000"/>
        </w:rPr>
      </w:pPr>
      <w:bookmarkStart w:id="74" w:name="_Toc358368941"/>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29</w:t>
      </w:r>
      <w:r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The format of single</w:t>
      </w:r>
      <w:r w:rsidRPr="00C9679F">
        <w:rPr>
          <w:rFonts w:ascii="Times New Roman" w:hAnsi="Times New Roman"/>
          <w:color w:val="000000"/>
        </w:rPr>
        <w:t xml:space="preserve"> </w:t>
      </w:r>
      <w:r>
        <w:rPr>
          <w:rFonts w:ascii="Times New Roman" w:hAnsi="Times New Roman"/>
          <w:color w:val="000000"/>
        </w:rPr>
        <w:t>e</w:t>
      </w:r>
      <w:r w:rsidRPr="00C9679F">
        <w:rPr>
          <w:rFonts w:ascii="Times New Roman" w:hAnsi="Times New Roman"/>
          <w:color w:val="000000"/>
        </w:rPr>
        <w:t>vent rate word</w:t>
      </w:r>
      <w:r>
        <w:rPr>
          <w:rFonts w:ascii="Times New Roman" w:hAnsi="Times New Roman"/>
          <w:color w:val="000000"/>
        </w:rPr>
        <w:t>.</w:t>
      </w:r>
      <w:bookmarkEnd w:id="74"/>
    </w:p>
    <w:p w:rsidR="002810DD" w:rsidRDefault="002810DD" w:rsidP="00A53A2B">
      <w:pPr>
        <w:pStyle w:val="ListParagraph"/>
        <w:tabs>
          <w:tab w:val="left" w:pos="0"/>
        </w:tabs>
        <w:spacing w:after="0"/>
        <w:ind w:left="0"/>
        <w:jc w:val="center"/>
        <w:rPr>
          <w:rFonts w:ascii="Times New Roman" w:hAnsi="Times New Roman"/>
          <w:color w:val="000000"/>
        </w:rPr>
      </w:pPr>
    </w:p>
    <w:p w:rsidR="00A53A2B" w:rsidRDefault="00A53A2B" w:rsidP="00A53A2B">
      <w:pPr>
        <w:pStyle w:val="ListParagraph"/>
        <w:spacing w:after="0"/>
        <w:ind w:left="1080"/>
        <w:jc w:val="both"/>
        <w:rPr>
          <w:rFonts w:ascii="Times New Roman" w:hAnsi="Times New Roman"/>
          <w:color w:val="000000"/>
        </w:rPr>
      </w:pPr>
    </w:p>
    <w:p w:rsidR="00A53A2B" w:rsidRPr="00F41C07" w:rsidRDefault="00A53A2B" w:rsidP="00A53A2B">
      <w:pPr>
        <w:spacing w:after="0"/>
        <w:ind w:firstLine="360"/>
        <w:jc w:val="both"/>
        <w:rPr>
          <w:rFonts w:ascii="Times New Roman" w:hAnsi="Times New Roman"/>
          <w:color w:val="000000"/>
        </w:rPr>
      </w:pPr>
      <w:r>
        <w:rPr>
          <w:rFonts w:ascii="Times New Roman" w:hAnsi="Times New Roman"/>
          <w:color w:val="000000"/>
        </w:rPr>
        <w:t>The definitions of the 64 bits are:</w:t>
      </w:r>
    </w:p>
    <w:p w:rsidR="00A53A2B" w:rsidRDefault="00A53A2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63 to 62</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53A2B" w:rsidRDefault="00A53A2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61 to 57</w:t>
      </w:r>
      <w:r w:rsidRPr="00207FFD">
        <w:rPr>
          <w:rFonts w:ascii="Times New Roman" w:hAnsi="Times New Roman"/>
          <w:color w:val="000000"/>
        </w:rPr>
        <w:t xml:space="preserve">: </w:t>
      </w:r>
      <w:r>
        <w:rPr>
          <w:rFonts w:ascii="Times New Roman" w:hAnsi="Times New Roman"/>
          <w:color w:val="000000"/>
        </w:rPr>
        <w:t xml:space="preserve">Status word format flag bits (5 bits). – “00010” </w:t>
      </w:r>
    </w:p>
    <w:p w:rsidR="00A53A2B" w:rsidRDefault="00A53A2B" w:rsidP="00A763CC">
      <w:pPr>
        <w:pStyle w:val="ListParagraph"/>
        <w:numPr>
          <w:ilvl w:val="0"/>
          <w:numId w:val="24"/>
        </w:numPr>
        <w:spacing w:after="0"/>
        <w:jc w:val="both"/>
        <w:rPr>
          <w:rFonts w:ascii="Times New Roman" w:hAnsi="Times New Roman"/>
          <w:color w:val="000000"/>
        </w:rPr>
      </w:pPr>
      <w:r w:rsidRPr="00B74987">
        <w:rPr>
          <w:rFonts w:ascii="Times New Roman" w:hAnsi="Times New Roman"/>
          <w:b/>
          <w:color w:val="000000"/>
        </w:rPr>
        <w:t xml:space="preserve">Bit 56, 53 to </w:t>
      </w:r>
      <w:r>
        <w:rPr>
          <w:rFonts w:ascii="Times New Roman" w:hAnsi="Times New Roman"/>
          <w:b/>
          <w:color w:val="000000"/>
        </w:rPr>
        <w:t>52</w:t>
      </w:r>
      <w:r w:rsidRPr="00B74987">
        <w:rPr>
          <w:rFonts w:ascii="Times New Roman" w:hAnsi="Times New Roman"/>
          <w:b/>
          <w:color w:val="000000"/>
        </w:rPr>
        <w:t xml:space="preserve">: </w:t>
      </w:r>
      <w:r>
        <w:rPr>
          <w:rFonts w:ascii="Times New Roman" w:hAnsi="Times New Roman"/>
          <w:color w:val="000000"/>
        </w:rPr>
        <w:t>interval setting (3 bits)</w:t>
      </w:r>
      <w:r w:rsidRPr="00525AB9">
        <w:rPr>
          <w:rFonts w:ascii="Times New Roman" w:hAnsi="Times New Roman"/>
          <w:color w:val="000000"/>
        </w:rPr>
        <w:t xml:space="preserve">.  </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“000”   Generate a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1s (default)</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“001”   Generate a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1ms </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“010”   Generate a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10ms </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“011”   Generate a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100ms </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“100”   Generate a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10s </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“101”   Generate a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60s </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“110”   Generate a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every user-defined interval </w:t>
      </w:r>
    </w:p>
    <w:p w:rsidR="00A53A2B" w:rsidRPr="00AC0D9E"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“111”   Disable single 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w:t>
      </w:r>
    </w:p>
    <w:p w:rsidR="00A53A2B" w:rsidRPr="0028445B" w:rsidRDefault="00A53A2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55 to 54, 47 to 46</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53A2B" w:rsidRDefault="00A53A2B"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51</w:t>
      </w:r>
      <w:r w:rsidRPr="00525AB9">
        <w:rPr>
          <w:rFonts w:ascii="Times New Roman" w:hAnsi="Times New Roman"/>
          <w:b/>
          <w:color w:val="000000"/>
        </w:rPr>
        <w:t xml:space="preserve"> to </w:t>
      </w:r>
      <w:r>
        <w:rPr>
          <w:rFonts w:ascii="Times New Roman" w:hAnsi="Times New Roman"/>
          <w:b/>
          <w:color w:val="000000"/>
        </w:rPr>
        <w:t>48</w:t>
      </w:r>
      <w:r w:rsidRPr="00525AB9">
        <w:rPr>
          <w:rFonts w:ascii="Times New Roman" w:hAnsi="Times New Roman"/>
          <w:color w:val="000000"/>
        </w:rPr>
        <w:t xml:space="preserve">: </w:t>
      </w:r>
      <w:r>
        <w:rPr>
          <w:rFonts w:ascii="Times New Roman" w:hAnsi="Times New Roman"/>
          <w:color w:val="000000"/>
        </w:rPr>
        <w:t>4-bit counter</w:t>
      </w:r>
      <w:r w:rsidRPr="00525AB9">
        <w:rPr>
          <w:rFonts w:ascii="Times New Roman" w:hAnsi="Times New Roman"/>
          <w:color w:val="000000"/>
        </w:rPr>
        <w:t xml:space="preserve">. </w:t>
      </w:r>
      <w:r>
        <w:rPr>
          <w:rFonts w:ascii="Times New Roman" w:hAnsi="Times New Roman"/>
          <w:color w:val="000000"/>
        </w:rPr>
        <w:t xml:space="preserve">The value of the counter increases 1 every time a </w:t>
      </w:r>
      <w:r w:rsidR="00556A68">
        <w:rPr>
          <w:rFonts w:ascii="Times New Roman" w:hAnsi="Times New Roman"/>
          <w:color w:val="000000"/>
        </w:rPr>
        <w:t xml:space="preserve">single </w:t>
      </w:r>
      <w:r>
        <w:rPr>
          <w:rFonts w:ascii="Times New Roman" w:hAnsi="Times New Roman"/>
          <w:color w:val="000000"/>
        </w:rPr>
        <w:t>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 xml:space="preserve"> is inserted to the data stream. The users can track this counter to check if there are missed </w:t>
      </w:r>
      <w:r w:rsidR="00556A68">
        <w:rPr>
          <w:rFonts w:ascii="Times New Roman" w:hAnsi="Times New Roman"/>
          <w:color w:val="000000"/>
        </w:rPr>
        <w:t xml:space="preserve">single </w:t>
      </w:r>
      <w:r>
        <w:rPr>
          <w:rFonts w:ascii="Times New Roman" w:hAnsi="Times New Roman"/>
          <w:color w:val="000000"/>
        </w:rPr>
        <w:t>e</w:t>
      </w:r>
      <w:r w:rsidRPr="005A7F43">
        <w:rPr>
          <w:rFonts w:ascii="Times New Roman" w:hAnsi="Times New Roman"/>
          <w:color w:val="000000"/>
        </w:rPr>
        <w:t xml:space="preserve">vent </w:t>
      </w:r>
      <w:r>
        <w:rPr>
          <w:rFonts w:ascii="Times New Roman" w:hAnsi="Times New Roman"/>
          <w:color w:val="000000"/>
        </w:rPr>
        <w:t>rate</w:t>
      </w:r>
      <w:r w:rsidRPr="005A7F43">
        <w:rPr>
          <w:rFonts w:ascii="Times New Roman" w:hAnsi="Times New Roman"/>
          <w:color w:val="000000"/>
        </w:rPr>
        <w:t xml:space="preserve"> word</w:t>
      </w:r>
      <w:r>
        <w:rPr>
          <w:rFonts w:ascii="Times New Roman" w:hAnsi="Times New Roman"/>
          <w:color w:val="000000"/>
        </w:rPr>
        <w:t>s.</w:t>
      </w:r>
    </w:p>
    <w:p w:rsidR="00A53A2B" w:rsidRDefault="00A53A2B"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45</w:t>
      </w:r>
      <w:r w:rsidRPr="00525AB9">
        <w:rPr>
          <w:rFonts w:ascii="Times New Roman" w:hAnsi="Times New Roman"/>
          <w:b/>
          <w:color w:val="000000"/>
        </w:rPr>
        <w:t xml:space="preserve"> to </w:t>
      </w:r>
      <w:r>
        <w:rPr>
          <w:rFonts w:ascii="Times New Roman" w:hAnsi="Times New Roman"/>
          <w:b/>
          <w:color w:val="000000"/>
        </w:rPr>
        <w:t>40</w:t>
      </w:r>
      <w:r w:rsidRPr="00525AB9">
        <w:rPr>
          <w:rFonts w:ascii="Times New Roman" w:hAnsi="Times New Roman"/>
          <w:color w:val="000000"/>
        </w:rPr>
        <w:t xml:space="preserve">: </w:t>
      </w:r>
      <w:r w:rsidR="00556A68">
        <w:rPr>
          <w:rFonts w:ascii="Times New Roman" w:hAnsi="Times New Roman"/>
          <w:color w:val="000000"/>
        </w:rPr>
        <w:t xml:space="preserve">single </w:t>
      </w:r>
      <w:r>
        <w:rPr>
          <w:rFonts w:ascii="Times New Roman" w:hAnsi="Times New Roman"/>
          <w:color w:val="000000"/>
        </w:rPr>
        <w:t>event counter bit 35</w:t>
      </w:r>
      <w:r w:rsidRPr="00E91BEF">
        <w:rPr>
          <w:rFonts w:ascii="Times New Roman" w:hAnsi="Times New Roman"/>
          <w:color w:val="000000"/>
        </w:rPr>
        <w:t>~</w:t>
      </w:r>
      <w:r>
        <w:rPr>
          <w:rFonts w:ascii="Times New Roman" w:hAnsi="Times New Roman"/>
          <w:color w:val="000000"/>
        </w:rPr>
        <w:t>30</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r>
        <w:rPr>
          <w:rFonts w:ascii="Times New Roman" w:hAnsi="Times New Roman"/>
          <w:color w:val="000000"/>
        </w:rPr>
        <w:t>Note that:</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t>– This is a 36 bits timer</w:t>
      </w:r>
      <w:r w:rsidRPr="00525AB9">
        <w:rPr>
          <w:rFonts w:ascii="Times New Roman" w:hAnsi="Times New Roman"/>
          <w:color w:val="000000"/>
        </w:rPr>
        <w:t xml:space="preserve"> </w:t>
      </w:r>
    </w:p>
    <w:p w:rsidR="00A53A2B" w:rsidRDefault="00A53A2B" w:rsidP="00A53A2B">
      <w:pPr>
        <w:pStyle w:val="ListParagraph"/>
        <w:spacing w:after="0"/>
        <w:ind w:left="1800" w:firstLine="360"/>
        <w:jc w:val="both"/>
        <w:rPr>
          <w:rFonts w:ascii="Times New Roman" w:hAnsi="Times New Roman"/>
          <w:color w:val="000000"/>
        </w:rPr>
      </w:pPr>
      <w:r>
        <w:rPr>
          <w:rFonts w:ascii="Times New Roman" w:hAnsi="Times New Roman"/>
          <w:color w:val="000000"/>
        </w:rPr>
        <w:lastRenderedPageBreak/>
        <w:t>– It can count up to 64G events.</w:t>
      </w:r>
    </w:p>
    <w:p w:rsidR="00A53A2B" w:rsidRDefault="00A53A2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39 to 38</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53A2B" w:rsidRDefault="00A53A2B"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37</w:t>
      </w:r>
      <w:r w:rsidRPr="00525AB9">
        <w:rPr>
          <w:rFonts w:ascii="Times New Roman" w:hAnsi="Times New Roman"/>
          <w:b/>
          <w:color w:val="000000"/>
        </w:rPr>
        <w:t xml:space="preserve"> to </w:t>
      </w:r>
      <w:r>
        <w:rPr>
          <w:rFonts w:ascii="Times New Roman" w:hAnsi="Times New Roman"/>
          <w:b/>
          <w:color w:val="000000"/>
        </w:rPr>
        <w:t>32</w:t>
      </w:r>
      <w:r w:rsidRPr="00525AB9">
        <w:rPr>
          <w:rFonts w:ascii="Times New Roman" w:hAnsi="Times New Roman"/>
          <w:color w:val="000000"/>
        </w:rPr>
        <w:t xml:space="preserve">: </w:t>
      </w:r>
      <w:r w:rsidR="00556A68">
        <w:rPr>
          <w:rFonts w:ascii="Times New Roman" w:hAnsi="Times New Roman"/>
          <w:color w:val="000000"/>
        </w:rPr>
        <w:t xml:space="preserve">Single </w:t>
      </w:r>
      <w:r>
        <w:rPr>
          <w:rFonts w:ascii="Times New Roman" w:hAnsi="Times New Roman"/>
          <w:color w:val="000000"/>
        </w:rPr>
        <w:t>event counter bit 29</w:t>
      </w:r>
      <w:r w:rsidRPr="00E91BEF">
        <w:rPr>
          <w:rFonts w:ascii="Times New Roman" w:hAnsi="Times New Roman"/>
          <w:color w:val="000000"/>
        </w:rPr>
        <w:t>~</w:t>
      </w:r>
      <w:r>
        <w:rPr>
          <w:rFonts w:ascii="Times New Roman" w:hAnsi="Times New Roman"/>
          <w:color w:val="000000"/>
        </w:rPr>
        <w:t>24</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53A2B" w:rsidRDefault="00A53A2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31 to 30</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53A2B" w:rsidRDefault="00A53A2B"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29</w:t>
      </w:r>
      <w:r w:rsidRPr="00525AB9">
        <w:rPr>
          <w:rFonts w:ascii="Times New Roman" w:hAnsi="Times New Roman"/>
          <w:b/>
          <w:color w:val="000000"/>
        </w:rPr>
        <w:t xml:space="preserve"> to </w:t>
      </w:r>
      <w:r>
        <w:rPr>
          <w:rFonts w:ascii="Times New Roman" w:hAnsi="Times New Roman"/>
          <w:b/>
          <w:color w:val="000000"/>
        </w:rPr>
        <w:t>24</w:t>
      </w:r>
      <w:r w:rsidRPr="00525AB9">
        <w:rPr>
          <w:rFonts w:ascii="Times New Roman" w:hAnsi="Times New Roman"/>
          <w:color w:val="000000"/>
        </w:rPr>
        <w:t xml:space="preserve">: </w:t>
      </w:r>
      <w:r w:rsidR="00556A68">
        <w:rPr>
          <w:rFonts w:ascii="Times New Roman" w:hAnsi="Times New Roman"/>
          <w:color w:val="000000"/>
        </w:rPr>
        <w:t xml:space="preserve">Single </w:t>
      </w:r>
      <w:r>
        <w:rPr>
          <w:rFonts w:ascii="Times New Roman" w:hAnsi="Times New Roman"/>
          <w:color w:val="000000"/>
        </w:rPr>
        <w:t>event counter bit 23</w:t>
      </w:r>
      <w:r w:rsidRPr="00E91BEF">
        <w:rPr>
          <w:rFonts w:ascii="Times New Roman" w:hAnsi="Times New Roman"/>
          <w:color w:val="000000"/>
        </w:rPr>
        <w:t>~</w:t>
      </w:r>
      <w:r>
        <w:rPr>
          <w:rFonts w:ascii="Times New Roman" w:hAnsi="Times New Roman"/>
          <w:color w:val="000000"/>
        </w:rPr>
        <w:t>18</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53A2B" w:rsidRDefault="00A53A2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23 to 22</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00</w:t>
      </w:r>
      <w:r w:rsidRPr="00207FFD">
        <w:rPr>
          <w:rFonts w:ascii="Times New Roman" w:hAnsi="Times New Roman"/>
          <w:color w:val="000000"/>
        </w:rPr>
        <w:t>”.</w:t>
      </w:r>
    </w:p>
    <w:p w:rsidR="00A53A2B" w:rsidRDefault="00A53A2B" w:rsidP="00A763CC">
      <w:pPr>
        <w:pStyle w:val="ListParagraph"/>
        <w:numPr>
          <w:ilvl w:val="0"/>
          <w:numId w:val="24"/>
        </w:numPr>
        <w:spacing w:after="0"/>
        <w:jc w:val="both"/>
        <w:rPr>
          <w:rFonts w:ascii="Times New Roman" w:hAnsi="Times New Roman"/>
          <w:color w:val="000000"/>
        </w:rPr>
      </w:pPr>
      <w:r w:rsidRPr="00BD6C34">
        <w:rPr>
          <w:rFonts w:ascii="Times New Roman" w:hAnsi="Times New Roman"/>
          <w:b/>
          <w:color w:val="000000"/>
        </w:rPr>
        <w:t>Bit 21 to 16</w:t>
      </w:r>
      <w:r w:rsidRPr="00BD6C34">
        <w:rPr>
          <w:rFonts w:ascii="Times New Roman" w:hAnsi="Times New Roman"/>
          <w:color w:val="000000"/>
        </w:rPr>
        <w:t xml:space="preserve">: </w:t>
      </w:r>
      <w:r w:rsidR="00556A68">
        <w:rPr>
          <w:rFonts w:ascii="Times New Roman" w:hAnsi="Times New Roman"/>
          <w:color w:val="000000"/>
        </w:rPr>
        <w:t xml:space="preserve">Single </w:t>
      </w:r>
      <w:r>
        <w:rPr>
          <w:rFonts w:ascii="Times New Roman" w:hAnsi="Times New Roman"/>
          <w:color w:val="000000"/>
        </w:rPr>
        <w:t>event counter bit 17</w:t>
      </w:r>
      <w:r w:rsidRPr="00E91BEF">
        <w:rPr>
          <w:rFonts w:ascii="Times New Roman" w:hAnsi="Times New Roman"/>
          <w:color w:val="000000"/>
        </w:rPr>
        <w:t>~</w:t>
      </w:r>
      <w:r>
        <w:rPr>
          <w:rFonts w:ascii="Times New Roman" w:hAnsi="Times New Roman"/>
          <w:color w:val="000000"/>
        </w:rPr>
        <w:t>12</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53A2B" w:rsidRPr="00BD6C34" w:rsidRDefault="00A53A2B" w:rsidP="00A763CC">
      <w:pPr>
        <w:pStyle w:val="ListParagraph"/>
        <w:numPr>
          <w:ilvl w:val="0"/>
          <w:numId w:val="24"/>
        </w:numPr>
        <w:spacing w:after="0"/>
        <w:jc w:val="both"/>
        <w:rPr>
          <w:rFonts w:ascii="Times New Roman" w:hAnsi="Times New Roman"/>
          <w:color w:val="000000"/>
        </w:rPr>
      </w:pPr>
      <w:r w:rsidRPr="00BD6C34">
        <w:rPr>
          <w:rFonts w:ascii="Times New Roman" w:hAnsi="Times New Roman"/>
          <w:b/>
          <w:color w:val="000000"/>
        </w:rPr>
        <w:t>Bit 15 to 14</w:t>
      </w:r>
      <w:r w:rsidRPr="00BD6C34">
        <w:rPr>
          <w:rFonts w:ascii="Times New Roman" w:hAnsi="Times New Roman"/>
          <w:color w:val="000000"/>
        </w:rPr>
        <w:t>: Status word flag. Those two bits have to be set to “00”.</w:t>
      </w:r>
    </w:p>
    <w:p w:rsidR="00A53A2B" w:rsidRDefault="00A53A2B"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13</w:t>
      </w:r>
      <w:r w:rsidRPr="00525AB9">
        <w:rPr>
          <w:rFonts w:ascii="Times New Roman" w:hAnsi="Times New Roman"/>
          <w:b/>
          <w:color w:val="000000"/>
        </w:rPr>
        <w:t xml:space="preserve"> to </w:t>
      </w:r>
      <w:r>
        <w:rPr>
          <w:rFonts w:ascii="Times New Roman" w:hAnsi="Times New Roman"/>
          <w:b/>
          <w:color w:val="000000"/>
        </w:rPr>
        <w:t>8</w:t>
      </w:r>
      <w:r w:rsidRPr="00525AB9">
        <w:rPr>
          <w:rFonts w:ascii="Times New Roman" w:hAnsi="Times New Roman"/>
          <w:color w:val="000000"/>
        </w:rPr>
        <w:t xml:space="preserve">: </w:t>
      </w:r>
      <w:r w:rsidR="00556A68">
        <w:rPr>
          <w:rFonts w:ascii="Times New Roman" w:hAnsi="Times New Roman"/>
          <w:color w:val="000000"/>
        </w:rPr>
        <w:t xml:space="preserve">Single </w:t>
      </w:r>
      <w:r>
        <w:rPr>
          <w:rFonts w:ascii="Times New Roman" w:hAnsi="Times New Roman"/>
          <w:color w:val="000000"/>
        </w:rPr>
        <w:t>event counter bit 11</w:t>
      </w:r>
      <w:r w:rsidRPr="00E91BEF">
        <w:rPr>
          <w:rFonts w:ascii="Times New Roman" w:hAnsi="Times New Roman"/>
          <w:color w:val="000000"/>
        </w:rPr>
        <w:t>~</w:t>
      </w:r>
      <w:r>
        <w:rPr>
          <w:rFonts w:ascii="Times New Roman" w:hAnsi="Times New Roman"/>
          <w:color w:val="000000"/>
        </w:rPr>
        <w:t>6</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A53A2B" w:rsidRDefault="00A53A2B" w:rsidP="00A763CC">
      <w:pPr>
        <w:pStyle w:val="ListParagraph"/>
        <w:numPr>
          <w:ilvl w:val="0"/>
          <w:numId w:val="24"/>
        </w:numPr>
        <w:spacing w:after="0"/>
        <w:jc w:val="both"/>
        <w:rPr>
          <w:rFonts w:ascii="Times New Roman" w:hAnsi="Times New Roman"/>
          <w:color w:val="000000"/>
        </w:rPr>
      </w:pPr>
      <w:r w:rsidRPr="00B93423">
        <w:rPr>
          <w:rFonts w:ascii="Times New Roman" w:hAnsi="Times New Roman"/>
          <w:b/>
          <w:color w:val="000000"/>
        </w:rPr>
        <w:t xml:space="preserve">Bit </w:t>
      </w:r>
      <w:r>
        <w:rPr>
          <w:rFonts w:ascii="Times New Roman" w:hAnsi="Times New Roman"/>
          <w:b/>
          <w:color w:val="000000"/>
        </w:rPr>
        <w:t>7 to 6</w:t>
      </w:r>
      <w:r w:rsidRPr="00207FFD">
        <w:rPr>
          <w:rFonts w:ascii="Times New Roman" w:hAnsi="Times New Roman"/>
          <w:color w:val="000000"/>
        </w:rPr>
        <w:t xml:space="preserve">: </w:t>
      </w:r>
      <w:r>
        <w:rPr>
          <w:rFonts w:ascii="Times New Roman" w:hAnsi="Times New Roman"/>
          <w:color w:val="000000"/>
        </w:rPr>
        <w:t>Status word flag. Those two</w:t>
      </w:r>
      <w:r w:rsidRPr="00207FFD">
        <w:rPr>
          <w:rFonts w:ascii="Times New Roman" w:hAnsi="Times New Roman"/>
          <w:color w:val="000000"/>
        </w:rPr>
        <w:t xml:space="preserve"> bit</w:t>
      </w:r>
      <w:r>
        <w:rPr>
          <w:rFonts w:ascii="Times New Roman" w:hAnsi="Times New Roman"/>
          <w:color w:val="000000"/>
        </w:rPr>
        <w:t>s have</w:t>
      </w:r>
      <w:r w:rsidRPr="00207FFD">
        <w:rPr>
          <w:rFonts w:ascii="Times New Roman" w:hAnsi="Times New Roman"/>
          <w:color w:val="000000"/>
        </w:rPr>
        <w:t xml:space="preserve"> to be set to “</w:t>
      </w:r>
      <w:r>
        <w:rPr>
          <w:rFonts w:ascii="Times New Roman" w:hAnsi="Times New Roman"/>
          <w:color w:val="000000"/>
        </w:rPr>
        <w:t>01</w:t>
      </w:r>
      <w:r w:rsidRPr="00207FFD">
        <w:rPr>
          <w:rFonts w:ascii="Times New Roman" w:hAnsi="Times New Roman"/>
          <w:color w:val="000000"/>
        </w:rPr>
        <w:t>”.</w:t>
      </w:r>
    </w:p>
    <w:p w:rsidR="00A53A2B" w:rsidRDefault="00A53A2B"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w:t>
      </w:r>
      <w:r w:rsidRPr="00525AB9">
        <w:rPr>
          <w:rFonts w:ascii="Times New Roman" w:hAnsi="Times New Roman"/>
          <w:b/>
          <w:color w:val="000000"/>
        </w:rPr>
        <w:t xml:space="preserve"> to </w:t>
      </w:r>
      <w:r>
        <w:rPr>
          <w:rFonts w:ascii="Times New Roman" w:hAnsi="Times New Roman"/>
          <w:b/>
          <w:color w:val="000000"/>
        </w:rPr>
        <w:t>0</w:t>
      </w:r>
      <w:r w:rsidRPr="00525AB9">
        <w:rPr>
          <w:rFonts w:ascii="Times New Roman" w:hAnsi="Times New Roman"/>
          <w:color w:val="000000"/>
        </w:rPr>
        <w:t xml:space="preserve">: </w:t>
      </w:r>
      <w:r w:rsidR="00556A68">
        <w:rPr>
          <w:rFonts w:ascii="Times New Roman" w:hAnsi="Times New Roman"/>
          <w:color w:val="000000"/>
        </w:rPr>
        <w:t xml:space="preserve">Single </w:t>
      </w:r>
      <w:r>
        <w:rPr>
          <w:rFonts w:ascii="Times New Roman" w:hAnsi="Times New Roman"/>
          <w:color w:val="000000"/>
        </w:rPr>
        <w:t>event counter bit 5</w:t>
      </w:r>
      <w:r w:rsidRPr="00E91BEF">
        <w:rPr>
          <w:rFonts w:ascii="Times New Roman" w:hAnsi="Times New Roman"/>
          <w:color w:val="000000"/>
        </w:rPr>
        <w:t>~</w:t>
      </w:r>
      <w:r>
        <w:rPr>
          <w:rFonts w:ascii="Times New Roman" w:hAnsi="Times New Roman"/>
          <w:color w:val="000000"/>
        </w:rPr>
        <w:t>0</w:t>
      </w:r>
      <w:r w:rsidRPr="00E91BEF">
        <w:rPr>
          <w:rFonts w:ascii="Times New Roman" w:hAnsi="Times New Roman"/>
          <w:color w:val="000000"/>
        </w:rPr>
        <w:t xml:space="preserve"> </w:t>
      </w:r>
      <w:r>
        <w:rPr>
          <w:rFonts w:ascii="Times New Roman" w:hAnsi="Times New Roman"/>
          <w:color w:val="000000"/>
        </w:rPr>
        <w:t>(6 bits)</w:t>
      </w:r>
      <w:r w:rsidRPr="00525AB9">
        <w:rPr>
          <w:rFonts w:ascii="Times New Roman" w:hAnsi="Times New Roman"/>
          <w:color w:val="000000"/>
        </w:rPr>
        <w:t xml:space="preserve">.   </w:t>
      </w:r>
    </w:p>
    <w:p w:rsidR="008709F8" w:rsidRDefault="008709F8" w:rsidP="00555511">
      <w:pPr>
        <w:pStyle w:val="ListParagraph"/>
        <w:spacing w:after="0"/>
        <w:ind w:left="1080"/>
        <w:jc w:val="both"/>
        <w:rPr>
          <w:rFonts w:ascii="Times New Roman" w:hAnsi="Times New Roman"/>
          <w:color w:val="000000"/>
        </w:rPr>
      </w:pPr>
    </w:p>
    <w:p w:rsidR="009905D3" w:rsidRDefault="009905D3" w:rsidP="006267DD">
      <w:pPr>
        <w:pStyle w:val="Heading3"/>
        <w:numPr>
          <w:ilvl w:val="2"/>
          <w:numId w:val="39"/>
        </w:numPr>
        <w:rPr>
          <w:rFonts w:ascii="Times New Roman" w:hAnsi="Times New Roman"/>
          <w:b w:val="0"/>
          <w:i/>
          <w:color w:val="000000"/>
        </w:rPr>
      </w:pPr>
      <w:bookmarkStart w:id="75" w:name="_Toc358368752"/>
      <w:r>
        <w:rPr>
          <w:rFonts w:ascii="Times New Roman" w:hAnsi="Times New Roman"/>
          <w:b w:val="0"/>
          <w:i/>
          <w:color w:val="000000"/>
        </w:rPr>
        <w:t xml:space="preserve">Reserved </w:t>
      </w:r>
      <w:r w:rsidR="00335987">
        <w:rPr>
          <w:rFonts w:ascii="Times New Roman" w:hAnsi="Times New Roman"/>
          <w:b w:val="0"/>
          <w:i/>
          <w:color w:val="000000"/>
        </w:rPr>
        <w:t xml:space="preserve">status words </w:t>
      </w:r>
      <w:r>
        <w:rPr>
          <w:rFonts w:ascii="Times New Roman" w:hAnsi="Times New Roman"/>
          <w:b w:val="0"/>
          <w:i/>
          <w:color w:val="000000"/>
        </w:rPr>
        <w:t>and user-defined status words</w:t>
      </w:r>
      <w:bookmarkEnd w:id="75"/>
    </w:p>
    <w:p w:rsidR="00AA4435" w:rsidRDefault="00AA4435" w:rsidP="00555511">
      <w:pPr>
        <w:pStyle w:val="ListParagraph"/>
        <w:spacing w:after="0"/>
        <w:ind w:left="1080"/>
        <w:jc w:val="both"/>
        <w:rPr>
          <w:rFonts w:ascii="Times New Roman" w:hAnsi="Times New Roman"/>
          <w:color w:val="000000"/>
        </w:rPr>
      </w:pPr>
    </w:p>
    <w:p w:rsidR="0087267A" w:rsidRDefault="00335987" w:rsidP="0087267A">
      <w:pPr>
        <w:spacing w:after="0"/>
        <w:ind w:firstLine="360"/>
        <w:jc w:val="both"/>
        <w:rPr>
          <w:rFonts w:ascii="Times New Roman" w:hAnsi="Times New Roman"/>
          <w:color w:val="000000"/>
        </w:rPr>
      </w:pPr>
      <w:r>
        <w:rPr>
          <w:rFonts w:ascii="Times New Roman" w:hAnsi="Times New Roman"/>
          <w:color w:val="000000"/>
        </w:rPr>
        <w:t xml:space="preserve">OpenPET protocol reserves status word flag from 00000 to 10111 (24 words) for standard status words. </w:t>
      </w:r>
      <w:r w:rsidR="00F26FEB">
        <w:rPr>
          <w:rFonts w:ascii="Times New Roman" w:hAnsi="Times New Roman"/>
          <w:color w:val="000000"/>
        </w:rPr>
        <w:t xml:space="preserve">So far, </w:t>
      </w:r>
      <w:r>
        <w:rPr>
          <w:rFonts w:ascii="Times New Roman" w:hAnsi="Times New Roman"/>
          <w:color w:val="000000"/>
        </w:rPr>
        <w:t xml:space="preserve">we </w:t>
      </w:r>
      <w:r w:rsidR="00F26FEB">
        <w:rPr>
          <w:rFonts w:ascii="Times New Roman" w:hAnsi="Times New Roman"/>
          <w:color w:val="000000"/>
        </w:rPr>
        <w:t xml:space="preserve">only </w:t>
      </w:r>
      <w:r>
        <w:rPr>
          <w:rFonts w:ascii="Times New Roman" w:hAnsi="Times New Roman"/>
          <w:color w:val="000000"/>
        </w:rPr>
        <w:t>define</w:t>
      </w:r>
      <w:r w:rsidR="0087267A">
        <w:rPr>
          <w:rFonts w:ascii="Times New Roman" w:hAnsi="Times New Roman"/>
          <w:color w:val="000000"/>
        </w:rPr>
        <w:t xml:space="preserve"> </w:t>
      </w:r>
      <w:r>
        <w:rPr>
          <w:rFonts w:ascii="Times New Roman" w:hAnsi="Times New Roman"/>
          <w:color w:val="000000"/>
        </w:rPr>
        <w:t>3</w:t>
      </w:r>
      <w:r w:rsidR="0087267A">
        <w:rPr>
          <w:rFonts w:ascii="Times New Roman" w:hAnsi="Times New Roman"/>
          <w:color w:val="000000"/>
        </w:rPr>
        <w:t xml:space="preserve"> standard status words: e</w:t>
      </w:r>
      <w:r w:rsidR="0087267A" w:rsidRPr="003632D4">
        <w:rPr>
          <w:rFonts w:ascii="Times New Roman" w:hAnsi="Times New Roman"/>
          <w:color w:val="000000"/>
        </w:rPr>
        <w:t>vent data format/timer word</w:t>
      </w:r>
      <w:r w:rsidR="0087267A">
        <w:rPr>
          <w:rFonts w:ascii="Times New Roman" w:hAnsi="Times New Roman"/>
          <w:color w:val="000000"/>
        </w:rPr>
        <w:t xml:space="preserve"> (00000), c</w:t>
      </w:r>
      <w:r w:rsidR="0087267A" w:rsidRPr="003632D4">
        <w:rPr>
          <w:rFonts w:ascii="Times New Roman" w:hAnsi="Times New Roman"/>
          <w:color w:val="000000"/>
        </w:rPr>
        <w:t xml:space="preserve">oincidence </w:t>
      </w:r>
      <w:r w:rsidR="0087267A">
        <w:rPr>
          <w:rFonts w:ascii="Times New Roman" w:hAnsi="Times New Roman"/>
          <w:color w:val="000000"/>
        </w:rPr>
        <w:t>e</w:t>
      </w:r>
      <w:r w:rsidR="0087267A" w:rsidRPr="003632D4">
        <w:rPr>
          <w:rFonts w:ascii="Times New Roman" w:hAnsi="Times New Roman"/>
          <w:color w:val="000000"/>
        </w:rPr>
        <w:t>vent rate word</w:t>
      </w:r>
      <w:r w:rsidR="0087267A">
        <w:rPr>
          <w:rFonts w:ascii="Times New Roman" w:hAnsi="Times New Roman"/>
          <w:color w:val="000000"/>
        </w:rPr>
        <w:t xml:space="preserve"> (00001) and single e</w:t>
      </w:r>
      <w:r w:rsidR="0087267A" w:rsidRPr="003632D4">
        <w:rPr>
          <w:rFonts w:ascii="Times New Roman" w:hAnsi="Times New Roman"/>
          <w:color w:val="000000"/>
        </w:rPr>
        <w:t>vent rate word</w:t>
      </w:r>
      <w:r w:rsidR="0087267A">
        <w:rPr>
          <w:rFonts w:ascii="Times New Roman" w:hAnsi="Times New Roman"/>
          <w:color w:val="000000"/>
        </w:rPr>
        <w:t xml:space="preserve"> (00010). </w:t>
      </w:r>
    </w:p>
    <w:p w:rsidR="00335987" w:rsidRDefault="00335987" w:rsidP="0087267A">
      <w:pPr>
        <w:spacing w:after="0"/>
        <w:ind w:firstLine="360"/>
        <w:jc w:val="both"/>
        <w:rPr>
          <w:rFonts w:ascii="Times New Roman" w:hAnsi="Times New Roman"/>
          <w:color w:val="000000"/>
        </w:rPr>
      </w:pPr>
      <w:r>
        <w:rPr>
          <w:rFonts w:ascii="Times New Roman" w:hAnsi="Times New Roman"/>
          <w:color w:val="000000"/>
        </w:rPr>
        <w:t xml:space="preserve">The users can define their own status words (8 words at most) with status word flags that </w:t>
      </w:r>
      <w:r w:rsidR="000C2FB8">
        <w:rPr>
          <w:rFonts w:ascii="Times New Roman" w:hAnsi="Times New Roman"/>
          <w:color w:val="000000"/>
        </w:rPr>
        <w:t>range</w:t>
      </w:r>
      <w:r>
        <w:rPr>
          <w:rFonts w:ascii="Times New Roman" w:hAnsi="Times New Roman"/>
          <w:color w:val="000000"/>
        </w:rPr>
        <w:t xml:space="preserve"> from 11000 to 11111.</w:t>
      </w:r>
    </w:p>
    <w:p w:rsidR="009D7A37" w:rsidRDefault="009D7A37" w:rsidP="001C1411">
      <w:pPr>
        <w:spacing w:after="0"/>
        <w:ind w:firstLine="360"/>
        <w:rPr>
          <w:rFonts w:ascii="Times New Roman" w:hAnsi="Times New Roman"/>
          <w:color w:val="000000"/>
        </w:rPr>
      </w:pPr>
    </w:p>
    <w:p w:rsidR="00DA69D6" w:rsidRDefault="004044C6" w:rsidP="00122861">
      <w:pPr>
        <w:pStyle w:val="Heading2"/>
        <w:numPr>
          <w:ilvl w:val="1"/>
          <w:numId w:val="21"/>
        </w:numPr>
        <w:rPr>
          <w:i/>
          <w:color w:val="000000" w:themeColor="text1"/>
          <w:sz w:val="24"/>
        </w:rPr>
      </w:pPr>
      <w:bookmarkStart w:id="76" w:name="_Toc358368753"/>
      <w:r>
        <w:rPr>
          <w:i/>
          <w:color w:val="000000" w:themeColor="text1"/>
          <w:sz w:val="24"/>
        </w:rPr>
        <w:t>Coding and decoding of list mode data</w:t>
      </w:r>
      <w:bookmarkEnd w:id="76"/>
    </w:p>
    <w:p w:rsidR="00B6183C" w:rsidRDefault="00B6183C" w:rsidP="00B6183C"/>
    <w:p w:rsidR="00B6183C" w:rsidRDefault="00961F14" w:rsidP="008E0E3F">
      <w:pPr>
        <w:pStyle w:val="Heading3"/>
        <w:numPr>
          <w:ilvl w:val="2"/>
          <w:numId w:val="21"/>
        </w:numPr>
        <w:rPr>
          <w:rFonts w:ascii="Times New Roman" w:hAnsi="Times New Roman"/>
          <w:b w:val="0"/>
          <w:i/>
          <w:color w:val="000000"/>
        </w:rPr>
      </w:pPr>
      <w:bookmarkStart w:id="77" w:name="_Toc358368754"/>
      <w:r>
        <w:rPr>
          <w:rFonts w:ascii="Times New Roman" w:hAnsi="Times New Roman"/>
          <w:b w:val="0"/>
          <w:i/>
          <w:color w:val="000000"/>
        </w:rPr>
        <w:t>Redundancy and i</w:t>
      </w:r>
      <w:r w:rsidR="00274FEC">
        <w:rPr>
          <w:rFonts w:ascii="Times New Roman" w:hAnsi="Times New Roman"/>
          <w:b w:val="0"/>
          <w:i/>
          <w:color w:val="000000"/>
        </w:rPr>
        <w:t>ntegrity of list mode data</w:t>
      </w:r>
      <w:bookmarkEnd w:id="77"/>
    </w:p>
    <w:p w:rsidR="001776C8" w:rsidRDefault="001776C8" w:rsidP="0034118E">
      <w:pPr>
        <w:spacing w:after="0"/>
        <w:ind w:firstLine="360"/>
        <w:jc w:val="both"/>
        <w:rPr>
          <w:rFonts w:ascii="Times New Roman" w:hAnsi="Times New Roman"/>
          <w:color w:val="000000"/>
        </w:rPr>
      </w:pPr>
    </w:p>
    <w:p w:rsidR="000F574C" w:rsidRDefault="00BA7D6A" w:rsidP="000F574C">
      <w:pPr>
        <w:spacing w:after="0"/>
        <w:ind w:firstLine="360"/>
        <w:jc w:val="both"/>
        <w:rPr>
          <w:rFonts w:ascii="Times New Roman" w:hAnsi="Times New Roman"/>
          <w:color w:val="000000"/>
        </w:rPr>
      </w:pPr>
      <w:r>
        <w:rPr>
          <w:rFonts w:ascii="Times New Roman" w:hAnsi="Times New Roman"/>
          <w:color w:val="000000"/>
        </w:rPr>
        <w:t xml:space="preserve">In the high speed list mode data transmission, there </w:t>
      </w:r>
      <w:r w:rsidR="000F574C">
        <w:rPr>
          <w:rFonts w:ascii="Times New Roman" w:hAnsi="Times New Roman"/>
          <w:color w:val="000000"/>
        </w:rPr>
        <w:t>could be</w:t>
      </w:r>
      <w:r>
        <w:rPr>
          <w:rFonts w:ascii="Times New Roman" w:hAnsi="Times New Roman"/>
          <w:color w:val="000000"/>
        </w:rPr>
        <w:t xml:space="preserve"> </w:t>
      </w:r>
      <w:r w:rsidR="00024CB6">
        <w:rPr>
          <w:rFonts w:ascii="Times New Roman" w:hAnsi="Times New Roman"/>
          <w:color w:val="000000"/>
        </w:rPr>
        <w:t>four</w:t>
      </w:r>
      <w:r w:rsidR="000F574C">
        <w:rPr>
          <w:rFonts w:ascii="Times New Roman" w:hAnsi="Times New Roman"/>
          <w:color w:val="000000"/>
        </w:rPr>
        <w:t xml:space="preserve"> types of</w:t>
      </w:r>
      <w:r>
        <w:rPr>
          <w:rFonts w:ascii="Times New Roman" w:hAnsi="Times New Roman"/>
          <w:color w:val="000000"/>
        </w:rPr>
        <w:t xml:space="preserve"> </w:t>
      </w:r>
      <w:r w:rsidR="000F574C">
        <w:rPr>
          <w:rFonts w:ascii="Times New Roman" w:hAnsi="Times New Roman"/>
          <w:color w:val="000000"/>
        </w:rPr>
        <w:t>errors:</w:t>
      </w:r>
    </w:p>
    <w:p w:rsidR="00D91423" w:rsidRDefault="005465C1" w:rsidP="00A763CC">
      <w:pPr>
        <w:pStyle w:val="ListParagraph"/>
        <w:numPr>
          <w:ilvl w:val="0"/>
          <w:numId w:val="34"/>
        </w:numPr>
        <w:spacing w:after="0"/>
        <w:ind w:left="720"/>
        <w:jc w:val="both"/>
        <w:rPr>
          <w:rFonts w:ascii="Times New Roman" w:hAnsi="Times New Roman"/>
          <w:color w:val="000000"/>
        </w:rPr>
      </w:pPr>
      <w:r>
        <w:rPr>
          <w:rFonts w:ascii="Times New Roman" w:hAnsi="Times New Roman"/>
          <w:color w:val="000000"/>
        </w:rPr>
        <w:t>Type 1: t</w:t>
      </w:r>
      <w:r w:rsidR="00D91423">
        <w:rPr>
          <w:rFonts w:ascii="Times New Roman" w:hAnsi="Times New Roman"/>
          <w:color w:val="000000"/>
        </w:rPr>
        <w:t>he values of one or s</w:t>
      </w:r>
      <w:r w:rsidR="00D91423" w:rsidRPr="000F574C">
        <w:rPr>
          <w:rFonts w:ascii="Times New Roman" w:hAnsi="Times New Roman"/>
          <w:color w:val="000000"/>
        </w:rPr>
        <w:t xml:space="preserve">everal bits of data </w:t>
      </w:r>
      <w:r w:rsidR="00D91423">
        <w:rPr>
          <w:rFonts w:ascii="Times New Roman" w:hAnsi="Times New Roman"/>
          <w:color w:val="000000"/>
        </w:rPr>
        <w:t>are changed by mistake.</w:t>
      </w:r>
    </w:p>
    <w:p w:rsidR="00BC1EF6" w:rsidRDefault="00BC1EF6"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 xml:space="preserve">Those errors are not very likely in an OpenPET system with optimized </w:t>
      </w:r>
      <w:del w:id="78" w:author="OpenPET" w:date="2013-06-07T12:04:00Z">
        <w:r w:rsidDel="00441A87">
          <w:rPr>
            <w:rFonts w:ascii="Times New Roman" w:hAnsi="Times New Roman"/>
            <w:color w:val="000000"/>
          </w:rPr>
          <w:delText xml:space="preserve">the </w:delText>
        </w:r>
      </w:del>
      <w:r>
        <w:rPr>
          <w:rFonts w:ascii="Times New Roman" w:hAnsi="Times New Roman"/>
          <w:color w:val="000000"/>
        </w:rPr>
        <w:t xml:space="preserve">system timing and communication protocol designs. </w:t>
      </w:r>
    </w:p>
    <w:p w:rsidR="00D91423" w:rsidRDefault="00302AFD"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The test mode event data formats are designed to detect those kinds of errors.</w:t>
      </w:r>
    </w:p>
    <w:p w:rsidR="009C2FFA" w:rsidRDefault="009C2FFA"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 xml:space="preserve">Therefore, when those errors happen (not very likely), their effects are local. They won’t affect the integrity of the whole data file. </w:t>
      </w:r>
    </w:p>
    <w:p w:rsidR="00D91423" w:rsidRDefault="005465C1" w:rsidP="00A763CC">
      <w:pPr>
        <w:pStyle w:val="ListParagraph"/>
        <w:numPr>
          <w:ilvl w:val="0"/>
          <w:numId w:val="34"/>
        </w:numPr>
        <w:spacing w:after="0"/>
        <w:ind w:left="720"/>
        <w:jc w:val="both"/>
        <w:rPr>
          <w:rFonts w:ascii="Times New Roman" w:hAnsi="Times New Roman"/>
          <w:color w:val="000000"/>
        </w:rPr>
      </w:pPr>
      <w:r>
        <w:rPr>
          <w:rFonts w:ascii="Times New Roman" w:hAnsi="Times New Roman"/>
          <w:color w:val="000000"/>
        </w:rPr>
        <w:t>Type 2: t</w:t>
      </w:r>
      <w:r w:rsidR="00D91423">
        <w:rPr>
          <w:rFonts w:ascii="Times New Roman" w:hAnsi="Times New Roman"/>
          <w:color w:val="000000"/>
        </w:rPr>
        <w:t>he values of one or s</w:t>
      </w:r>
      <w:r w:rsidR="00D91423" w:rsidRPr="000F574C">
        <w:rPr>
          <w:rFonts w:ascii="Times New Roman" w:hAnsi="Times New Roman"/>
          <w:color w:val="000000"/>
        </w:rPr>
        <w:t xml:space="preserve">everal </w:t>
      </w:r>
      <w:r w:rsidR="00D91423">
        <w:rPr>
          <w:rFonts w:ascii="Times New Roman" w:hAnsi="Times New Roman"/>
          <w:color w:val="000000"/>
        </w:rPr>
        <w:t>bytes</w:t>
      </w:r>
      <w:r w:rsidR="00D91423" w:rsidRPr="000F574C">
        <w:rPr>
          <w:rFonts w:ascii="Times New Roman" w:hAnsi="Times New Roman"/>
          <w:color w:val="000000"/>
        </w:rPr>
        <w:t xml:space="preserve"> of data </w:t>
      </w:r>
      <w:r w:rsidR="00D91423">
        <w:rPr>
          <w:rFonts w:ascii="Times New Roman" w:hAnsi="Times New Roman"/>
          <w:color w:val="000000"/>
        </w:rPr>
        <w:t>are changed by mistake.</w:t>
      </w:r>
    </w:p>
    <w:p w:rsidR="00302AFD" w:rsidRDefault="00302AFD" w:rsidP="00302AFD">
      <w:pPr>
        <w:pStyle w:val="ListParagraph"/>
        <w:spacing w:after="0"/>
        <w:jc w:val="both"/>
        <w:rPr>
          <w:rFonts w:ascii="Times New Roman" w:hAnsi="Times New Roman"/>
          <w:color w:val="000000"/>
        </w:rPr>
      </w:pPr>
      <w:r>
        <w:rPr>
          <w:rFonts w:ascii="Times New Roman" w:hAnsi="Times New Roman"/>
          <w:color w:val="000000"/>
        </w:rPr>
        <w:t xml:space="preserve">Similarly to </w:t>
      </w:r>
      <w:r w:rsidR="005465C1">
        <w:rPr>
          <w:rFonts w:ascii="Times New Roman" w:hAnsi="Times New Roman"/>
          <w:color w:val="000000"/>
        </w:rPr>
        <w:t>type 1</w:t>
      </w:r>
      <w:r>
        <w:rPr>
          <w:rFonts w:ascii="Times New Roman" w:hAnsi="Times New Roman"/>
          <w:color w:val="000000"/>
        </w:rPr>
        <w:t xml:space="preserve">, those errors are not very likely and can be detected using test mode event data. </w:t>
      </w:r>
    </w:p>
    <w:p w:rsidR="00024CB6" w:rsidRDefault="005465C1" w:rsidP="00A763CC">
      <w:pPr>
        <w:pStyle w:val="ListParagraph"/>
        <w:numPr>
          <w:ilvl w:val="0"/>
          <w:numId w:val="34"/>
        </w:numPr>
        <w:spacing w:after="0"/>
        <w:ind w:left="720"/>
        <w:jc w:val="both"/>
        <w:rPr>
          <w:rFonts w:ascii="Times New Roman" w:hAnsi="Times New Roman"/>
          <w:color w:val="000000"/>
        </w:rPr>
      </w:pPr>
      <w:r>
        <w:rPr>
          <w:rFonts w:ascii="Times New Roman" w:hAnsi="Times New Roman"/>
          <w:color w:val="000000"/>
        </w:rPr>
        <w:t xml:space="preserve">Type 3: </w:t>
      </w:r>
      <w:r w:rsidR="00024CB6" w:rsidRPr="000F574C">
        <w:rPr>
          <w:rFonts w:ascii="Times New Roman" w:hAnsi="Times New Roman"/>
          <w:color w:val="000000"/>
        </w:rPr>
        <w:t>Several bits of data are dropped or added in the data stream</w:t>
      </w:r>
      <w:r w:rsidR="00024CB6">
        <w:rPr>
          <w:rFonts w:ascii="Times New Roman" w:hAnsi="Times New Roman"/>
          <w:color w:val="000000"/>
        </w:rPr>
        <w:t>.</w:t>
      </w:r>
      <w:r w:rsidR="0032774B">
        <w:rPr>
          <w:rFonts w:ascii="Times New Roman" w:hAnsi="Times New Roman"/>
          <w:color w:val="000000"/>
        </w:rPr>
        <w:t xml:space="preserve"> In the OpenPET hardware and firmware designs, the list mode data (including event words data and status words data) are organized and transmitted by byte. Therefore,</w:t>
      </w:r>
    </w:p>
    <w:p w:rsidR="000F574C" w:rsidRDefault="00E113EB"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The possibilities of m</w:t>
      </w:r>
      <w:r w:rsidR="00AA17F9">
        <w:rPr>
          <w:rFonts w:ascii="Times New Roman" w:hAnsi="Times New Roman"/>
          <w:color w:val="000000"/>
        </w:rPr>
        <w:t xml:space="preserve">issing or adding some </w:t>
      </w:r>
      <w:r w:rsidR="00AA17F9" w:rsidRPr="00E113EB">
        <w:rPr>
          <w:rFonts w:ascii="Times New Roman" w:hAnsi="Times New Roman"/>
          <w:b/>
          <w:color w:val="000000"/>
        </w:rPr>
        <w:t>bits</w:t>
      </w:r>
      <w:r w:rsidR="00AA17F9">
        <w:rPr>
          <w:rFonts w:ascii="Times New Roman" w:hAnsi="Times New Roman"/>
          <w:color w:val="000000"/>
        </w:rPr>
        <w:t xml:space="preserve"> of data </w:t>
      </w:r>
      <w:r>
        <w:rPr>
          <w:rFonts w:ascii="Times New Roman" w:hAnsi="Times New Roman"/>
          <w:color w:val="000000"/>
        </w:rPr>
        <w:t xml:space="preserve">in the data stream </w:t>
      </w:r>
      <w:r w:rsidR="00AA17F9">
        <w:rPr>
          <w:rFonts w:ascii="Times New Roman" w:hAnsi="Times New Roman"/>
          <w:color w:val="000000"/>
        </w:rPr>
        <w:t xml:space="preserve">are </w:t>
      </w:r>
      <w:r>
        <w:rPr>
          <w:rFonts w:ascii="Times New Roman" w:hAnsi="Times New Roman"/>
          <w:color w:val="000000"/>
        </w:rPr>
        <w:t>very low</w:t>
      </w:r>
      <w:r w:rsidR="00AA17F9">
        <w:rPr>
          <w:rFonts w:ascii="Times New Roman" w:hAnsi="Times New Roman"/>
          <w:color w:val="000000"/>
        </w:rPr>
        <w:t xml:space="preserve">. </w:t>
      </w:r>
      <w:r>
        <w:rPr>
          <w:rFonts w:ascii="Times New Roman" w:hAnsi="Times New Roman"/>
          <w:color w:val="000000"/>
        </w:rPr>
        <w:t xml:space="preserve">It is more likely to miss or add some </w:t>
      </w:r>
      <w:r w:rsidRPr="00E113EB">
        <w:rPr>
          <w:rFonts w:ascii="Times New Roman" w:hAnsi="Times New Roman"/>
          <w:b/>
          <w:color w:val="000000"/>
        </w:rPr>
        <w:t>bytes</w:t>
      </w:r>
      <w:r>
        <w:rPr>
          <w:rFonts w:ascii="Times New Roman" w:hAnsi="Times New Roman"/>
          <w:color w:val="000000"/>
        </w:rPr>
        <w:t xml:space="preserve"> of data</w:t>
      </w:r>
      <w:r w:rsidR="00AA17F9">
        <w:rPr>
          <w:rFonts w:ascii="Times New Roman" w:hAnsi="Times New Roman"/>
          <w:color w:val="000000"/>
        </w:rPr>
        <w:t xml:space="preserve"> </w:t>
      </w:r>
      <w:r>
        <w:rPr>
          <w:rFonts w:ascii="Times New Roman" w:hAnsi="Times New Roman"/>
          <w:color w:val="000000"/>
        </w:rPr>
        <w:t>(discussed next).</w:t>
      </w:r>
    </w:p>
    <w:p w:rsidR="008B1BB1" w:rsidRDefault="0032774B"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Even if those errors happen, they will be limited to only several bytes. They won’t misalign the whole data stream or affect the integrity of the whole data file.</w:t>
      </w:r>
    </w:p>
    <w:p w:rsidR="00BA7D6A" w:rsidRPr="000F574C" w:rsidRDefault="005465C1" w:rsidP="00A763CC">
      <w:pPr>
        <w:pStyle w:val="ListParagraph"/>
        <w:numPr>
          <w:ilvl w:val="0"/>
          <w:numId w:val="34"/>
        </w:numPr>
        <w:spacing w:after="0"/>
        <w:ind w:left="720"/>
        <w:jc w:val="both"/>
        <w:rPr>
          <w:rFonts w:ascii="Times New Roman" w:hAnsi="Times New Roman"/>
          <w:color w:val="000000"/>
        </w:rPr>
      </w:pPr>
      <w:r>
        <w:rPr>
          <w:rFonts w:ascii="Times New Roman" w:hAnsi="Times New Roman"/>
          <w:color w:val="000000"/>
        </w:rPr>
        <w:lastRenderedPageBreak/>
        <w:t xml:space="preserve">Type 4: </w:t>
      </w:r>
      <w:r w:rsidR="00BA7D6A" w:rsidRPr="000F574C">
        <w:rPr>
          <w:rFonts w:ascii="Times New Roman" w:hAnsi="Times New Roman"/>
          <w:color w:val="000000"/>
        </w:rPr>
        <w:t>Several bytes of data are dropped or added in the data stream</w:t>
      </w:r>
      <w:r w:rsidR="000F574C">
        <w:rPr>
          <w:rFonts w:ascii="Times New Roman" w:hAnsi="Times New Roman"/>
          <w:color w:val="000000"/>
        </w:rPr>
        <w:t>.</w:t>
      </w:r>
      <w:r w:rsidR="00A14B95">
        <w:rPr>
          <w:rFonts w:ascii="Times New Roman" w:hAnsi="Times New Roman"/>
          <w:color w:val="000000"/>
        </w:rPr>
        <w:t xml:space="preserve"> </w:t>
      </w:r>
    </w:p>
    <w:p w:rsidR="00BA7D6A" w:rsidRDefault="00A14B95"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This is the most possible error.</w:t>
      </w:r>
    </w:p>
    <w:p w:rsidR="00A14B95" w:rsidRDefault="00A14B95"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It may misalign the whole data stream and lead to mistakes in data analysis.</w:t>
      </w:r>
    </w:p>
    <w:p w:rsidR="00A14B95" w:rsidRDefault="00A14B95" w:rsidP="00BD5224">
      <w:pPr>
        <w:pStyle w:val="ListParagraph"/>
        <w:spacing w:after="0"/>
        <w:ind w:left="1440"/>
        <w:jc w:val="both"/>
        <w:rPr>
          <w:rFonts w:ascii="Times New Roman" w:hAnsi="Times New Roman"/>
          <w:color w:val="000000"/>
        </w:rPr>
      </w:pPr>
    </w:p>
    <w:p w:rsidR="00BD5224" w:rsidRDefault="005465C1" w:rsidP="00BD5224">
      <w:pPr>
        <w:spacing w:after="0"/>
        <w:ind w:firstLine="360"/>
        <w:jc w:val="both"/>
        <w:rPr>
          <w:rFonts w:ascii="Times New Roman" w:hAnsi="Times New Roman"/>
          <w:color w:val="000000"/>
        </w:rPr>
      </w:pPr>
      <w:r>
        <w:rPr>
          <w:rFonts w:ascii="Times New Roman" w:hAnsi="Times New Roman"/>
          <w:color w:val="000000"/>
        </w:rPr>
        <w:t>Except for improv</w:t>
      </w:r>
      <w:r w:rsidR="00B473B1">
        <w:rPr>
          <w:rFonts w:ascii="Times New Roman" w:hAnsi="Times New Roman"/>
          <w:color w:val="000000"/>
        </w:rPr>
        <w:t>ing</w:t>
      </w:r>
      <w:r>
        <w:rPr>
          <w:rFonts w:ascii="Times New Roman" w:hAnsi="Times New Roman"/>
          <w:color w:val="000000"/>
        </w:rPr>
        <w:t xml:space="preserve"> the system hardware and firmware design, t</w:t>
      </w:r>
      <w:r w:rsidR="00BD5224">
        <w:rPr>
          <w:rFonts w:ascii="Times New Roman" w:hAnsi="Times New Roman"/>
          <w:color w:val="000000"/>
        </w:rPr>
        <w:t xml:space="preserve">here are two </w:t>
      </w:r>
      <w:r w:rsidR="00B473B1">
        <w:rPr>
          <w:rFonts w:ascii="Times New Roman" w:hAnsi="Times New Roman"/>
          <w:color w:val="000000"/>
        </w:rPr>
        <w:t>encoding strategies</w:t>
      </w:r>
      <w:r>
        <w:rPr>
          <w:rFonts w:ascii="Times New Roman" w:hAnsi="Times New Roman"/>
          <w:color w:val="000000"/>
        </w:rPr>
        <w:t xml:space="preserve"> to eliminate the </w:t>
      </w:r>
      <w:r w:rsidR="00B473B1">
        <w:rPr>
          <w:rFonts w:ascii="Times New Roman" w:hAnsi="Times New Roman"/>
          <w:color w:val="000000"/>
        </w:rPr>
        <w:t>type 4 errors.</w:t>
      </w:r>
      <w:r w:rsidR="00BD5224">
        <w:rPr>
          <w:rFonts w:ascii="Times New Roman" w:hAnsi="Times New Roman"/>
          <w:color w:val="000000"/>
        </w:rPr>
        <w:t xml:space="preserve"> </w:t>
      </w:r>
    </w:p>
    <w:p w:rsidR="009F0F54" w:rsidRDefault="00BD16DE" w:rsidP="00A763CC">
      <w:pPr>
        <w:pStyle w:val="ListParagraph"/>
        <w:numPr>
          <w:ilvl w:val="0"/>
          <w:numId w:val="36"/>
        </w:numPr>
        <w:spacing w:after="0"/>
        <w:jc w:val="both"/>
        <w:rPr>
          <w:rFonts w:ascii="Times New Roman" w:hAnsi="Times New Roman"/>
          <w:color w:val="000000"/>
        </w:rPr>
      </w:pPr>
      <w:r>
        <w:rPr>
          <w:rFonts w:ascii="Times New Roman" w:hAnsi="Times New Roman"/>
          <w:color w:val="000000"/>
        </w:rPr>
        <w:t>Strategy 1: Use</w:t>
      </w:r>
      <w:r w:rsidR="00C73763">
        <w:rPr>
          <w:rFonts w:ascii="Times New Roman" w:hAnsi="Times New Roman"/>
          <w:color w:val="000000"/>
        </w:rPr>
        <w:t xml:space="preserve"> segments of data pattern in the event and status words</w:t>
      </w:r>
      <w:r>
        <w:rPr>
          <w:rFonts w:ascii="Times New Roman" w:hAnsi="Times New Roman"/>
          <w:color w:val="000000"/>
        </w:rPr>
        <w:t xml:space="preserve"> to match data</w:t>
      </w:r>
      <w:r w:rsidR="00C73763">
        <w:rPr>
          <w:rFonts w:ascii="Times New Roman" w:hAnsi="Times New Roman"/>
          <w:color w:val="000000"/>
        </w:rPr>
        <w:t xml:space="preserve">. </w:t>
      </w:r>
    </w:p>
    <w:p w:rsidR="009F0F54" w:rsidRDefault="00C73763"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 xml:space="preserve">For example, one can fix a data pattern of “1010101010” in bit 7~0 of the 32-bit event data. </w:t>
      </w:r>
      <w:r w:rsidR="0011044F">
        <w:rPr>
          <w:rFonts w:ascii="Times New Roman" w:hAnsi="Times New Roman"/>
          <w:color w:val="000000"/>
        </w:rPr>
        <w:t xml:space="preserve">The data analysis software can then check and match “1010101010” in the data file when loading event data. </w:t>
      </w:r>
    </w:p>
    <w:p w:rsidR="00B473B1" w:rsidRDefault="0011044F"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 xml:space="preserve">The main disadvantage of this method is </w:t>
      </w:r>
      <w:r w:rsidR="00C63570">
        <w:rPr>
          <w:rFonts w:ascii="Times New Roman" w:hAnsi="Times New Roman"/>
          <w:color w:val="000000"/>
        </w:rPr>
        <w:t>that the data pattern</w:t>
      </w:r>
      <w:r w:rsidR="009F0F54">
        <w:rPr>
          <w:rFonts w:ascii="Times New Roman" w:hAnsi="Times New Roman"/>
          <w:color w:val="000000"/>
        </w:rPr>
        <w:t>s</w:t>
      </w:r>
      <w:r w:rsidR="00C63570">
        <w:rPr>
          <w:rFonts w:ascii="Times New Roman" w:hAnsi="Times New Roman"/>
          <w:color w:val="000000"/>
        </w:rPr>
        <w:t xml:space="preserve"> </w:t>
      </w:r>
      <w:r w:rsidR="009F0F54">
        <w:rPr>
          <w:rFonts w:ascii="Times New Roman" w:hAnsi="Times New Roman"/>
          <w:color w:val="000000"/>
        </w:rPr>
        <w:t>occupy data payload bits. That will lead to a big decrease of payload data bits or a decrease in maximum event rates.</w:t>
      </w:r>
      <w:r w:rsidR="00F05D74">
        <w:rPr>
          <w:rFonts w:ascii="Times New Roman" w:hAnsi="Times New Roman"/>
          <w:color w:val="000000"/>
        </w:rPr>
        <w:t xml:space="preserve"> </w:t>
      </w:r>
    </w:p>
    <w:p w:rsidR="009F0F54" w:rsidRPr="00B473B1" w:rsidRDefault="009F0F54" w:rsidP="009F0F54">
      <w:pPr>
        <w:pStyle w:val="ListParagraph"/>
        <w:spacing w:after="0"/>
        <w:ind w:left="1440"/>
        <w:jc w:val="both"/>
        <w:rPr>
          <w:rFonts w:ascii="Times New Roman" w:hAnsi="Times New Roman"/>
          <w:color w:val="000000"/>
        </w:rPr>
      </w:pPr>
    </w:p>
    <w:p w:rsidR="009F0F54" w:rsidRDefault="00BD16DE" w:rsidP="00A763CC">
      <w:pPr>
        <w:pStyle w:val="ListParagraph"/>
        <w:numPr>
          <w:ilvl w:val="0"/>
          <w:numId w:val="36"/>
        </w:numPr>
        <w:spacing w:after="0"/>
        <w:jc w:val="both"/>
        <w:rPr>
          <w:rFonts w:ascii="Times New Roman" w:hAnsi="Times New Roman"/>
          <w:color w:val="000000"/>
        </w:rPr>
      </w:pPr>
      <w:r>
        <w:rPr>
          <w:rFonts w:ascii="Times New Roman" w:hAnsi="Times New Roman"/>
          <w:color w:val="000000"/>
        </w:rPr>
        <w:t xml:space="preserve">Strategy 2: </w:t>
      </w:r>
      <w:r w:rsidR="00681347">
        <w:rPr>
          <w:rFonts w:ascii="Times New Roman" w:hAnsi="Times New Roman"/>
          <w:color w:val="000000"/>
        </w:rPr>
        <w:t>Use a status word (“</w:t>
      </w:r>
      <w:r w:rsidR="00681347" w:rsidRPr="00681347">
        <w:rPr>
          <w:rFonts w:ascii="Times New Roman" w:hAnsi="Times New Roman"/>
          <w:color w:val="000000"/>
        </w:rPr>
        <w:t>Event data format/timer word</w:t>
      </w:r>
      <w:r w:rsidR="00681347">
        <w:rPr>
          <w:rFonts w:ascii="Times New Roman" w:hAnsi="Times New Roman"/>
          <w:color w:val="000000"/>
        </w:rPr>
        <w:t xml:space="preserve">”) to </w:t>
      </w:r>
      <w:r>
        <w:rPr>
          <w:rFonts w:ascii="Times New Roman" w:hAnsi="Times New Roman"/>
          <w:color w:val="000000"/>
        </w:rPr>
        <w:t>align data</w:t>
      </w:r>
      <w:r w:rsidR="009F0F54">
        <w:rPr>
          <w:rFonts w:ascii="Times New Roman" w:hAnsi="Times New Roman"/>
          <w:color w:val="000000"/>
        </w:rPr>
        <w:t xml:space="preserve">. </w:t>
      </w:r>
    </w:p>
    <w:p w:rsidR="00995468" w:rsidRDefault="00995468" w:rsidP="00995468">
      <w:pPr>
        <w:spacing w:after="0"/>
        <w:ind w:firstLine="360"/>
        <w:jc w:val="both"/>
        <w:rPr>
          <w:rFonts w:ascii="Times New Roman" w:hAnsi="Times New Roman"/>
          <w:color w:val="000000"/>
        </w:rPr>
      </w:pPr>
    </w:p>
    <w:p w:rsidR="00527DBA" w:rsidRDefault="00527DBA" w:rsidP="00995468">
      <w:pPr>
        <w:spacing w:after="0"/>
        <w:ind w:firstLine="360"/>
        <w:jc w:val="both"/>
        <w:rPr>
          <w:rFonts w:ascii="Times New Roman" w:hAnsi="Times New Roman"/>
          <w:color w:val="000000"/>
        </w:rPr>
      </w:pPr>
      <w:r>
        <w:rPr>
          <w:rFonts w:ascii="Times New Roman" w:hAnsi="Times New Roman"/>
          <w:color w:val="000000"/>
        </w:rPr>
        <w:t>OpenPET adapt strategy</w:t>
      </w:r>
      <w:r w:rsidR="00995468">
        <w:rPr>
          <w:rFonts w:ascii="Times New Roman" w:hAnsi="Times New Roman"/>
          <w:color w:val="000000"/>
        </w:rPr>
        <w:t xml:space="preserve"> 2 to align data</w:t>
      </w:r>
      <w:r>
        <w:rPr>
          <w:rFonts w:ascii="Times New Roman" w:hAnsi="Times New Roman"/>
          <w:color w:val="000000"/>
        </w:rPr>
        <w:t>.</w:t>
      </w:r>
      <w:r w:rsidR="00416528">
        <w:rPr>
          <w:rFonts w:ascii="Times New Roman" w:hAnsi="Times New Roman"/>
          <w:color w:val="000000"/>
        </w:rPr>
        <w:t xml:space="preserve"> </w:t>
      </w:r>
      <w:r>
        <w:rPr>
          <w:rFonts w:ascii="Times New Roman" w:hAnsi="Times New Roman"/>
          <w:color w:val="000000"/>
        </w:rPr>
        <w:t xml:space="preserve">The main features </w:t>
      </w:r>
      <w:r w:rsidR="00416528">
        <w:rPr>
          <w:rFonts w:ascii="Times New Roman" w:hAnsi="Times New Roman"/>
          <w:color w:val="000000"/>
        </w:rPr>
        <w:t xml:space="preserve">of this strategy </w:t>
      </w:r>
      <w:r>
        <w:rPr>
          <w:rFonts w:ascii="Times New Roman" w:hAnsi="Times New Roman"/>
          <w:color w:val="000000"/>
        </w:rPr>
        <w:t>are</w:t>
      </w:r>
      <w:r w:rsidR="00995468">
        <w:rPr>
          <w:rFonts w:ascii="Times New Roman" w:hAnsi="Times New Roman"/>
          <w:color w:val="000000"/>
        </w:rPr>
        <w:t>:</w:t>
      </w:r>
      <w:r>
        <w:rPr>
          <w:rFonts w:ascii="Times New Roman" w:hAnsi="Times New Roman"/>
          <w:color w:val="000000"/>
        </w:rPr>
        <w:t xml:space="preserve"> </w:t>
      </w:r>
    </w:p>
    <w:p w:rsidR="00995468" w:rsidRPr="00995468" w:rsidRDefault="00995468" w:rsidP="00A763CC">
      <w:pPr>
        <w:pStyle w:val="ListParagraph"/>
        <w:numPr>
          <w:ilvl w:val="0"/>
          <w:numId w:val="24"/>
        </w:numPr>
        <w:spacing w:after="0"/>
        <w:jc w:val="both"/>
        <w:rPr>
          <w:rFonts w:ascii="Times New Roman" w:hAnsi="Times New Roman"/>
          <w:color w:val="000000"/>
        </w:rPr>
      </w:pPr>
      <w:r w:rsidRPr="00995468">
        <w:rPr>
          <w:rFonts w:ascii="Times New Roman" w:hAnsi="Times New Roman"/>
          <w:color w:val="000000"/>
        </w:rPr>
        <w:t xml:space="preserve">Use minimum pattern bits to </w:t>
      </w:r>
      <w:r>
        <w:rPr>
          <w:rFonts w:ascii="Times New Roman" w:hAnsi="Times New Roman"/>
          <w:color w:val="000000"/>
        </w:rPr>
        <w:t>separate event words and status word</w:t>
      </w:r>
    </w:p>
    <w:p w:rsidR="003755B8" w:rsidRDefault="00014F1E" w:rsidP="00A763CC">
      <w:pPr>
        <w:pStyle w:val="ListParagraph"/>
        <w:numPr>
          <w:ilvl w:val="0"/>
          <w:numId w:val="35"/>
        </w:numPr>
        <w:spacing w:after="0"/>
        <w:jc w:val="both"/>
        <w:rPr>
          <w:rFonts w:ascii="Times New Roman" w:hAnsi="Times New Roman"/>
          <w:color w:val="000000"/>
        </w:rPr>
      </w:pPr>
      <w:r w:rsidRPr="00995468">
        <w:rPr>
          <w:rFonts w:ascii="Times New Roman" w:hAnsi="Times New Roman"/>
          <w:color w:val="000000"/>
        </w:rPr>
        <w:t xml:space="preserve">The MSB of event words (32-bit, 64-bit or 128-bit) is always </w:t>
      </w:r>
      <w:r w:rsidR="00995468">
        <w:rPr>
          <w:rFonts w:ascii="Times New Roman" w:hAnsi="Times New Roman"/>
          <w:color w:val="000000"/>
        </w:rPr>
        <w:t>“</w:t>
      </w:r>
      <w:r w:rsidRPr="00995468">
        <w:rPr>
          <w:rFonts w:ascii="Times New Roman" w:hAnsi="Times New Roman"/>
          <w:color w:val="000000"/>
        </w:rPr>
        <w:t>1</w:t>
      </w:r>
      <w:r w:rsidR="00995468">
        <w:rPr>
          <w:rFonts w:ascii="Times New Roman" w:hAnsi="Times New Roman"/>
          <w:color w:val="000000"/>
        </w:rPr>
        <w:t>”</w:t>
      </w:r>
      <w:r w:rsidR="0015555C">
        <w:rPr>
          <w:rFonts w:ascii="Times New Roman" w:hAnsi="Times New Roman"/>
          <w:color w:val="000000"/>
        </w:rPr>
        <w:t xml:space="preserve">. </w:t>
      </w:r>
      <w:r w:rsidR="004145CE">
        <w:rPr>
          <w:rFonts w:ascii="Times New Roman" w:hAnsi="Times New Roman"/>
          <w:color w:val="000000"/>
        </w:rPr>
        <w:t>More details:</w:t>
      </w:r>
    </w:p>
    <w:p w:rsidR="003755B8" w:rsidRDefault="003755B8" w:rsidP="003755B8">
      <w:pPr>
        <w:pStyle w:val="ListParagraph"/>
        <w:spacing w:after="0"/>
        <w:ind w:left="1440"/>
        <w:jc w:val="both"/>
        <w:rPr>
          <w:rFonts w:ascii="Times New Roman" w:hAnsi="Times New Roman"/>
          <w:color w:val="000000"/>
        </w:rPr>
      </w:pPr>
      <w:r>
        <w:rPr>
          <w:rFonts w:ascii="Times New Roman" w:hAnsi="Times New Roman"/>
          <w:color w:val="000000"/>
        </w:rPr>
        <w:t xml:space="preserve">In </w:t>
      </w:r>
      <w:r w:rsidRPr="00995468">
        <w:rPr>
          <w:rFonts w:ascii="Times New Roman" w:hAnsi="Times New Roman"/>
          <w:color w:val="000000"/>
        </w:rPr>
        <w:t>32-bit</w:t>
      </w:r>
      <w:r>
        <w:rPr>
          <w:rFonts w:ascii="Times New Roman" w:hAnsi="Times New Roman"/>
          <w:color w:val="000000"/>
        </w:rPr>
        <w:t xml:space="preserve"> </w:t>
      </w:r>
      <w:r w:rsidR="00696C17">
        <w:rPr>
          <w:rFonts w:ascii="Times New Roman" w:hAnsi="Times New Roman"/>
          <w:color w:val="000000"/>
        </w:rPr>
        <w:t xml:space="preserve">(or 4-byte) </w:t>
      </w:r>
      <w:r>
        <w:rPr>
          <w:rFonts w:ascii="Times New Roman" w:hAnsi="Times New Roman"/>
          <w:color w:val="000000"/>
        </w:rPr>
        <w:t>mode, bit 31=“1”;</w:t>
      </w:r>
    </w:p>
    <w:p w:rsidR="003755B8" w:rsidRDefault="003755B8" w:rsidP="003755B8">
      <w:pPr>
        <w:pStyle w:val="ListParagraph"/>
        <w:spacing w:after="0"/>
        <w:ind w:left="1440"/>
        <w:jc w:val="both"/>
        <w:rPr>
          <w:rFonts w:ascii="Times New Roman" w:hAnsi="Times New Roman"/>
          <w:color w:val="000000"/>
        </w:rPr>
      </w:pPr>
      <w:r>
        <w:rPr>
          <w:rFonts w:ascii="Times New Roman" w:hAnsi="Times New Roman"/>
          <w:color w:val="000000"/>
        </w:rPr>
        <w:t>In 64</w:t>
      </w:r>
      <w:r w:rsidRPr="00995468">
        <w:rPr>
          <w:rFonts w:ascii="Times New Roman" w:hAnsi="Times New Roman"/>
          <w:color w:val="000000"/>
        </w:rPr>
        <w:t>-bit</w:t>
      </w:r>
      <w:r>
        <w:rPr>
          <w:rFonts w:ascii="Times New Roman" w:hAnsi="Times New Roman"/>
          <w:color w:val="000000"/>
        </w:rPr>
        <w:t xml:space="preserve"> </w:t>
      </w:r>
      <w:r w:rsidR="00696C17">
        <w:rPr>
          <w:rFonts w:ascii="Times New Roman" w:hAnsi="Times New Roman"/>
          <w:color w:val="000000"/>
        </w:rPr>
        <w:t xml:space="preserve">(or 8-byte) </w:t>
      </w:r>
      <w:r>
        <w:rPr>
          <w:rFonts w:ascii="Times New Roman" w:hAnsi="Times New Roman"/>
          <w:color w:val="000000"/>
        </w:rPr>
        <w:t>mode, bit 63=“1”;</w:t>
      </w:r>
    </w:p>
    <w:p w:rsidR="00527DBA" w:rsidRDefault="003755B8" w:rsidP="003755B8">
      <w:pPr>
        <w:pStyle w:val="ListParagraph"/>
        <w:spacing w:after="0"/>
        <w:ind w:left="1440"/>
        <w:jc w:val="both"/>
        <w:rPr>
          <w:rFonts w:ascii="Times New Roman" w:hAnsi="Times New Roman"/>
          <w:color w:val="000000"/>
        </w:rPr>
      </w:pPr>
      <w:r>
        <w:rPr>
          <w:rFonts w:ascii="Times New Roman" w:hAnsi="Times New Roman"/>
          <w:color w:val="000000"/>
        </w:rPr>
        <w:t xml:space="preserve">In 128-bit </w:t>
      </w:r>
      <w:r w:rsidR="00696C17">
        <w:rPr>
          <w:rFonts w:ascii="Times New Roman" w:hAnsi="Times New Roman"/>
          <w:color w:val="000000"/>
        </w:rPr>
        <w:t>(or 16-byte</w:t>
      </w:r>
      <w:r w:rsidR="004145CE">
        <w:rPr>
          <w:rFonts w:ascii="Times New Roman" w:hAnsi="Times New Roman"/>
          <w:color w:val="000000"/>
        </w:rPr>
        <w:t>) mode</w:t>
      </w:r>
      <w:r>
        <w:rPr>
          <w:rFonts w:ascii="Times New Roman" w:hAnsi="Times New Roman"/>
          <w:color w:val="000000"/>
        </w:rPr>
        <w:t>, bit 127 = “1”,</w:t>
      </w:r>
      <w:r w:rsidRPr="003755B8">
        <w:rPr>
          <w:rFonts w:ascii="Times New Roman" w:hAnsi="Times New Roman"/>
          <w:color w:val="000000"/>
        </w:rPr>
        <w:t xml:space="preserve"> </w:t>
      </w:r>
      <w:r>
        <w:rPr>
          <w:rFonts w:ascii="Times New Roman" w:hAnsi="Times New Roman"/>
          <w:color w:val="000000"/>
        </w:rPr>
        <w:t>bit 63 = “1”,</w:t>
      </w:r>
    </w:p>
    <w:p w:rsidR="00995468" w:rsidRPr="00995468" w:rsidRDefault="00995468" w:rsidP="00A763CC">
      <w:pPr>
        <w:pStyle w:val="ListParagraph"/>
        <w:numPr>
          <w:ilvl w:val="0"/>
          <w:numId w:val="35"/>
        </w:numPr>
        <w:spacing w:after="0"/>
        <w:jc w:val="both"/>
        <w:rPr>
          <w:rFonts w:ascii="Times New Roman" w:hAnsi="Times New Roman"/>
          <w:color w:val="000000"/>
        </w:rPr>
      </w:pPr>
      <w:r w:rsidRPr="00995468">
        <w:rPr>
          <w:rFonts w:ascii="Times New Roman" w:hAnsi="Times New Roman"/>
          <w:color w:val="000000"/>
        </w:rPr>
        <w:t xml:space="preserve">The MSB of </w:t>
      </w:r>
      <w:r>
        <w:rPr>
          <w:rFonts w:ascii="Times New Roman" w:hAnsi="Times New Roman"/>
          <w:color w:val="000000"/>
        </w:rPr>
        <w:t>status</w:t>
      </w:r>
      <w:r w:rsidRPr="00995468">
        <w:rPr>
          <w:rFonts w:ascii="Times New Roman" w:hAnsi="Times New Roman"/>
          <w:color w:val="000000"/>
        </w:rPr>
        <w:t xml:space="preserve"> words (</w:t>
      </w:r>
      <w:r>
        <w:rPr>
          <w:rFonts w:ascii="Times New Roman" w:hAnsi="Times New Roman"/>
          <w:color w:val="000000"/>
        </w:rPr>
        <w:t>64</w:t>
      </w:r>
      <w:r w:rsidRPr="00995468">
        <w:rPr>
          <w:rFonts w:ascii="Times New Roman" w:hAnsi="Times New Roman"/>
          <w:color w:val="000000"/>
        </w:rPr>
        <w:t>-bit</w:t>
      </w:r>
      <w:r w:rsidR="00696C17">
        <w:rPr>
          <w:rFonts w:ascii="Times New Roman" w:hAnsi="Times New Roman"/>
          <w:color w:val="000000"/>
        </w:rPr>
        <w:t>, or 8 bytes</w:t>
      </w:r>
      <w:r w:rsidRPr="00995468">
        <w:rPr>
          <w:rFonts w:ascii="Times New Roman" w:hAnsi="Times New Roman"/>
          <w:color w:val="000000"/>
        </w:rPr>
        <w:t xml:space="preserve">) is always </w:t>
      </w:r>
      <w:r>
        <w:rPr>
          <w:rFonts w:ascii="Times New Roman" w:hAnsi="Times New Roman"/>
          <w:color w:val="000000"/>
        </w:rPr>
        <w:t>“0”</w:t>
      </w:r>
      <w:r w:rsidR="00086EA1">
        <w:rPr>
          <w:rFonts w:ascii="Times New Roman" w:hAnsi="Times New Roman"/>
          <w:color w:val="000000"/>
        </w:rPr>
        <w:t xml:space="preserve">. </w:t>
      </w:r>
      <w:r w:rsidR="004145CE">
        <w:rPr>
          <w:rFonts w:ascii="Times New Roman" w:hAnsi="Times New Roman"/>
          <w:color w:val="000000"/>
        </w:rPr>
        <w:t>More details:</w:t>
      </w:r>
    </w:p>
    <w:p w:rsidR="006127B9" w:rsidRDefault="006127B9" w:rsidP="006127B9">
      <w:pPr>
        <w:pStyle w:val="ListParagraph"/>
        <w:spacing w:after="0"/>
        <w:ind w:left="1440"/>
        <w:jc w:val="both"/>
        <w:rPr>
          <w:rFonts w:ascii="Times New Roman" w:hAnsi="Times New Roman"/>
          <w:color w:val="000000"/>
        </w:rPr>
      </w:pPr>
      <w:r>
        <w:rPr>
          <w:rFonts w:ascii="Times New Roman" w:hAnsi="Times New Roman"/>
          <w:color w:val="000000"/>
        </w:rPr>
        <w:t>Bit 7 and Bit 6 of byte 7 to byte 1: “00”</w:t>
      </w:r>
    </w:p>
    <w:p w:rsidR="006127B9" w:rsidRDefault="006127B9" w:rsidP="006127B9">
      <w:pPr>
        <w:pStyle w:val="ListParagraph"/>
        <w:spacing w:after="0"/>
        <w:ind w:left="1440"/>
        <w:jc w:val="both"/>
        <w:rPr>
          <w:rFonts w:ascii="Times New Roman" w:hAnsi="Times New Roman"/>
          <w:color w:val="000000"/>
        </w:rPr>
      </w:pPr>
      <w:r>
        <w:rPr>
          <w:rFonts w:ascii="Times New Roman" w:hAnsi="Times New Roman"/>
          <w:color w:val="000000"/>
        </w:rPr>
        <w:t>Bit 7 and Bit 6 of byte 0: “01”</w:t>
      </w:r>
    </w:p>
    <w:p w:rsidR="006127B9" w:rsidRDefault="005964E0" w:rsidP="00A763CC">
      <w:pPr>
        <w:pStyle w:val="ListParagraph"/>
        <w:numPr>
          <w:ilvl w:val="0"/>
          <w:numId w:val="35"/>
        </w:numPr>
        <w:spacing w:after="0"/>
        <w:jc w:val="both"/>
        <w:rPr>
          <w:rFonts w:ascii="Times New Roman" w:hAnsi="Times New Roman"/>
          <w:color w:val="000000"/>
        </w:rPr>
      </w:pPr>
      <w:r>
        <w:rPr>
          <w:rFonts w:ascii="Times New Roman" w:hAnsi="Times New Roman"/>
          <w:color w:val="000000"/>
        </w:rPr>
        <w:t>Ther</w:t>
      </w:r>
      <w:r w:rsidR="00276C32">
        <w:rPr>
          <w:rFonts w:ascii="Times New Roman" w:hAnsi="Times New Roman"/>
          <w:color w:val="000000"/>
        </w:rPr>
        <w:t>e</w:t>
      </w:r>
      <w:r>
        <w:rPr>
          <w:rFonts w:ascii="Times New Roman" w:hAnsi="Times New Roman"/>
          <w:color w:val="000000"/>
        </w:rPr>
        <w:t xml:space="preserve">fore, </w:t>
      </w:r>
      <w:r w:rsidR="00532908">
        <w:rPr>
          <w:rFonts w:ascii="Times New Roman" w:hAnsi="Times New Roman"/>
          <w:color w:val="000000"/>
        </w:rPr>
        <w:t>we can confidently treat 8 bytes of data as a status word when</w:t>
      </w:r>
    </w:p>
    <w:p w:rsidR="00532908" w:rsidRDefault="00532908" w:rsidP="00532908">
      <w:pPr>
        <w:pStyle w:val="ListParagraph"/>
        <w:spacing w:after="0"/>
        <w:ind w:left="1440"/>
        <w:jc w:val="both"/>
        <w:rPr>
          <w:rFonts w:ascii="Times New Roman" w:hAnsi="Times New Roman"/>
          <w:color w:val="000000"/>
        </w:rPr>
      </w:pPr>
      <w:r>
        <w:rPr>
          <w:rFonts w:ascii="Times New Roman" w:hAnsi="Times New Roman"/>
          <w:color w:val="000000"/>
        </w:rPr>
        <w:t>Bit 7 and Bit 6 of byte 7 to byte 1: “00”</w:t>
      </w:r>
    </w:p>
    <w:p w:rsidR="00532908" w:rsidRDefault="00532908" w:rsidP="00532908">
      <w:pPr>
        <w:pStyle w:val="ListParagraph"/>
        <w:spacing w:after="0"/>
        <w:ind w:left="1440"/>
        <w:jc w:val="both"/>
        <w:rPr>
          <w:rFonts w:ascii="Times New Roman" w:hAnsi="Times New Roman"/>
          <w:color w:val="000000"/>
        </w:rPr>
      </w:pPr>
      <w:r>
        <w:rPr>
          <w:rFonts w:ascii="Times New Roman" w:hAnsi="Times New Roman"/>
          <w:color w:val="000000"/>
        </w:rPr>
        <w:t>Bit 7 and Bit 6 of byte 0: “01”</w:t>
      </w:r>
    </w:p>
    <w:p w:rsidR="00532908" w:rsidRPr="004339B6" w:rsidRDefault="00542B70"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Use a status word (“</w:t>
      </w:r>
      <w:r w:rsidRPr="00681347">
        <w:rPr>
          <w:rFonts w:ascii="Times New Roman" w:hAnsi="Times New Roman"/>
          <w:color w:val="000000"/>
        </w:rPr>
        <w:t>Event data format/timer word</w:t>
      </w:r>
      <w:r>
        <w:rPr>
          <w:rFonts w:ascii="Times New Roman" w:hAnsi="Times New Roman"/>
          <w:color w:val="000000"/>
        </w:rPr>
        <w:t>”) to determine the event data format and align event data.</w:t>
      </w:r>
    </w:p>
    <w:p w:rsidR="004339B6" w:rsidRDefault="00A20E13" w:rsidP="00A763CC">
      <w:pPr>
        <w:pStyle w:val="ListParagraph"/>
        <w:numPr>
          <w:ilvl w:val="0"/>
          <w:numId w:val="24"/>
        </w:numPr>
        <w:spacing w:after="0"/>
        <w:jc w:val="both"/>
        <w:rPr>
          <w:rFonts w:ascii="Times New Roman" w:hAnsi="Times New Roman"/>
          <w:color w:val="000000"/>
        </w:rPr>
      </w:pPr>
      <w:r>
        <w:rPr>
          <w:rFonts w:ascii="Times New Roman" w:hAnsi="Times New Roman"/>
          <w:color w:val="000000"/>
        </w:rPr>
        <w:t xml:space="preserve">The main </w:t>
      </w:r>
      <w:r w:rsidR="00BA1534">
        <w:rPr>
          <w:rFonts w:ascii="Times New Roman" w:hAnsi="Times New Roman"/>
          <w:color w:val="000000"/>
        </w:rPr>
        <w:t>advantage</w:t>
      </w:r>
      <w:r w:rsidR="004339B6">
        <w:rPr>
          <w:rFonts w:ascii="Times New Roman" w:hAnsi="Times New Roman"/>
          <w:color w:val="000000"/>
        </w:rPr>
        <w:t xml:space="preserve"> </w:t>
      </w:r>
      <w:r w:rsidR="00BA1534">
        <w:rPr>
          <w:rFonts w:ascii="Times New Roman" w:hAnsi="Times New Roman"/>
          <w:color w:val="000000"/>
        </w:rPr>
        <w:t>is that it achieves a h</w:t>
      </w:r>
      <w:r w:rsidR="00810E6D">
        <w:rPr>
          <w:rFonts w:ascii="Times New Roman" w:hAnsi="Times New Roman"/>
          <w:color w:val="000000"/>
        </w:rPr>
        <w:t>igh payload rate in the event data word</w:t>
      </w:r>
      <w:r w:rsidR="00BA1534">
        <w:rPr>
          <w:rFonts w:ascii="Times New Roman" w:hAnsi="Times New Roman"/>
          <w:color w:val="000000"/>
        </w:rPr>
        <w:t xml:space="preserve">. More information can be loaded in the event data word. Alternatively, </w:t>
      </w:r>
      <w:r w:rsidR="0047344F">
        <w:rPr>
          <w:rFonts w:ascii="Times New Roman" w:hAnsi="Times New Roman"/>
          <w:color w:val="000000"/>
        </w:rPr>
        <w:t>a higher event rate can be achieved.</w:t>
      </w:r>
    </w:p>
    <w:p w:rsidR="00810E6D" w:rsidRPr="000E180C" w:rsidRDefault="004339B6" w:rsidP="00A763CC">
      <w:pPr>
        <w:pStyle w:val="ListParagraph"/>
        <w:numPr>
          <w:ilvl w:val="0"/>
          <w:numId w:val="24"/>
        </w:numPr>
        <w:spacing w:after="0"/>
        <w:jc w:val="both"/>
        <w:rPr>
          <w:rFonts w:ascii="Times New Roman" w:hAnsi="Times New Roman"/>
          <w:color w:val="000000"/>
        </w:rPr>
      </w:pPr>
      <w:r w:rsidRPr="000E180C">
        <w:rPr>
          <w:rFonts w:ascii="Times New Roman" w:hAnsi="Times New Roman"/>
          <w:color w:val="000000"/>
        </w:rPr>
        <w:t xml:space="preserve"> The main disadvantage is that </w:t>
      </w:r>
      <w:r w:rsidR="00541990" w:rsidRPr="000E180C">
        <w:rPr>
          <w:rFonts w:ascii="Times New Roman" w:hAnsi="Times New Roman"/>
          <w:color w:val="000000"/>
        </w:rPr>
        <w:t xml:space="preserve">the misaligned event data can only be realigned after a new “event data format/timer word” is detected. </w:t>
      </w:r>
      <w:r w:rsidR="000E180C" w:rsidRPr="000E180C">
        <w:rPr>
          <w:rFonts w:ascii="Times New Roman" w:hAnsi="Times New Roman"/>
          <w:color w:val="000000"/>
        </w:rPr>
        <w:t xml:space="preserve">The minimum interval of “event data format/timer word” is 1ms. That means 1ms of event data might be lost in the worst situation. </w:t>
      </w:r>
      <w:r w:rsidR="000E180C">
        <w:rPr>
          <w:rFonts w:ascii="Times New Roman" w:hAnsi="Times New Roman"/>
          <w:color w:val="000000"/>
        </w:rPr>
        <w:t>Fortunately, t</w:t>
      </w:r>
      <w:r w:rsidR="00541990" w:rsidRPr="000E180C">
        <w:rPr>
          <w:rFonts w:ascii="Times New Roman" w:hAnsi="Times New Roman"/>
          <w:color w:val="000000"/>
        </w:rPr>
        <w:t xml:space="preserve">hat is not an issue </w:t>
      </w:r>
      <w:r w:rsidR="000E180C">
        <w:rPr>
          <w:rFonts w:ascii="Times New Roman" w:hAnsi="Times New Roman"/>
          <w:color w:val="000000"/>
        </w:rPr>
        <w:t>for</w:t>
      </w:r>
      <w:r w:rsidR="00541990" w:rsidRPr="000E180C">
        <w:rPr>
          <w:rFonts w:ascii="Times New Roman" w:hAnsi="Times New Roman"/>
          <w:color w:val="000000"/>
        </w:rPr>
        <w:t xml:space="preserve"> most applications</w:t>
      </w:r>
      <w:r w:rsidR="000E180C">
        <w:rPr>
          <w:rFonts w:ascii="Times New Roman" w:hAnsi="Times New Roman"/>
          <w:color w:val="000000"/>
        </w:rPr>
        <w:t>.</w:t>
      </w:r>
    </w:p>
    <w:p w:rsidR="00810E6D" w:rsidRDefault="00810E6D" w:rsidP="00A20E13">
      <w:pPr>
        <w:spacing w:after="0"/>
        <w:ind w:firstLine="360"/>
        <w:jc w:val="both"/>
        <w:rPr>
          <w:rFonts w:ascii="Times New Roman" w:hAnsi="Times New Roman"/>
          <w:color w:val="000000"/>
        </w:rPr>
      </w:pPr>
    </w:p>
    <w:p w:rsidR="00666063" w:rsidRDefault="002A06DC" w:rsidP="008E0E3F">
      <w:pPr>
        <w:pStyle w:val="Heading3"/>
        <w:numPr>
          <w:ilvl w:val="2"/>
          <w:numId w:val="21"/>
        </w:numPr>
        <w:rPr>
          <w:rFonts w:ascii="Times New Roman" w:hAnsi="Times New Roman"/>
          <w:b w:val="0"/>
          <w:i/>
          <w:color w:val="000000"/>
        </w:rPr>
      </w:pPr>
      <w:bookmarkStart w:id="79" w:name="_Toc358368755"/>
      <w:r>
        <w:rPr>
          <w:rFonts w:ascii="Times New Roman" w:hAnsi="Times New Roman"/>
          <w:b w:val="0"/>
          <w:i/>
          <w:color w:val="000000"/>
        </w:rPr>
        <w:t>Summary of event</w:t>
      </w:r>
      <w:r w:rsidR="00666063">
        <w:rPr>
          <w:rFonts w:ascii="Times New Roman" w:hAnsi="Times New Roman"/>
          <w:b w:val="0"/>
          <w:i/>
          <w:color w:val="000000"/>
        </w:rPr>
        <w:t xml:space="preserve"> data</w:t>
      </w:r>
      <w:r>
        <w:rPr>
          <w:rFonts w:ascii="Times New Roman" w:hAnsi="Times New Roman"/>
          <w:b w:val="0"/>
          <w:i/>
          <w:color w:val="000000"/>
        </w:rPr>
        <w:t xml:space="preserve"> formats</w:t>
      </w:r>
      <w:bookmarkEnd w:id="79"/>
      <w:r>
        <w:rPr>
          <w:rFonts w:ascii="Times New Roman" w:hAnsi="Times New Roman"/>
          <w:b w:val="0"/>
          <w:i/>
          <w:color w:val="000000"/>
        </w:rPr>
        <w:t xml:space="preserve"> </w:t>
      </w:r>
    </w:p>
    <w:p w:rsidR="00666063" w:rsidRDefault="00666063" w:rsidP="00A20E13">
      <w:pPr>
        <w:spacing w:after="0"/>
        <w:ind w:firstLine="360"/>
        <w:jc w:val="both"/>
        <w:rPr>
          <w:rFonts w:ascii="Times New Roman" w:hAnsi="Times New Roman"/>
          <w:color w:val="000000"/>
        </w:rPr>
      </w:pPr>
    </w:p>
    <w:p w:rsidR="00666063" w:rsidRDefault="00666063" w:rsidP="00A20E13">
      <w:pPr>
        <w:spacing w:after="0"/>
        <w:ind w:firstLine="360"/>
        <w:jc w:val="both"/>
        <w:rPr>
          <w:rFonts w:ascii="Times New Roman" w:hAnsi="Times New Roman"/>
          <w:color w:val="000000"/>
        </w:rPr>
      </w:pPr>
      <w:r>
        <w:rPr>
          <w:rFonts w:ascii="Times New Roman" w:hAnsi="Times New Roman"/>
          <w:color w:val="000000"/>
        </w:rPr>
        <w:t>In “e</w:t>
      </w:r>
      <w:r w:rsidRPr="00666063">
        <w:rPr>
          <w:rFonts w:ascii="Times New Roman" w:hAnsi="Times New Roman"/>
          <w:color w:val="000000"/>
        </w:rPr>
        <w:t>vent data format/timer word</w:t>
      </w:r>
      <w:r>
        <w:rPr>
          <w:rFonts w:ascii="Times New Roman" w:hAnsi="Times New Roman"/>
          <w:color w:val="000000"/>
        </w:rPr>
        <w:t>”</w:t>
      </w:r>
      <w:r w:rsidRPr="00666063">
        <w:rPr>
          <w:rFonts w:ascii="Times New Roman" w:hAnsi="Times New Roman"/>
          <w:color w:val="000000"/>
        </w:rPr>
        <w:t xml:space="preserve">, </w:t>
      </w:r>
      <w:r>
        <w:rPr>
          <w:rFonts w:ascii="Times New Roman" w:hAnsi="Times New Roman"/>
          <w:color w:val="000000"/>
        </w:rPr>
        <w:t>b</w:t>
      </w:r>
      <w:r w:rsidRPr="00666063">
        <w:rPr>
          <w:rFonts w:ascii="Times New Roman" w:hAnsi="Times New Roman"/>
          <w:color w:val="000000"/>
        </w:rPr>
        <w:t xml:space="preserve">it </w:t>
      </w:r>
      <w:r>
        <w:rPr>
          <w:rFonts w:ascii="Times New Roman" w:hAnsi="Times New Roman"/>
          <w:color w:val="000000"/>
        </w:rPr>
        <w:t xml:space="preserve">56 and bit </w:t>
      </w:r>
      <w:r w:rsidRPr="00666063">
        <w:rPr>
          <w:rFonts w:ascii="Times New Roman" w:hAnsi="Times New Roman"/>
          <w:color w:val="000000"/>
        </w:rPr>
        <w:t>53 to 48</w:t>
      </w:r>
      <w:r>
        <w:rPr>
          <w:rFonts w:ascii="Times New Roman" w:hAnsi="Times New Roman"/>
          <w:color w:val="000000"/>
        </w:rPr>
        <w:t xml:space="preserve"> (7 bits) are used to </w:t>
      </w:r>
      <w:r w:rsidR="006C3EB3">
        <w:rPr>
          <w:rFonts w:ascii="Times New Roman" w:hAnsi="Times New Roman"/>
          <w:color w:val="000000"/>
        </w:rPr>
        <w:t>define event data</w:t>
      </w:r>
      <w:r>
        <w:rPr>
          <w:rFonts w:ascii="Times New Roman" w:hAnsi="Times New Roman"/>
          <w:color w:val="000000"/>
        </w:rPr>
        <w:t>.</w:t>
      </w:r>
      <w:r w:rsidR="00E83540">
        <w:rPr>
          <w:rFonts w:ascii="Times New Roman" w:hAnsi="Times New Roman"/>
          <w:color w:val="000000"/>
        </w:rPr>
        <w:t xml:space="preserve"> The detailed definitions of those 7 bits are shown as follows: </w:t>
      </w:r>
    </w:p>
    <w:p w:rsidR="00CD77C2" w:rsidRDefault="00B07129" w:rsidP="00CD77C2">
      <w:pPr>
        <w:spacing w:after="0"/>
        <w:jc w:val="center"/>
        <w:rPr>
          <w:rFonts w:ascii="Times New Roman" w:hAnsi="Times New Roman"/>
          <w:color w:val="000000"/>
        </w:rPr>
      </w:pPr>
      <w:r>
        <w:rPr>
          <w:noProof/>
          <w:lang w:eastAsia="en-US"/>
        </w:rPr>
        <w:lastRenderedPageBreak/>
        <w:drawing>
          <wp:inline distT="0" distB="0" distL="0" distR="0" wp14:anchorId="50316C9F" wp14:editId="13210028">
            <wp:extent cx="2900680" cy="1127811"/>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902068" cy="1128351"/>
                    </a:xfrm>
                    <a:prstGeom prst="rect">
                      <a:avLst/>
                    </a:prstGeom>
                  </pic:spPr>
                </pic:pic>
              </a:graphicData>
            </a:graphic>
          </wp:inline>
        </w:drawing>
      </w:r>
    </w:p>
    <w:p w:rsidR="00532CA5" w:rsidRDefault="00532CA5" w:rsidP="00532CA5">
      <w:pPr>
        <w:spacing w:after="0"/>
        <w:jc w:val="center"/>
        <w:rPr>
          <w:rFonts w:ascii="Times New Roman" w:hAnsi="Times New Roman"/>
          <w:color w:val="000000"/>
        </w:rPr>
      </w:pPr>
      <w:bookmarkStart w:id="80" w:name="_Toc358368942"/>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30</w:t>
      </w:r>
      <w:r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In “e</w:t>
      </w:r>
      <w:r w:rsidRPr="00666063">
        <w:rPr>
          <w:rFonts w:ascii="Times New Roman" w:hAnsi="Times New Roman"/>
          <w:color w:val="000000"/>
        </w:rPr>
        <w:t>vent data format/timer word</w:t>
      </w:r>
      <w:r>
        <w:rPr>
          <w:rFonts w:ascii="Times New Roman" w:hAnsi="Times New Roman"/>
          <w:color w:val="000000"/>
        </w:rPr>
        <w:t>”</w:t>
      </w:r>
      <w:r w:rsidRPr="00666063">
        <w:rPr>
          <w:rFonts w:ascii="Times New Roman" w:hAnsi="Times New Roman"/>
          <w:color w:val="000000"/>
        </w:rPr>
        <w:t xml:space="preserve">, </w:t>
      </w:r>
      <w:r>
        <w:rPr>
          <w:rFonts w:ascii="Times New Roman" w:hAnsi="Times New Roman"/>
          <w:color w:val="000000"/>
        </w:rPr>
        <w:t>b</w:t>
      </w:r>
      <w:r w:rsidRPr="00666063">
        <w:rPr>
          <w:rFonts w:ascii="Times New Roman" w:hAnsi="Times New Roman"/>
          <w:color w:val="000000"/>
        </w:rPr>
        <w:t xml:space="preserve">it </w:t>
      </w:r>
      <w:r>
        <w:rPr>
          <w:rFonts w:ascii="Times New Roman" w:hAnsi="Times New Roman"/>
          <w:color w:val="000000"/>
        </w:rPr>
        <w:t xml:space="preserve">56 and bit </w:t>
      </w:r>
      <w:r w:rsidRPr="00666063">
        <w:rPr>
          <w:rFonts w:ascii="Times New Roman" w:hAnsi="Times New Roman"/>
          <w:color w:val="000000"/>
        </w:rPr>
        <w:t>53 to 48</w:t>
      </w:r>
      <w:r>
        <w:rPr>
          <w:rFonts w:ascii="Times New Roman" w:hAnsi="Times New Roman"/>
          <w:color w:val="000000"/>
        </w:rPr>
        <w:t xml:space="preserve"> (7 bits) are used to define event data</w:t>
      </w:r>
      <w:proofErr w:type="gramStart"/>
      <w:r>
        <w:rPr>
          <w:rFonts w:ascii="Times New Roman" w:hAnsi="Times New Roman"/>
          <w:color w:val="000000"/>
        </w:rPr>
        <w:t>..</w:t>
      </w:r>
      <w:bookmarkEnd w:id="80"/>
      <w:proofErr w:type="gramEnd"/>
    </w:p>
    <w:p w:rsidR="00E83540" w:rsidRDefault="00E83540" w:rsidP="00CD77C2">
      <w:pPr>
        <w:spacing w:after="0"/>
        <w:jc w:val="center"/>
        <w:rPr>
          <w:rFonts w:ascii="Times New Roman" w:hAnsi="Times New Roman"/>
          <w:color w:val="000000"/>
        </w:rPr>
      </w:pPr>
    </w:p>
    <w:p w:rsidR="00E83540" w:rsidRPr="00E83540" w:rsidRDefault="00E83540" w:rsidP="00A763CC">
      <w:pPr>
        <w:pStyle w:val="ListParagraph"/>
        <w:numPr>
          <w:ilvl w:val="0"/>
          <w:numId w:val="24"/>
        </w:numPr>
        <w:spacing w:after="0"/>
        <w:jc w:val="both"/>
        <w:rPr>
          <w:rFonts w:ascii="Times New Roman" w:hAnsi="Times New Roman"/>
          <w:color w:val="000000"/>
        </w:rPr>
      </w:pPr>
      <w:r w:rsidRPr="00E83540">
        <w:rPr>
          <w:rFonts w:ascii="Times New Roman" w:hAnsi="Times New Roman"/>
          <w:b/>
          <w:color w:val="000000"/>
        </w:rPr>
        <w:t>Bit 56</w:t>
      </w:r>
      <w:r w:rsidRPr="00E83540">
        <w:rPr>
          <w:rFonts w:ascii="Times New Roman" w:hAnsi="Times New Roman"/>
          <w:color w:val="000000"/>
        </w:rPr>
        <w:t xml:space="preserve">: Coincidence/single event flag.   </w:t>
      </w:r>
    </w:p>
    <w:p w:rsidR="00E83540" w:rsidRDefault="00E83540" w:rsidP="00934EB4">
      <w:pPr>
        <w:pStyle w:val="ListParagraph"/>
        <w:spacing w:after="0"/>
        <w:ind w:left="1080"/>
        <w:jc w:val="both"/>
        <w:rPr>
          <w:rFonts w:ascii="Times New Roman" w:hAnsi="Times New Roman"/>
          <w:color w:val="000000"/>
        </w:rPr>
      </w:pPr>
      <w:r>
        <w:rPr>
          <w:rFonts w:ascii="Times New Roman" w:hAnsi="Times New Roman"/>
          <w:color w:val="000000"/>
        </w:rPr>
        <w:t>– “0”   Single event data</w:t>
      </w:r>
    </w:p>
    <w:p w:rsidR="00E83540" w:rsidRDefault="00E83540" w:rsidP="00934EB4">
      <w:pPr>
        <w:pStyle w:val="ListParagraph"/>
        <w:spacing w:after="0"/>
        <w:ind w:left="1080"/>
        <w:jc w:val="both"/>
        <w:rPr>
          <w:rFonts w:ascii="Times New Roman" w:hAnsi="Times New Roman"/>
          <w:color w:val="000000"/>
        </w:rPr>
      </w:pPr>
      <w:r>
        <w:rPr>
          <w:rFonts w:ascii="Times New Roman" w:hAnsi="Times New Roman"/>
          <w:color w:val="000000"/>
        </w:rPr>
        <w:t xml:space="preserve">– “1”   Coincidence event data </w:t>
      </w:r>
    </w:p>
    <w:p w:rsidR="00E83540" w:rsidRPr="00E83540" w:rsidRDefault="00E83540" w:rsidP="00E83540">
      <w:pPr>
        <w:spacing w:after="0"/>
        <w:jc w:val="both"/>
        <w:rPr>
          <w:rFonts w:ascii="Times New Roman" w:hAnsi="Times New Roman"/>
          <w:color w:val="000000"/>
        </w:rPr>
      </w:pPr>
    </w:p>
    <w:p w:rsidR="00E83540" w:rsidRPr="00934EB4" w:rsidRDefault="00E83540"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w:t>
      </w:r>
      <w:r w:rsidR="00934EB4">
        <w:rPr>
          <w:rFonts w:ascii="Times New Roman" w:hAnsi="Times New Roman"/>
          <w:b/>
          <w:color w:val="000000"/>
        </w:rPr>
        <w:t>3 to 52</w:t>
      </w:r>
      <w:r w:rsidRPr="00525AB9">
        <w:rPr>
          <w:rFonts w:ascii="Times New Roman" w:hAnsi="Times New Roman"/>
          <w:color w:val="000000"/>
        </w:rPr>
        <w:t xml:space="preserve">: </w:t>
      </w:r>
      <w:r w:rsidR="00934EB4">
        <w:rPr>
          <w:rFonts w:ascii="Times New Roman" w:hAnsi="Times New Roman"/>
          <w:color w:val="000000"/>
        </w:rPr>
        <w:t>E</w:t>
      </w:r>
      <w:r>
        <w:rPr>
          <w:rFonts w:ascii="Times New Roman" w:hAnsi="Times New Roman"/>
          <w:color w:val="000000"/>
        </w:rPr>
        <w:t xml:space="preserve">vent </w:t>
      </w:r>
      <w:r w:rsidR="00934EB4">
        <w:rPr>
          <w:rFonts w:ascii="Times New Roman" w:hAnsi="Times New Roman"/>
          <w:color w:val="000000"/>
        </w:rPr>
        <w:t xml:space="preserve">length </w:t>
      </w:r>
      <w:r>
        <w:rPr>
          <w:rFonts w:ascii="Times New Roman" w:hAnsi="Times New Roman"/>
          <w:color w:val="000000"/>
        </w:rPr>
        <w:t>flag</w:t>
      </w:r>
      <w:r w:rsidRPr="00525AB9">
        <w:rPr>
          <w:rFonts w:ascii="Times New Roman" w:hAnsi="Times New Roman"/>
          <w:color w:val="000000"/>
        </w:rPr>
        <w:t xml:space="preserve">.  </w:t>
      </w:r>
    </w:p>
    <w:p w:rsidR="00746A3D" w:rsidRDefault="00934EB4" w:rsidP="00934EB4">
      <w:pPr>
        <w:pStyle w:val="ListParagraph"/>
        <w:spacing w:after="0"/>
        <w:ind w:left="1080"/>
        <w:jc w:val="both"/>
        <w:rPr>
          <w:rFonts w:ascii="Times New Roman" w:hAnsi="Times New Roman"/>
          <w:color w:val="000000"/>
        </w:rPr>
      </w:pPr>
      <w:r>
        <w:rPr>
          <w:rFonts w:ascii="Times New Roman" w:hAnsi="Times New Roman"/>
          <w:color w:val="000000"/>
        </w:rPr>
        <w:t xml:space="preserve">– </w:t>
      </w:r>
      <w:r w:rsidR="00746A3D">
        <w:rPr>
          <w:rFonts w:ascii="Times New Roman" w:hAnsi="Times New Roman"/>
          <w:color w:val="000000"/>
        </w:rPr>
        <w:t>The definitions of these two bits depend on the value of Bit 56.</w:t>
      </w:r>
    </w:p>
    <w:p w:rsidR="00746A3D" w:rsidRDefault="00746A3D" w:rsidP="00934EB4">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 xml:space="preserve">“0”   (Single event data), </w:t>
      </w:r>
      <w:r w:rsidR="009809C9">
        <w:rPr>
          <w:rFonts w:ascii="Times New Roman" w:hAnsi="Times New Roman"/>
          <w:color w:val="000000"/>
        </w:rPr>
        <w:t>definitions of b</w:t>
      </w:r>
      <w:r w:rsidRPr="00746A3D">
        <w:rPr>
          <w:rFonts w:ascii="Times New Roman" w:hAnsi="Times New Roman"/>
          <w:color w:val="000000"/>
        </w:rPr>
        <w:t xml:space="preserve">it 53 </w:t>
      </w:r>
      <w:r w:rsidR="009809C9">
        <w:rPr>
          <w:rFonts w:ascii="Times New Roman" w:hAnsi="Times New Roman"/>
          <w:color w:val="000000"/>
        </w:rPr>
        <w:t xml:space="preserve">and bit </w:t>
      </w:r>
      <w:r w:rsidRPr="00746A3D">
        <w:rPr>
          <w:rFonts w:ascii="Times New Roman" w:hAnsi="Times New Roman"/>
          <w:color w:val="000000"/>
        </w:rPr>
        <w:t>52</w:t>
      </w:r>
      <w:r w:rsidR="009809C9">
        <w:rPr>
          <w:rFonts w:ascii="Times New Roman" w:hAnsi="Times New Roman"/>
          <w:color w:val="000000"/>
        </w:rPr>
        <w:t xml:space="preserve"> are:</w:t>
      </w:r>
    </w:p>
    <w:p w:rsidR="00934EB4" w:rsidRDefault="00934EB4" w:rsidP="009809C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   </w:t>
      </w:r>
      <w:r w:rsidR="0093603C">
        <w:rPr>
          <w:rFonts w:ascii="Times New Roman" w:hAnsi="Times New Roman"/>
          <w:color w:val="000000"/>
        </w:rPr>
        <w:t xml:space="preserve">32-bit (to CUC/CDUC), 32-bit (from CUC/CDUC to host PC)  </w:t>
      </w:r>
    </w:p>
    <w:p w:rsidR="00934EB4" w:rsidRDefault="00934EB4" w:rsidP="009809C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   </w:t>
      </w:r>
      <w:r w:rsidR="003A71F6">
        <w:rPr>
          <w:rFonts w:ascii="Times New Roman" w:hAnsi="Times New Roman"/>
          <w:color w:val="000000"/>
        </w:rPr>
        <w:t>32-bit raw ADC data mode</w:t>
      </w:r>
    </w:p>
    <w:p w:rsidR="00934EB4" w:rsidRDefault="00934EB4" w:rsidP="009809C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   </w:t>
      </w:r>
      <w:r w:rsidR="006148AA">
        <w:rPr>
          <w:rFonts w:ascii="Times New Roman" w:hAnsi="Times New Roman"/>
          <w:color w:val="000000"/>
        </w:rPr>
        <w:t>64-bit (to CUC/CDUC), 64-bit (from CUC/CDUC to host PC)</w:t>
      </w:r>
      <w:r>
        <w:rPr>
          <w:rFonts w:ascii="Times New Roman" w:hAnsi="Times New Roman"/>
          <w:color w:val="000000"/>
        </w:rPr>
        <w:t xml:space="preserve"> </w:t>
      </w:r>
    </w:p>
    <w:p w:rsidR="00934EB4" w:rsidRDefault="00934EB4" w:rsidP="009809C9">
      <w:pPr>
        <w:pStyle w:val="ListParagraph"/>
        <w:spacing w:after="0"/>
        <w:ind w:left="1080" w:firstLine="360"/>
        <w:jc w:val="both"/>
        <w:rPr>
          <w:rFonts w:ascii="Times New Roman" w:hAnsi="Times New Roman"/>
          <w:color w:val="000000"/>
        </w:rPr>
      </w:pPr>
      <w:r>
        <w:rPr>
          <w:rFonts w:ascii="Times New Roman" w:hAnsi="Times New Roman"/>
          <w:color w:val="000000"/>
        </w:rPr>
        <w:t>“</w:t>
      </w:r>
      <w:r w:rsidR="006148AA">
        <w:rPr>
          <w:rFonts w:ascii="Times New Roman" w:hAnsi="Times New Roman"/>
          <w:color w:val="000000"/>
        </w:rPr>
        <w:t>1</w:t>
      </w:r>
      <w:r>
        <w:rPr>
          <w:rFonts w:ascii="Times New Roman" w:hAnsi="Times New Roman"/>
          <w:color w:val="000000"/>
        </w:rPr>
        <w:t xml:space="preserve">1”   </w:t>
      </w:r>
      <w:r w:rsidR="003A71F6">
        <w:rPr>
          <w:rFonts w:ascii="Times New Roman" w:hAnsi="Times New Roman"/>
          <w:color w:val="000000"/>
        </w:rPr>
        <w:t>Not defined</w:t>
      </w:r>
    </w:p>
    <w:p w:rsidR="009809C9" w:rsidRDefault="009809C9" w:rsidP="009809C9">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“1”   (Coincidence event data), definitions of b</w:t>
      </w:r>
      <w:r w:rsidRPr="00746A3D">
        <w:rPr>
          <w:rFonts w:ascii="Times New Roman" w:hAnsi="Times New Roman"/>
          <w:color w:val="000000"/>
        </w:rPr>
        <w:t xml:space="preserve">it 53 </w:t>
      </w:r>
      <w:r>
        <w:rPr>
          <w:rFonts w:ascii="Times New Roman" w:hAnsi="Times New Roman"/>
          <w:color w:val="000000"/>
        </w:rPr>
        <w:t xml:space="preserve">and bit </w:t>
      </w:r>
      <w:r w:rsidRPr="00746A3D">
        <w:rPr>
          <w:rFonts w:ascii="Times New Roman" w:hAnsi="Times New Roman"/>
          <w:color w:val="000000"/>
        </w:rPr>
        <w:t>52</w:t>
      </w:r>
      <w:r>
        <w:rPr>
          <w:rFonts w:ascii="Times New Roman" w:hAnsi="Times New Roman"/>
          <w:color w:val="000000"/>
        </w:rPr>
        <w:t xml:space="preserve"> are:</w:t>
      </w:r>
    </w:p>
    <w:p w:rsidR="009809C9" w:rsidRDefault="009809C9" w:rsidP="009809C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   32-bit (to CUC/CDUC), 32-bit (from CUC/CDUC to host PC)  </w:t>
      </w:r>
    </w:p>
    <w:p w:rsidR="009809C9" w:rsidRDefault="009809C9" w:rsidP="009809C9">
      <w:pPr>
        <w:pStyle w:val="ListParagraph"/>
        <w:spacing w:after="0"/>
        <w:ind w:left="1080" w:firstLine="360"/>
        <w:jc w:val="both"/>
        <w:rPr>
          <w:rFonts w:ascii="Times New Roman" w:hAnsi="Times New Roman"/>
          <w:color w:val="000000"/>
        </w:rPr>
      </w:pPr>
      <w:r>
        <w:rPr>
          <w:rFonts w:ascii="Times New Roman" w:hAnsi="Times New Roman"/>
          <w:color w:val="000000"/>
        </w:rPr>
        <w:t>“01”   32-bit (to CUC/CDUC), 64-bit (from CUC/CDUC to host PC)</w:t>
      </w:r>
    </w:p>
    <w:p w:rsidR="009809C9" w:rsidRDefault="009809C9" w:rsidP="009809C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   64-bit (to CUC/CDUC), 64-bit (from CUC/CDUC to host PC) </w:t>
      </w:r>
    </w:p>
    <w:p w:rsidR="009809C9" w:rsidRDefault="009809C9" w:rsidP="009809C9">
      <w:pPr>
        <w:pStyle w:val="ListParagraph"/>
        <w:spacing w:after="0"/>
        <w:ind w:left="1080" w:firstLine="360"/>
        <w:jc w:val="both"/>
        <w:rPr>
          <w:rFonts w:ascii="Times New Roman" w:hAnsi="Times New Roman"/>
          <w:color w:val="000000"/>
        </w:rPr>
      </w:pPr>
      <w:r>
        <w:rPr>
          <w:rFonts w:ascii="Times New Roman" w:hAnsi="Times New Roman"/>
          <w:color w:val="000000"/>
        </w:rPr>
        <w:t>“11”   64-bit (to CUC/CDUC), 128-bit (from CUC/CDUC to host PC)</w:t>
      </w:r>
    </w:p>
    <w:p w:rsidR="00D54EA8" w:rsidRPr="00934EB4" w:rsidRDefault="00D54EA8" w:rsidP="00A763CC">
      <w:pPr>
        <w:pStyle w:val="ListParagraph"/>
        <w:numPr>
          <w:ilvl w:val="0"/>
          <w:numId w:val="24"/>
        </w:numPr>
        <w:spacing w:after="0"/>
        <w:jc w:val="both"/>
        <w:rPr>
          <w:rFonts w:ascii="Times New Roman" w:hAnsi="Times New Roman"/>
          <w:color w:val="000000"/>
        </w:rPr>
      </w:pPr>
      <w:r w:rsidRPr="00525AB9">
        <w:rPr>
          <w:rFonts w:ascii="Times New Roman" w:hAnsi="Times New Roman"/>
          <w:b/>
          <w:color w:val="000000"/>
        </w:rPr>
        <w:t xml:space="preserve">Bit </w:t>
      </w:r>
      <w:r>
        <w:rPr>
          <w:rFonts w:ascii="Times New Roman" w:hAnsi="Times New Roman"/>
          <w:b/>
          <w:color w:val="000000"/>
        </w:rPr>
        <w:t>51 to 48</w:t>
      </w:r>
      <w:r w:rsidRPr="00525AB9">
        <w:rPr>
          <w:rFonts w:ascii="Times New Roman" w:hAnsi="Times New Roman"/>
          <w:color w:val="000000"/>
        </w:rPr>
        <w:t xml:space="preserve">: </w:t>
      </w:r>
      <w:r>
        <w:rPr>
          <w:rFonts w:ascii="Times New Roman" w:hAnsi="Times New Roman"/>
          <w:color w:val="000000"/>
        </w:rPr>
        <w:t>Event format flag</w:t>
      </w:r>
      <w:r w:rsidR="00A1651E">
        <w:rPr>
          <w:rFonts w:ascii="Times New Roman" w:hAnsi="Times New Roman"/>
          <w:color w:val="000000"/>
        </w:rPr>
        <w:t xml:space="preserve"> (4 bits)</w:t>
      </w:r>
      <w:r w:rsidRPr="00525AB9">
        <w:rPr>
          <w:rFonts w:ascii="Times New Roman" w:hAnsi="Times New Roman"/>
          <w:color w:val="000000"/>
        </w:rPr>
        <w:t xml:space="preserve">.   </w:t>
      </w:r>
    </w:p>
    <w:p w:rsidR="000E6CD6" w:rsidRDefault="000E6CD6" w:rsidP="000E6CD6">
      <w:pPr>
        <w:pStyle w:val="ListParagraph"/>
        <w:spacing w:after="0"/>
        <w:ind w:left="1080"/>
        <w:jc w:val="both"/>
        <w:rPr>
          <w:rFonts w:ascii="Times New Roman" w:hAnsi="Times New Roman"/>
          <w:color w:val="000000"/>
        </w:rPr>
      </w:pPr>
      <w:r>
        <w:rPr>
          <w:rFonts w:ascii="Times New Roman" w:hAnsi="Times New Roman"/>
          <w:color w:val="000000"/>
        </w:rPr>
        <w:t xml:space="preserve">– The definitions of these </w:t>
      </w:r>
      <w:r w:rsidR="00842265">
        <w:rPr>
          <w:rFonts w:ascii="Times New Roman" w:hAnsi="Times New Roman"/>
          <w:color w:val="000000"/>
        </w:rPr>
        <w:t>4</w:t>
      </w:r>
      <w:r>
        <w:rPr>
          <w:rFonts w:ascii="Times New Roman" w:hAnsi="Times New Roman"/>
          <w:color w:val="000000"/>
        </w:rPr>
        <w:t xml:space="preserve"> bits depend on the value of Bit 56</w:t>
      </w:r>
      <w:r w:rsidR="00842265">
        <w:rPr>
          <w:rFonts w:ascii="Times New Roman" w:hAnsi="Times New Roman"/>
          <w:color w:val="000000"/>
        </w:rPr>
        <w:t xml:space="preserve"> and Bit 53 to 52</w:t>
      </w:r>
      <w:r>
        <w:rPr>
          <w:rFonts w:ascii="Times New Roman" w:hAnsi="Times New Roman"/>
          <w:color w:val="000000"/>
        </w:rPr>
        <w:t>.</w:t>
      </w:r>
    </w:p>
    <w:p w:rsidR="00DB1500" w:rsidRDefault="00DB1500" w:rsidP="00DB1500">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“0”, Bit 53-52=“00”   (Single event, 32</w:t>
      </w:r>
      <w:r w:rsidRPr="00DB1500">
        <w:rPr>
          <w:rFonts w:ascii="Times New Roman" w:hAnsi="Times New Roman"/>
          <w:color w:val="000000"/>
        </w:rPr>
        <w:sym w:font="Wingdings" w:char="F0E0"/>
      </w:r>
      <w:r>
        <w:rPr>
          <w:rFonts w:ascii="Times New Roman" w:hAnsi="Times New Roman"/>
          <w:color w:val="000000"/>
        </w:rPr>
        <w:t>32), definitions of b</w:t>
      </w:r>
      <w:r w:rsidRPr="00746A3D">
        <w:rPr>
          <w:rFonts w:ascii="Times New Roman" w:hAnsi="Times New Roman"/>
          <w:color w:val="000000"/>
        </w:rPr>
        <w:t>it 5</w:t>
      </w:r>
      <w:r>
        <w:rPr>
          <w:rFonts w:ascii="Times New Roman" w:hAnsi="Times New Roman"/>
          <w:color w:val="000000"/>
        </w:rPr>
        <w:t>1</w:t>
      </w:r>
      <w:r w:rsidRPr="00746A3D">
        <w:rPr>
          <w:rFonts w:ascii="Times New Roman" w:hAnsi="Times New Roman"/>
          <w:color w:val="000000"/>
        </w:rPr>
        <w:t xml:space="preserve"> </w:t>
      </w:r>
      <w:r>
        <w:rPr>
          <w:rFonts w:ascii="Times New Roman" w:hAnsi="Times New Roman"/>
          <w:color w:val="000000"/>
        </w:rPr>
        <w:t>to 58:</w:t>
      </w:r>
    </w:p>
    <w:p w:rsidR="009422D4" w:rsidRDefault="009422D4" w:rsidP="009422D4">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“0000”:    </w:t>
      </w:r>
      <w:r w:rsidRPr="007C30E5">
        <w:rPr>
          <w:rFonts w:ascii="Times New Roman" w:hAnsi="Times New Roman"/>
          <w:b/>
          <w:color w:val="000000"/>
        </w:rPr>
        <w:t>Time mode</w:t>
      </w:r>
      <w:r>
        <w:rPr>
          <w:rFonts w:ascii="Times New Roman" w:hAnsi="Times New Roman"/>
          <w:color w:val="000000"/>
        </w:rPr>
        <w:t xml:space="preserve"> (refer to </w:t>
      </w:r>
      <w:r w:rsidR="00037094">
        <w:rPr>
          <w:rFonts w:ascii="Times New Roman" w:hAnsi="Times New Roman"/>
          <w:color w:val="000000"/>
        </w:rPr>
        <w:t>section 3.2.3.</w:t>
      </w:r>
      <w:r>
        <w:rPr>
          <w:rFonts w:ascii="Times New Roman" w:hAnsi="Times New Roman"/>
          <w:color w:val="000000"/>
        </w:rPr>
        <w:t xml:space="preserve">1.1 for details of event data format) </w:t>
      </w:r>
    </w:p>
    <w:p w:rsidR="009422D4" w:rsidRDefault="009422D4" w:rsidP="009422D4">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“0001”:    </w:t>
      </w:r>
      <w:r>
        <w:rPr>
          <w:rFonts w:ascii="Times New Roman" w:hAnsi="Times New Roman"/>
          <w:b/>
          <w:color w:val="000000"/>
        </w:rPr>
        <w:t>Energy</w:t>
      </w:r>
      <w:r w:rsidRPr="007C30E5">
        <w:rPr>
          <w:rFonts w:ascii="Times New Roman" w:hAnsi="Times New Roman"/>
          <w:b/>
          <w:color w:val="000000"/>
        </w:rPr>
        <w:t xml:space="preserve"> mode</w:t>
      </w:r>
      <w:r>
        <w:rPr>
          <w:rFonts w:ascii="Times New Roman" w:hAnsi="Times New Roman"/>
          <w:color w:val="000000"/>
        </w:rPr>
        <w:t xml:space="preserve"> (refer to </w:t>
      </w:r>
      <w:r w:rsidR="00037094">
        <w:rPr>
          <w:rFonts w:ascii="Times New Roman" w:hAnsi="Times New Roman"/>
          <w:color w:val="000000"/>
        </w:rPr>
        <w:t>section 3.2.3.</w:t>
      </w:r>
      <w:r>
        <w:rPr>
          <w:rFonts w:ascii="Times New Roman" w:hAnsi="Times New Roman"/>
          <w:color w:val="000000"/>
        </w:rPr>
        <w:t>1.1 for details of event data format)</w:t>
      </w:r>
    </w:p>
    <w:p w:rsidR="00307ABD" w:rsidRDefault="00307ABD" w:rsidP="00307ABD">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“0010”:    </w:t>
      </w:r>
      <w:r>
        <w:rPr>
          <w:rFonts w:ascii="Times New Roman" w:hAnsi="Times New Roman"/>
          <w:b/>
          <w:color w:val="000000"/>
        </w:rPr>
        <w:t>Test</w:t>
      </w:r>
      <w:r w:rsidRPr="007C30E5">
        <w:rPr>
          <w:rFonts w:ascii="Times New Roman" w:hAnsi="Times New Roman"/>
          <w:b/>
          <w:color w:val="000000"/>
        </w:rPr>
        <w:t xml:space="preserve"> mode</w:t>
      </w:r>
      <w:r>
        <w:rPr>
          <w:rFonts w:ascii="Times New Roman" w:hAnsi="Times New Roman"/>
          <w:b/>
          <w:color w:val="000000"/>
        </w:rPr>
        <w:t xml:space="preserve">1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 of event data format)</w:t>
      </w:r>
    </w:p>
    <w:p w:rsidR="00307ABD" w:rsidRDefault="00307ABD" w:rsidP="00307ABD">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“0011”:    </w:t>
      </w:r>
      <w:r>
        <w:rPr>
          <w:rFonts w:ascii="Times New Roman" w:hAnsi="Times New Roman"/>
          <w:b/>
          <w:color w:val="000000"/>
        </w:rPr>
        <w:t>Test</w:t>
      </w:r>
      <w:r w:rsidRPr="007C30E5">
        <w:rPr>
          <w:rFonts w:ascii="Times New Roman" w:hAnsi="Times New Roman"/>
          <w:b/>
          <w:color w:val="000000"/>
        </w:rPr>
        <w:t xml:space="preserve"> mode</w:t>
      </w:r>
      <w:r>
        <w:rPr>
          <w:rFonts w:ascii="Times New Roman" w:hAnsi="Times New Roman"/>
          <w:b/>
          <w:color w:val="000000"/>
        </w:rPr>
        <w:t xml:space="preserve">2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 of event data format)</w:t>
      </w:r>
    </w:p>
    <w:p w:rsidR="00B214E3" w:rsidRDefault="00B214E3" w:rsidP="00B214E3">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“0100”:    </w:t>
      </w:r>
      <w:r>
        <w:rPr>
          <w:rFonts w:ascii="Times New Roman" w:hAnsi="Times New Roman"/>
          <w:b/>
          <w:color w:val="000000"/>
        </w:rPr>
        <w:t>Anger-logic flood map plot</w:t>
      </w:r>
      <w:r w:rsidRPr="007C30E5">
        <w:rPr>
          <w:rFonts w:ascii="Times New Roman" w:hAnsi="Times New Roman"/>
          <w:b/>
          <w:color w:val="000000"/>
        </w:rPr>
        <w:t xml:space="preserve"> </w:t>
      </w:r>
      <w:r>
        <w:rPr>
          <w:rFonts w:ascii="Times New Roman" w:hAnsi="Times New Roman"/>
          <w:b/>
          <w:color w:val="000000"/>
        </w:rPr>
        <w:t>m</w:t>
      </w:r>
      <w:r w:rsidRPr="007C30E5">
        <w:rPr>
          <w:rFonts w:ascii="Times New Roman" w:hAnsi="Times New Roman"/>
          <w:b/>
          <w:color w:val="000000"/>
        </w:rPr>
        <w:t>ode</w:t>
      </w:r>
      <w:r>
        <w:rPr>
          <w:rFonts w:ascii="Times New Roman" w:hAnsi="Times New Roman"/>
          <w:b/>
          <w:color w:val="000000"/>
        </w:rPr>
        <w:t xml:space="preserve">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w:t>
      </w:r>
    </w:p>
    <w:p w:rsidR="002C15CB" w:rsidRDefault="002C15CB" w:rsidP="002C15CB">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“0101”:    </w:t>
      </w:r>
      <w:r>
        <w:rPr>
          <w:rFonts w:ascii="Times New Roman" w:hAnsi="Times New Roman"/>
          <w:b/>
          <w:color w:val="000000"/>
        </w:rPr>
        <w:t xml:space="preserve">Reserved </w:t>
      </w:r>
      <w:r w:rsidR="00D74ADC">
        <w:rPr>
          <w:rFonts w:ascii="Times New Roman" w:hAnsi="Times New Roman"/>
          <w:b/>
          <w:color w:val="000000"/>
        </w:rPr>
        <w:t xml:space="preserve">single </w:t>
      </w:r>
      <w:r>
        <w:rPr>
          <w:rFonts w:ascii="Times New Roman" w:hAnsi="Times New Roman"/>
          <w:b/>
          <w:color w:val="000000"/>
        </w:rPr>
        <w:t>mode</w:t>
      </w:r>
    </w:p>
    <w:p w:rsidR="002C15CB" w:rsidRDefault="002C15CB" w:rsidP="002C15CB">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“0110”:    </w:t>
      </w:r>
      <w:r>
        <w:rPr>
          <w:rFonts w:ascii="Times New Roman" w:hAnsi="Times New Roman"/>
          <w:b/>
          <w:color w:val="000000"/>
        </w:rPr>
        <w:t xml:space="preserve">Reserved </w:t>
      </w:r>
      <w:r w:rsidR="00D74ADC">
        <w:rPr>
          <w:rFonts w:ascii="Times New Roman" w:hAnsi="Times New Roman"/>
          <w:b/>
          <w:color w:val="000000"/>
        </w:rPr>
        <w:t xml:space="preserve">single </w:t>
      </w:r>
      <w:r>
        <w:rPr>
          <w:rFonts w:ascii="Times New Roman" w:hAnsi="Times New Roman"/>
          <w:b/>
          <w:color w:val="000000"/>
        </w:rPr>
        <w:t>mode</w:t>
      </w:r>
    </w:p>
    <w:p w:rsidR="002C15CB" w:rsidRDefault="002C15CB" w:rsidP="002C15CB">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“0111”:    </w:t>
      </w:r>
      <w:r>
        <w:rPr>
          <w:rFonts w:ascii="Times New Roman" w:hAnsi="Times New Roman"/>
          <w:b/>
          <w:color w:val="000000"/>
        </w:rPr>
        <w:t xml:space="preserve">Reserved </w:t>
      </w:r>
      <w:r w:rsidR="00D74ADC">
        <w:rPr>
          <w:rFonts w:ascii="Times New Roman" w:hAnsi="Times New Roman"/>
          <w:b/>
          <w:color w:val="000000"/>
        </w:rPr>
        <w:t xml:space="preserve">single </w:t>
      </w:r>
      <w:r>
        <w:rPr>
          <w:rFonts w:ascii="Times New Roman" w:hAnsi="Times New Roman"/>
          <w:b/>
          <w:color w:val="000000"/>
        </w:rPr>
        <w:t>mode</w:t>
      </w:r>
    </w:p>
    <w:p w:rsidR="002C15CB" w:rsidRDefault="002C15CB" w:rsidP="002C15CB">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“1000”:    </w:t>
      </w:r>
      <w:r>
        <w:rPr>
          <w:rFonts w:ascii="Times New Roman" w:hAnsi="Times New Roman"/>
          <w:b/>
          <w:color w:val="000000"/>
        </w:rPr>
        <w:t xml:space="preserve">Reserved </w:t>
      </w:r>
      <w:r w:rsidR="00D74ADC">
        <w:rPr>
          <w:rFonts w:ascii="Times New Roman" w:hAnsi="Times New Roman"/>
          <w:b/>
          <w:color w:val="000000"/>
        </w:rPr>
        <w:t xml:space="preserve">single </w:t>
      </w:r>
      <w:r>
        <w:rPr>
          <w:rFonts w:ascii="Times New Roman" w:hAnsi="Times New Roman"/>
          <w:b/>
          <w:color w:val="000000"/>
        </w:rPr>
        <w:t>mode</w:t>
      </w:r>
    </w:p>
    <w:p w:rsidR="00D50EA6" w:rsidRDefault="00D50EA6" w:rsidP="002C15CB">
      <w:pPr>
        <w:pStyle w:val="ListParagraph"/>
        <w:spacing w:after="0"/>
        <w:ind w:left="1080" w:firstLine="360"/>
        <w:jc w:val="both"/>
        <w:rPr>
          <w:rFonts w:ascii="Times New Roman" w:hAnsi="Times New Roman"/>
          <w:color w:val="000000"/>
        </w:rPr>
      </w:pPr>
      <w:r>
        <w:rPr>
          <w:rFonts w:ascii="Times New Roman" w:hAnsi="Times New Roman"/>
          <w:color w:val="000000"/>
        </w:rPr>
        <w:t>“</w:t>
      </w:r>
      <w:r w:rsidR="004F27ED">
        <w:rPr>
          <w:rFonts w:ascii="Times New Roman" w:hAnsi="Times New Roman"/>
          <w:color w:val="000000"/>
        </w:rPr>
        <w:t>1001</w:t>
      </w:r>
      <w:r>
        <w:rPr>
          <w:rFonts w:ascii="Times New Roman" w:hAnsi="Times New Roman"/>
          <w:color w:val="000000"/>
        </w:rPr>
        <w:t xml:space="preserve">”: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1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w:t>
      </w:r>
    </w:p>
    <w:p w:rsidR="00D50EA6" w:rsidRDefault="00D50EA6" w:rsidP="00D50EA6">
      <w:pPr>
        <w:pStyle w:val="ListParagraph"/>
        <w:spacing w:after="0"/>
        <w:ind w:left="1080" w:firstLine="360"/>
        <w:jc w:val="both"/>
        <w:rPr>
          <w:rFonts w:ascii="Times New Roman" w:hAnsi="Times New Roman"/>
          <w:color w:val="000000"/>
        </w:rPr>
      </w:pPr>
      <w:r>
        <w:rPr>
          <w:rFonts w:ascii="Times New Roman" w:hAnsi="Times New Roman"/>
          <w:color w:val="000000"/>
        </w:rPr>
        <w:t>“</w:t>
      </w:r>
      <w:r w:rsidR="004F27ED">
        <w:rPr>
          <w:rFonts w:ascii="Times New Roman" w:hAnsi="Times New Roman"/>
          <w:color w:val="000000"/>
        </w:rPr>
        <w:t>1010</w:t>
      </w:r>
      <w:r>
        <w:rPr>
          <w:rFonts w:ascii="Times New Roman" w:hAnsi="Times New Roman"/>
          <w:color w:val="000000"/>
        </w:rPr>
        <w:t xml:space="preserve">”: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2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w:t>
      </w:r>
    </w:p>
    <w:p w:rsidR="00D50EA6" w:rsidRDefault="00D50EA6" w:rsidP="00D50EA6">
      <w:pPr>
        <w:pStyle w:val="ListParagraph"/>
        <w:spacing w:after="0"/>
        <w:ind w:left="1080" w:firstLine="360"/>
        <w:jc w:val="both"/>
        <w:rPr>
          <w:rFonts w:ascii="Times New Roman" w:hAnsi="Times New Roman"/>
          <w:color w:val="000000"/>
        </w:rPr>
      </w:pPr>
      <w:r>
        <w:rPr>
          <w:rFonts w:ascii="Times New Roman" w:hAnsi="Times New Roman"/>
          <w:color w:val="000000"/>
        </w:rPr>
        <w:t>“</w:t>
      </w:r>
      <w:r w:rsidR="004F27ED">
        <w:rPr>
          <w:rFonts w:ascii="Times New Roman" w:hAnsi="Times New Roman"/>
          <w:color w:val="000000"/>
        </w:rPr>
        <w:t>1011</w:t>
      </w:r>
      <w:r>
        <w:rPr>
          <w:rFonts w:ascii="Times New Roman" w:hAnsi="Times New Roman"/>
          <w:color w:val="000000"/>
        </w:rPr>
        <w:t xml:space="preserve">”: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3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w:t>
      </w:r>
    </w:p>
    <w:p w:rsidR="00D50EA6" w:rsidRDefault="00D50EA6" w:rsidP="00D50EA6">
      <w:pPr>
        <w:pStyle w:val="ListParagraph"/>
        <w:spacing w:after="0"/>
        <w:ind w:left="1080" w:firstLine="360"/>
        <w:jc w:val="both"/>
        <w:rPr>
          <w:rFonts w:ascii="Times New Roman" w:hAnsi="Times New Roman"/>
          <w:color w:val="000000"/>
        </w:rPr>
      </w:pPr>
      <w:r>
        <w:rPr>
          <w:rFonts w:ascii="Times New Roman" w:hAnsi="Times New Roman"/>
          <w:color w:val="000000"/>
        </w:rPr>
        <w:t>“</w:t>
      </w:r>
      <w:r w:rsidR="00F524BC">
        <w:rPr>
          <w:rFonts w:ascii="Times New Roman" w:hAnsi="Times New Roman"/>
          <w:color w:val="000000"/>
        </w:rPr>
        <w:t>1100</w:t>
      </w:r>
      <w:r>
        <w:rPr>
          <w:rFonts w:ascii="Times New Roman" w:hAnsi="Times New Roman"/>
          <w:color w:val="000000"/>
        </w:rPr>
        <w:t xml:space="preserve">”: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4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w:t>
      </w:r>
    </w:p>
    <w:p w:rsidR="00D50EA6" w:rsidRDefault="00D50EA6" w:rsidP="00D50EA6">
      <w:pPr>
        <w:pStyle w:val="ListParagraph"/>
        <w:spacing w:after="0"/>
        <w:ind w:left="1080" w:firstLine="360"/>
        <w:jc w:val="both"/>
        <w:rPr>
          <w:rFonts w:ascii="Times New Roman" w:hAnsi="Times New Roman"/>
          <w:color w:val="000000"/>
        </w:rPr>
      </w:pPr>
      <w:r>
        <w:rPr>
          <w:rFonts w:ascii="Times New Roman" w:hAnsi="Times New Roman"/>
          <w:color w:val="000000"/>
        </w:rPr>
        <w:t>“</w:t>
      </w:r>
      <w:r w:rsidR="00F524BC">
        <w:rPr>
          <w:rFonts w:ascii="Times New Roman" w:hAnsi="Times New Roman"/>
          <w:color w:val="000000"/>
        </w:rPr>
        <w:t>1101</w:t>
      </w:r>
      <w:r>
        <w:rPr>
          <w:rFonts w:ascii="Times New Roman" w:hAnsi="Times New Roman"/>
          <w:color w:val="000000"/>
        </w:rPr>
        <w:t xml:space="preserve">”: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5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w:t>
      </w:r>
    </w:p>
    <w:p w:rsidR="00F524BC" w:rsidRDefault="00F524BC" w:rsidP="00F524B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“1110”: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6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1.1 for details)</w:t>
      </w:r>
    </w:p>
    <w:p w:rsidR="00F524BC" w:rsidRDefault="00F524BC" w:rsidP="00F524B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“1111”:    </w:t>
      </w:r>
      <w:r>
        <w:rPr>
          <w:rFonts w:ascii="Times New Roman" w:hAnsi="Times New Roman"/>
          <w:b/>
          <w:color w:val="000000"/>
        </w:rPr>
        <w:t>Reserved</w:t>
      </w:r>
      <w:r w:rsidR="00F06B76">
        <w:rPr>
          <w:rFonts w:ascii="Times New Roman" w:hAnsi="Times New Roman"/>
          <w:b/>
          <w:color w:val="000000"/>
        </w:rPr>
        <w:t xml:space="preserve"> </w:t>
      </w:r>
      <w:r w:rsidR="00D74ADC">
        <w:rPr>
          <w:rFonts w:ascii="Times New Roman" w:hAnsi="Times New Roman"/>
          <w:b/>
          <w:color w:val="000000"/>
        </w:rPr>
        <w:t xml:space="preserve">single </w:t>
      </w:r>
      <w:r w:rsidR="00F06B76">
        <w:rPr>
          <w:rFonts w:ascii="Times New Roman" w:hAnsi="Times New Roman"/>
          <w:b/>
          <w:color w:val="000000"/>
        </w:rPr>
        <w:t>mode</w:t>
      </w:r>
    </w:p>
    <w:p w:rsidR="00325218" w:rsidRDefault="00325218" w:rsidP="00325218">
      <w:pPr>
        <w:pStyle w:val="ListParagraph"/>
        <w:spacing w:after="0"/>
        <w:ind w:left="1080"/>
        <w:jc w:val="both"/>
        <w:rPr>
          <w:rFonts w:ascii="Times New Roman" w:hAnsi="Times New Roman"/>
          <w:color w:val="000000"/>
        </w:rPr>
      </w:pPr>
      <w:r>
        <w:rPr>
          <w:rFonts w:ascii="Times New Roman" w:hAnsi="Times New Roman"/>
          <w:color w:val="000000"/>
        </w:rPr>
        <w:lastRenderedPageBreak/>
        <w:t xml:space="preserve">– When </w:t>
      </w:r>
      <w:r w:rsidRPr="00746A3D">
        <w:rPr>
          <w:rFonts w:ascii="Times New Roman" w:hAnsi="Times New Roman"/>
          <w:color w:val="000000"/>
        </w:rPr>
        <w:t>Bit 56=</w:t>
      </w:r>
      <w:r>
        <w:rPr>
          <w:rFonts w:ascii="Times New Roman" w:hAnsi="Times New Roman"/>
          <w:color w:val="000000"/>
        </w:rPr>
        <w:t>“0”, Bit 53-52=“01”   (32-bit raw ADC data mode), definitions of b</w:t>
      </w:r>
      <w:r w:rsidRPr="00746A3D">
        <w:rPr>
          <w:rFonts w:ascii="Times New Roman" w:hAnsi="Times New Roman"/>
          <w:color w:val="000000"/>
        </w:rPr>
        <w:t>it 5</w:t>
      </w:r>
      <w:r>
        <w:rPr>
          <w:rFonts w:ascii="Times New Roman" w:hAnsi="Times New Roman"/>
          <w:color w:val="000000"/>
        </w:rPr>
        <w:t>1</w:t>
      </w:r>
      <w:r w:rsidRPr="00746A3D">
        <w:rPr>
          <w:rFonts w:ascii="Times New Roman" w:hAnsi="Times New Roman"/>
          <w:color w:val="000000"/>
        </w:rPr>
        <w:t xml:space="preserve"> </w:t>
      </w:r>
      <w:r>
        <w:rPr>
          <w:rFonts w:ascii="Times New Roman" w:hAnsi="Times New Roman"/>
          <w:color w:val="000000"/>
        </w:rPr>
        <w:t>to 58:</w:t>
      </w:r>
    </w:p>
    <w:p w:rsidR="00325218" w:rsidRDefault="00325218" w:rsidP="00325218">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“0000”:    </w:t>
      </w:r>
      <w:r>
        <w:rPr>
          <w:rFonts w:ascii="Times New Roman" w:hAnsi="Times New Roman"/>
          <w:b/>
          <w:color w:val="000000"/>
        </w:rPr>
        <w:t>Default raw ADC</w:t>
      </w:r>
      <w:r w:rsidRPr="007C30E5">
        <w:rPr>
          <w:rFonts w:ascii="Times New Roman" w:hAnsi="Times New Roman"/>
          <w:b/>
          <w:color w:val="000000"/>
        </w:rPr>
        <w:t xml:space="preserve"> mode</w:t>
      </w:r>
      <w:r>
        <w:rPr>
          <w:rFonts w:ascii="Times New Roman" w:hAnsi="Times New Roman"/>
          <w:color w:val="000000"/>
        </w:rPr>
        <w:t xml:space="preserve"> (refer to </w:t>
      </w:r>
      <w:r w:rsidR="00037094">
        <w:rPr>
          <w:rFonts w:ascii="Times New Roman" w:hAnsi="Times New Roman"/>
          <w:color w:val="000000"/>
        </w:rPr>
        <w:t>section 3.2.3.</w:t>
      </w:r>
      <w:r w:rsidR="0014205A">
        <w:rPr>
          <w:rFonts w:ascii="Times New Roman" w:hAnsi="Times New Roman"/>
          <w:color w:val="000000"/>
        </w:rPr>
        <w:t>1.</w:t>
      </w:r>
      <w:r>
        <w:rPr>
          <w:rFonts w:ascii="Times New Roman" w:hAnsi="Times New Roman"/>
          <w:color w:val="000000"/>
        </w:rPr>
        <w:t xml:space="preserve">2 for details) </w:t>
      </w:r>
    </w:p>
    <w:p w:rsidR="00325218" w:rsidRDefault="00325218" w:rsidP="00325218">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“0001” ~“1111”:    </w:t>
      </w:r>
      <w:r>
        <w:rPr>
          <w:rFonts w:ascii="Times New Roman" w:hAnsi="Times New Roman"/>
          <w:b/>
          <w:color w:val="000000"/>
        </w:rPr>
        <w:t xml:space="preserve">Reserved </w:t>
      </w:r>
      <w:r w:rsidR="00D74ADC">
        <w:rPr>
          <w:rFonts w:ascii="Times New Roman" w:hAnsi="Times New Roman"/>
          <w:b/>
          <w:color w:val="000000"/>
        </w:rPr>
        <w:t>raw ADC</w:t>
      </w:r>
      <w:r w:rsidR="00D74ADC" w:rsidRPr="007C30E5">
        <w:rPr>
          <w:rFonts w:ascii="Times New Roman" w:hAnsi="Times New Roman"/>
          <w:b/>
          <w:color w:val="000000"/>
        </w:rPr>
        <w:t xml:space="preserve"> </w:t>
      </w:r>
      <w:r>
        <w:rPr>
          <w:rFonts w:ascii="Times New Roman" w:hAnsi="Times New Roman"/>
          <w:b/>
          <w:color w:val="000000"/>
        </w:rPr>
        <w:t>modes</w:t>
      </w:r>
    </w:p>
    <w:p w:rsidR="00D75F34" w:rsidRDefault="00D75F34" w:rsidP="00D75F34">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“0”, Bit 53-52=“10”   (Single event, 64</w:t>
      </w:r>
      <w:r w:rsidRPr="00DB1500">
        <w:rPr>
          <w:rFonts w:ascii="Times New Roman" w:hAnsi="Times New Roman"/>
          <w:color w:val="000000"/>
        </w:rPr>
        <w:sym w:font="Wingdings" w:char="F0E0"/>
      </w:r>
      <w:r>
        <w:rPr>
          <w:rFonts w:ascii="Times New Roman" w:hAnsi="Times New Roman"/>
          <w:color w:val="000000"/>
        </w:rPr>
        <w:t>64), definitions of b</w:t>
      </w:r>
      <w:r w:rsidRPr="00746A3D">
        <w:rPr>
          <w:rFonts w:ascii="Times New Roman" w:hAnsi="Times New Roman"/>
          <w:color w:val="000000"/>
        </w:rPr>
        <w:t>it 5</w:t>
      </w:r>
      <w:r>
        <w:rPr>
          <w:rFonts w:ascii="Times New Roman" w:hAnsi="Times New Roman"/>
          <w:color w:val="000000"/>
        </w:rPr>
        <w:t>1</w:t>
      </w:r>
      <w:r w:rsidRPr="00746A3D">
        <w:rPr>
          <w:rFonts w:ascii="Times New Roman" w:hAnsi="Times New Roman"/>
          <w:color w:val="000000"/>
        </w:rPr>
        <w:t xml:space="preserve"> </w:t>
      </w:r>
      <w:r>
        <w:rPr>
          <w:rFonts w:ascii="Times New Roman" w:hAnsi="Times New Roman"/>
          <w:color w:val="000000"/>
        </w:rPr>
        <w:t>to 58:</w:t>
      </w:r>
    </w:p>
    <w:p w:rsidR="0014205A" w:rsidRDefault="0014205A" w:rsidP="0014205A">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“0000”:    </w:t>
      </w:r>
      <w:r>
        <w:rPr>
          <w:rFonts w:ascii="Times New Roman" w:hAnsi="Times New Roman"/>
          <w:b/>
          <w:color w:val="000000"/>
        </w:rPr>
        <w:t>Standard 40-bit payload</w:t>
      </w:r>
      <w:r w:rsidRPr="007C30E5">
        <w:rPr>
          <w:rFonts w:ascii="Times New Roman" w:hAnsi="Times New Roman"/>
          <w:b/>
          <w:color w:val="000000"/>
        </w:rPr>
        <w:t xml:space="preserve"> mode</w:t>
      </w:r>
      <w:r>
        <w:rPr>
          <w:rFonts w:ascii="Times New Roman" w:hAnsi="Times New Roman"/>
          <w:color w:val="000000"/>
        </w:rPr>
        <w:t xml:space="preserve"> (refer to </w:t>
      </w:r>
      <w:r w:rsidR="00037094">
        <w:rPr>
          <w:rFonts w:ascii="Times New Roman" w:hAnsi="Times New Roman"/>
          <w:color w:val="000000"/>
        </w:rPr>
        <w:t>section 3.2.3.</w:t>
      </w:r>
      <w:r>
        <w:rPr>
          <w:rFonts w:ascii="Times New Roman" w:hAnsi="Times New Roman"/>
          <w:color w:val="000000"/>
        </w:rPr>
        <w:t xml:space="preserve">1.3 for details) </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“0001” ~“</w:t>
      </w:r>
      <w:r w:rsidR="00042952">
        <w:rPr>
          <w:rFonts w:ascii="Times New Roman" w:hAnsi="Times New Roman"/>
          <w:color w:val="000000"/>
        </w:rPr>
        <w:t>1000</w:t>
      </w:r>
      <w:r>
        <w:rPr>
          <w:rFonts w:ascii="Times New Roman" w:hAnsi="Times New Roman"/>
          <w:color w:val="000000"/>
        </w:rPr>
        <w:t xml:space="preserve">”:    </w:t>
      </w:r>
      <w:r>
        <w:rPr>
          <w:rFonts w:ascii="Times New Roman" w:hAnsi="Times New Roman"/>
          <w:b/>
          <w:color w:val="000000"/>
        </w:rPr>
        <w:t xml:space="preserve">Reserved </w:t>
      </w:r>
      <w:r w:rsidR="00D74ADC">
        <w:rPr>
          <w:rFonts w:ascii="Times New Roman" w:hAnsi="Times New Roman"/>
          <w:b/>
          <w:color w:val="000000"/>
        </w:rPr>
        <w:t xml:space="preserve">single </w:t>
      </w:r>
      <w:r>
        <w:rPr>
          <w:rFonts w:ascii="Times New Roman" w:hAnsi="Times New Roman"/>
          <w:b/>
          <w:color w:val="000000"/>
        </w:rPr>
        <w:t>modes</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“1001”: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1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1.3 for details)</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“1010”: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2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1.3 for details)</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“1011”: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3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1.3 for details)</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“1100”: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4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1.3 for details)</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“1101”: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5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1.3 for details)</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“1110”:    </w:t>
      </w:r>
      <w:r>
        <w:rPr>
          <w:rFonts w:ascii="Times New Roman" w:hAnsi="Times New Roman"/>
          <w:b/>
          <w:color w:val="000000"/>
        </w:rPr>
        <w:t>User-defined</w:t>
      </w:r>
      <w:r w:rsidRPr="007C30E5">
        <w:rPr>
          <w:rFonts w:ascii="Times New Roman" w:hAnsi="Times New Roman"/>
          <w:b/>
          <w:color w:val="000000"/>
        </w:rPr>
        <w:t xml:space="preserve"> </w:t>
      </w:r>
      <w:r w:rsidR="00D74ADC">
        <w:rPr>
          <w:rFonts w:ascii="Times New Roman" w:hAnsi="Times New Roman"/>
          <w:b/>
          <w:color w:val="000000"/>
        </w:rPr>
        <w:t xml:space="preserve">single </w:t>
      </w:r>
      <w:r w:rsidRPr="007C30E5">
        <w:rPr>
          <w:rFonts w:ascii="Times New Roman" w:hAnsi="Times New Roman"/>
          <w:b/>
          <w:color w:val="000000"/>
        </w:rPr>
        <w:t>mode</w:t>
      </w:r>
      <w:r>
        <w:rPr>
          <w:rFonts w:ascii="Times New Roman" w:hAnsi="Times New Roman"/>
          <w:b/>
          <w:color w:val="000000"/>
        </w:rPr>
        <w:t xml:space="preserve"> 6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1.3 for details)</w:t>
      </w:r>
    </w:p>
    <w:p w:rsidR="007917B9" w:rsidRDefault="007917B9" w:rsidP="007917B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“1111”:    </w:t>
      </w:r>
      <w:r>
        <w:rPr>
          <w:rFonts w:ascii="Times New Roman" w:hAnsi="Times New Roman"/>
          <w:b/>
          <w:color w:val="000000"/>
        </w:rPr>
        <w:t xml:space="preserve">Reserved </w:t>
      </w:r>
      <w:r w:rsidR="00D74ADC">
        <w:rPr>
          <w:rFonts w:ascii="Times New Roman" w:hAnsi="Times New Roman"/>
          <w:b/>
          <w:color w:val="000000"/>
        </w:rPr>
        <w:t xml:space="preserve">single </w:t>
      </w:r>
      <w:r>
        <w:rPr>
          <w:rFonts w:ascii="Times New Roman" w:hAnsi="Times New Roman"/>
          <w:b/>
          <w:color w:val="000000"/>
        </w:rPr>
        <w:t>mode</w:t>
      </w:r>
    </w:p>
    <w:p w:rsidR="00A97A8F" w:rsidRDefault="00A97A8F" w:rsidP="00A97A8F">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“1”, Bit 53-52=“00”   (Coincidence, 32</w:t>
      </w:r>
      <w:r w:rsidRPr="00DB1500">
        <w:rPr>
          <w:rFonts w:ascii="Times New Roman" w:hAnsi="Times New Roman"/>
          <w:color w:val="000000"/>
        </w:rPr>
        <w:sym w:font="Wingdings" w:char="F0E0"/>
      </w:r>
      <w:r>
        <w:rPr>
          <w:rFonts w:ascii="Times New Roman" w:hAnsi="Times New Roman"/>
          <w:color w:val="000000"/>
        </w:rPr>
        <w:t>32), definitions of b</w:t>
      </w:r>
      <w:r w:rsidRPr="00746A3D">
        <w:rPr>
          <w:rFonts w:ascii="Times New Roman" w:hAnsi="Times New Roman"/>
          <w:color w:val="000000"/>
        </w:rPr>
        <w:t>it 5</w:t>
      </w:r>
      <w:r>
        <w:rPr>
          <w:rFonts w:ascii="Times New Roman" w:hAnsi="Times New Roman"/>
          <w:color w:val="000000"/>
        </w:rPr>
        <w:t>1</w:t>
      </w:r>
      <w:r w:rsidRPr="00746A3D">
        <w:rPr>
          <w:rFonts w:ascii="Times New Roman" w:hAnsi="Times New Roman"/>
          <w:color w:val="000000"/>
        </w:rPr>
        <w:t xml:space="preserve"> </w:t>
      </w:r>
      <w:r>
        <w:rPr>
          <w:rFonts w:ascii="Times New Roman" w:hAnsi="Times New Roman"/>
          <w:color w:val="000000"/>
        </w:rPr>
        <w:t>to 58:</w:t>
      </w:r>
    </w:p>
    <w:p w:rsidR="0001420E" w:rsidRDefault="0001420E" w:rsidP="0001420E">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“0000” ~“1111”:    </w:t>
      </w:r>
      <w:r>
        <w:rPr>
          <w:rFonts w:ascii="Times New Roman" w:hAnsi="Times New Roman"/>
          <w:b/>
          <w:color w:val="000000"/>
        </w:rPr>
        <w:t>To be defined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2.2 (3) for details</w:t>
      </w:r>
      <w:r>
        <w:rPr>
          <w:rFonts w:ascii="Times New Roman" w:hAnsi="Times New Roman"/>
          <w:b/>
          <w:color w:val="000000"/>
        </w:rPr>
        <w:t>)</w:t>
      </w:r>
    </w:p>
    <w:p w:rsidR="0001420E" w:rsidRDefault="0001420E" w:rsidP="0001420E">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“1”, Bit 53-52=“01”   (Coincidence, 32</w:t>
      </w:r>
      <w:r w:rsidRPr="00DB1500">
        <w:rPr>
          <w:rFonts w:ascii="Times New Roman" w:hAnsi="Times New Roman"/>
          <w:color w:val="000000"/>
        </w:rPr>
        <w:sym w:font="Wingdings" w:char="F0E0"/>
      </w:r>
      <w:r w:rsidR="007550B5">
        <w:rPr>
          <w:rFonts w:ascii="Times New Roman" w:hAnsi="Times New Roman"/>
          <w:color w:val="000000"/>
        </w:rPr>
        <w:t>64</w:t>
      </w:r>
      <w:r>
        <w:rPr>
          <w:rFonts w:ascii="Times New Roman" w:hAnsi="Times New Roman"/>
          <w:color w:val="000000"/>
        </w:rPr>
        <w:t>), definitions of b</w:t>
      </w:r>
      <w:r w:rsidRPr="00746A3D">
        <w:rPr>
          <w:rFonts w:ascii="Times New Roman" w:hAnsi="Times New Roman"/>
          <w:color w:val="000000"/>
        </w:rPr>
        <w:t>it 5</w:t>
      </w:r>
      <w:r>
        <w:rPr>
          <w:rFonts w:ascii="Times New Roman" w:hAnsi="Times New Roman"/>
          <w:color w:val="000000"/>
        </w:rPr>
        <w:t>1</w:t>
      </w:r>
      <w:r w:rsidRPr="00746A3D">
        <w:rPr>
          <w:rFonts w:ascii="Times New Roman" w:hAnsi="Times New Roman"/>
          <w:color w:val="000000"/>
        </w:rPr>
        <w:t xml:space="preserve"> </w:t>
      </w:r>
      <w:r>
        <w:rPr>
          <w:rFonts w:ascii="Times New Roman" w:hAnsi="Times New Roman"/>
          <w:color w:val="000000"/>
        </w:rPr>
        <w:t>to 58:</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“0000”:    </w:t>
      </w:r>
      <w:r w:rsidR="000963AB" w:rsidRPr="00777EFB">
        <w:rPr>
          <w:rFonts w:ascii="Times New Roman" w:hAnsi="Times New Roman"/>
          <w:b/>
          <w:color w:val="000000"/>
        </w:rPr>
        <w:t>Default Coincidence</w:t>
      </w:r>
      <w:r w:rsidR="000963AB">
        <w:rPr>
          <w:rFonts w:ascii="Times New Roman" w:hAnsi="Times New Roman"/>
          <w:color w:val="000000"/>
        </w:rPr>
        <w:t xml:space="preserve"> </w:t>
      </w:r>
      <w:r w:rsidRPr="007C30E5">
        <w:rPr>
          <w:rFonts w:ascii="Times New Roman" w:hAnsi="Times New Roman"/>
          <w:b/>
          <w:color w:val="000000"/>
        </w:rPr>
        <w:t>mode</w:t>
      </w:r>
      <w:r>
        <w:rPr>
          <w:rFonts w:ascii="Times New Roman" w:hAnsi="Times New Roman"/>
          <w:color w:val="000000"/>
        </w:rPr>
        <w:t xml:space="preserve"> (refer to </w:t>
      </w:r>
      <w:r w:rsidR="00037094">
        <w:rPr>
          <w:rFonts w:ascii="Times New Roman" w:hAnsi="Times New Roman"/>
          <w:color w:val="000000"/>
        </w:rPr>
        <w:t>section 3.2.3.</w:t>
      </w:r>
      <w:r>
        <w:rPr>
          <w:rFonts w:ascii="Times New Roman" w:hAnsi="Times New Roman"/>
          <w:color w:val="000000"/>
        </w:rPr>
        <w:t xml:space="preserve">1.1 </w:t>
      </w:r>
      <w:r w:rsidR="00037094">
        <w:rPr>
          <w:rFonts w:ascii="Times New Roman" w:hAnsi="Times New Roman"/>
          <w:color w:val="000000"/>
        </w:rPr>
        <w:t>and 3.2.3.</w:t>
      </w:r>
      <w:r>
        <w:rPr>
          <w:rFonts w:ascii="Times New Roman" w:hAnsi="Times New Roman"/>
          <w:color w:val="000000"/>
        </w:rPr>
        <w:t xml:space="preserve">2.2 (1)) </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“0001”:    </w:t>
      </w:r>
      <w:r w:rsidR="00C72861">
        <w:rPr>
          <w:rFonts w:ascii="Times New Roman" w:hAnsi="Times New Roman"/>
          <w:b/>
          <w:color w:val="000000"/>
        </w:rPr>
        <w:t xml:space="preserve">Reserved </w:t>
      </w:r>
      <w:r w:rsidR="00D74ADC" w:rsidRPr="00777EFB">
        <w:rPr>
          <w:rFonts w:ascii="Times New Roman" w:hAnsi="Times New Roman"/>
          <w:b/>
          <w:color w:val="000000"/>
        </w:rPr>
        <w:t>Coincidence</w:t>
      </w:r>
      <w:r w:rsidR="00D74ADC">
        <w:rPr>
          <w:rFonts w:ascii="Times New Roman" w:hAnsi="Times New Roman"/>
          <w:color w:val="000000"/>
        </w:rPr>
        <w:t xml:space="preserve"> </w:t>
      </w:r>
      <w:r w:rsidR="00C72861">
        <w:rPr>
          <w:rFonts w:ascii="Times New Roman" w:hAnsi="Times New Roman"/>
          <w:b/>
          <w:color w:val="000000"/>
        </w:rPr>
        <w:t>mode</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“0010”:    </w:t>
      </w:r>
      <w:r>
        <w:rPr>
          <w:rFonts w:ascii="Times New Roman" w:hAnsi="Times New Roman"/>
          <w:b/>
          <w:color w:val="000000"/>
        </w:rPr>
        <w:t>Test</w:t>
      </w:r>
      <w:r w:rsidRPr="007C30E5">
        <w:rPr>
          <w:rFonts w:ascii="Times New Roman" w:hAnsi="Times New Roman"/>
          <w:b/>
          <w:color w:val="000000"/>
        </w:rPr>
        <w:t xml:space="preserve"> </w:t>
      </w:r>
      <w:r w:rsidR="00777EFB" w:rsidRPr="00777EFB">
        <w:rPr>
          <w:rFonts w:ascii="Times New Roman" w:hAnsi="Times New Roman"/>
          <w:b/>
          <w:color w:val="000000"/>
        </w:rPr>
        <w:t>Coincidence</w:t>
      </w:r>
      <w:r w:rsidR="00777EFB">
        <w:rPr>
          <w:rFonts w:ascii="Times New Roman" w:hAnsi="Times New Roman"/>
          <w:color w:val="000000"/>
        </w:rPr>
        <w:t xml:space="preserve"> </w:t>
      </w:r>
      <w:r w:rsidR="00777EFB" w:rsidRPr="007C30E5">
        <w:rPr>
          <w:rFonts w:ascii="Times New Roman" w:hAnsi="Times New Roman"/>
          <w:b/>
          <w:color w:val="000000"/>
        </w:rPr>
        <w:t>mode</w:t>
      </w:r>
      <w:r w:rsidR="00777EFB">
        <w:rPr>
          <w:rFonts w:ascii="Times New Roman" w:hAnsi="Times New Roman"/>
          <w:b/>
          <w:color w:val="000000"/>
        </w:rPr>
        <w:t>1</w:t>
      </w:r>
      <w:r w:rsidR="00777EFB">
        <w:rPr>
          <w:rFonts w:ascii="Times New Roman" w:hAnsi="Times New Roman"/>
          <w:color w:val="000000"/>
        </w:rPr>
        <w:t xml:space="preserve"> (refer to </w:t>
      </w:r>
      <w:r w:rsidR="00037094">
        <w:rPr>
          <w:rFonts w:ascii="Times New Roman" w:hAnsi="Times New Roman"/>
          <w:color w:val="000000"/>
        </w:rPr>
        <w:t>section 3.2.3.</w:t>
      </w:r>
      <w:r w:rsidR="00777EFB">
        <w:rPr>
          <w:rFonts w:ascii="Times New Roman" w:hAnsi="Times New Roman"/>
          <w:color w:val="000000"/>
        </w:rPr>
        <w:t xml:space="preserve">1.1 </w:t>
      </w:r>
      <w:r w:rsidR="00037094">
        <w:rPr>
          <w:rFonts w:ascii="Times New Roman" w:hAnsi="Times New Roman"/>
          <w:color w:val="000000"/>
        </w:rPr>
        <w:t>and 3.2.3.</w:t>
      </w:r>
      <w:r w:rsidR="00777EFB">
        <w:rPr>
          <w:rFonts w:ascii="Times New Roman" w:hAnsi="Times New Roman"/>
          <w:color w:val="000000"/>
        </w:rPr>
        <w:t>2.2 (1))</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“0011”:    </w:t>
      </w:r>
      <w:r w:rsidR="00777EFB">
        <w:rPr>
          <w:rFonts w:ascii="Times New Roman" w:hAnsi="Times New Roman"/>
          <w:b/>
          <w:color w:val="000000"/>
        </w:rPr>
        <w:t>Test</w:t>
      </w:r>
      <w:r w:rsidR="00777EFB" w:rsidRPr="007C30E5">
        <w:rPr>
          <w:rFonts w:ascii="Times New Roman" w:hAnsi="Times New Roman"/>
          <w:b/>
          <w:color w:val="000000"/>
        </w:rPr>
        <w:t xml:space="preserve"> </w:t>
      </w:r>
      <w:r w:rsidR="00777EFB" w:rsidRPr="00777EFB">
        <w:rPr>
          <w:rFonts w:ascii="Times New Roman" w:hAnsi="Times New Roman"/>
          <w:b/>
          <w:color w:val="000000"/>
        </w:rPr>
        <w:t>Coincidence</w:t>
      </w:r>
      <w:r w:rsidR="00777EFB">
        <w:rPr>
          <w:rFonts w:ascii="Times New Roman" w:hAnsi="Times New Roman"/>
          <w:color w:val="000000"/>
        </w:rPr>
        <w:t xml:space="preserve"> </w:t>
      </w:r>
      <w:r w:rsidR="00777EFB" w:rsidRPr="007C30E5">
        <w:rPr>
          <w:rFonts w:ascii="Times New Roman" w:hAnsi="Times New Roman"/>
          <w:b/>
          <w:color w:val="000000"/>
        </w:rPr>
        <w:t>mode</w:t>
      </w:r>
      <w:r w:rsidR="007D1829">
        <w:rPr>
          <w:rFonts w:ascii="Times New Roman" w:hAnsi="Times New Roman"/>
          <w:b/>
          <w:color w:val="000000"/>
        </w:rPr>
        <w:t>2</w:t>
      </w:r>
      <w:r w:rsidR="00777EFB">
        <w:rPr>
          <w:rFonts w:ascii="Times New Roman" w:hAnsi="Times New Roman"/>
          <w:color w:val="000000"/>
        </w:rPr>
        <w:t xml:space="preserve"> (refer to </w:t>
      </w:r>
      <w:r w:rsidR="00037094">
        <w:rPr>
          <w:rFonts w:ascii="Times New Roman" w:hAnsi="Times New Roman"/>
          <w:color w:val="000000"/>
        </w:rPr>
        <w:t>section 3.2.3.</w:t>
      </w:r>
      <w:r w:rsidR="00777EFB">
        <w:rPr>
          <w:rFonts w:ascii="Times New Roman" w:hAnsi="Times New Roman"/>
          <w:color w:val="000000"/>
        </w:rPr>
        <w:t xml:space="preserve">1.1 </w:t>
      </w:r>
      <w:r w:rsidR="00037094">
        <w:rPr>
          <w:rFonts w:ascii="Times New Roman" w:hAnsi="Times New Roman"/>
          <w:color w:val="000000"/>
        </w:rPr>
        <w:t>and 3.2.3.</w:t>
      </w:r>
      <w:r w:rsidR="00777EFB">
        <w:rPr>
          <w:rFonts w:ascii="Times New Roman" w:hAnsi="Times New Roman"/>
          <w:color w:val="000000"/>
        </w:rPr>
        <w:t>2.2 (1))</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“0100”:    </w:t>
      </w:r>
      <w:r w:rsidR="007D1829">
        <w:rPr>
          <w:rFonts w:ascii="Times New Roman" w:hAnsi="Times New Roman"/>
          <w:b/>
          <w:color w:val="000000"/>
        </w:rPr>
        <w:t xml:space="preserve">Reserved </w:t>
      </w:r>
      <w:r w:rsidR="00D74ADC" w:rsidRPr="00777EFB">
        <w:rPr>
          <w:rFonts w:ascii="Times New Roman" w:hAnsi="Times New Roman"/>
          <w:b/>
          <w:color w:val="000000"/>
        </w:rPr>
        <w:t>Coincidence</w:t>
      </w:r>
      <w:r w:rsidR="00D74ADC">
        <w:rPr>
          <w:rFonts w:ascii="Times New Roman" w:hAnsi="Times New Roman"/>
          <w:color w:val="000000"/>
        </w:rPr>
        <w:t xml:space="preserve"> </w:t>
      </w:r>
      <w:r w:rsidR="007D1829">
        <w:rPr>
          <w:rFonts w:ascii="Times New Roman" w:hAnsi="Times New Roman"/>
          <w:b/>
          <w:color w:val="000000"/>
        </w:rPr>
        <w:t>mode</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“0101”:    </w:t>
      </w:r>
      <w:r>
        <w:rPr>
          <w:rFonts w:ascii="Times New Roman" w:hAnsi="Times New Roman"/>
          <w:b/>
          <w:color w:val="000000"/>
        </w:rPr>
        <w:t xml:space="preserve">Reserved </w:t>
      </w:r>
      <w:r w:rsidR="00D74ADC" w:rsidRPr="00777EFB">
        <w:rPr>
          <w:rFonts w:ascii="Times New Roman" w:hAnsi="Times New Roman"/>
          <w:b/>
          <w:color w:val="000000"/>
        </w:rPr>
        <w:t>Coincidence</w:t>
      </w:r>
      <w:r w:rsidR="00D74ADC">
        <w:rPr>
          <w:rFonts w:ascii="Times New Roman" w:hAnsi="Times New Roman"/>
          <w:color w:val="000000"/>
        </w:rPr>
        <w:t xml:space="preserve"> </w:t>
      </w:r>
      <w:r>
        <w:rPr>
          <w:rFonts w:ascii="Times New Roman" w:hAnsi="Times New Roman"/>
          <w:b/>
          <w:color w:val="000000"/>
        </w:rPr>
        <w:t>mode</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“0110”:    </w:t>
      </w:r>
      <w:r>
        <w:rPr>
          <w:rFonts w:ascii="Times New Roman" w:hAnsi="Times New Roman"/>
          <w:b/>
          <w:color w:val="000000"/>
        </w:rPr>
        <w:t xml:space="preserve">Reserved </w:t>
      </w:r>
      <w:r w:rsidR="00D74ADC" w:rsidRPr="00777EFB">
        <w:rPr>
          <w:rFonts w:ascii="Times New Roman" w:hAnsi="Times New Roman"/>
          <w:b/>
          <w:color w:val="000000"/>
        </w:rPr>
        <w:t>Coincidence</w:t>
      </w:r>
      <w:r w:rsidR="00D74ADC">
        <w:rPr>
          <w:rFonts w:ascii="Times New Roman" w:hAnsi="Times New Roman"/>
          <w:color w:val="000000"/>
        </w:rPr>
        <w:t xml:space="preserve"> </w:t>
      </w:r>
      <w:r>
        <w:rPr>
          <w:rFonts w:ascii="Times New Roman" w:hAnsi="Times New Roman"/>
          <w:b/>
          <w:color w:val="000000"/>
        </w:rPr>
        <w:t>mode</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“0111”:    </w:t>
      </w:r>
      <w:r>
        <w:rPr>
          <w:rFonts w:ascii="Times New Roman" w:hAnsi="Times New Roman"/>
          <w:b/>
          <w:color w:val="000000"/>
        </w:rPr>
        <w:t xml:space="preserve">Reserved </w:t>
      </w:r>
      <w:r w:rsidR="00D74ADC" w:rsidRPr="00777EFB">
        <w:rPr>
          <w:rFonts w:ascii="Times New Roman" w:hAnsi="Times New Roman"/>
          <w:b/>
          <w:color w:val="000000"/>
        </w:rPr>
        <w:t>Coincidence</w:t>
      </w:r>
      <w:r w:rsidR="00D74ADC">
        <w:rPr>
          <w:rFonts w:ascii="Times New Roman" w:hAnsi="Times New Roman"/>
          <w:color w:val="000000"/>
        </w:rPr>
        <w:t xml:space="preserve"> </w:t>
      </w:r>
      <w:r>
        <w:rPr>
          <w:rFonts w:ascii="Times New Roman" w:hAnsi="Times New Roman"/>
          <w:b/>
          <w:color w:val="000000"/>
        </w:rPr>
        <w:t>mode</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“1000”:    </w:t>
      </w:r>
      <w:r>
        <w:rPr>
          <w:rFonts w:ascii="Times New Roman" w:hAnsi="Times New Roman"/>
          <w:b/>
          <w:color w:val="000000"/>
        </w:rPr>
        <w:t xml:space="preserve">Reserved </w:t>
      </w:r>
      <w:r w:rsidR="00D74ADC" w:rsidRPr="00777EFB">
        <w:rPr>
          <w:rFonts w:ascii="Times New Roman" w:hAnsi="Times New Roman"/>
          <w:b/>
          <w:color w:val="000000"/>
        </w:rPr>
        <w:t>Coincidence</w:t>
      </w:r>
      <w:r w:rsidR="00D74ADC">
        <w:rPr>
          <w:rFonts w:ascii="Times New Roman" w:hAnsi="Times New Roman"/>
          <w:color w:val="000000"/>
        </w:rPr>
        <w:t xml:space="preserve"> </w:t>
      </w:r>
      <w:r>
        <w:rPr>
          <w:rFonts w:ascii="Times New Roman" w:hAnsi="Times New Roman"/>
          <w:b/>
          <w:color w:val="000000"/>
        </w:rPr>
        <w:t>mode</w:t>
      </w:r>
    </w:p>
    <w:p w:rsidR="007D1829" w:rsidRDefault="000B65E9" w:rsidP="007D182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“1001”:    </w:t>
      </w:r>
      <w:r>
        <w:rPr>
          <w:rFonts w:ascii="Times New Roman" w:hAnsi="Times New Roman"/>
          <w:b/>
          <w:color w:val="000000"/>
        </w:rPr>
        <w:t>User-defined</w:t>
      </w:r>
      <w:r w:rsidRPr="007C30E5">
        <w:rPr>
          <w:rFonts w:ascii="Times New Roman" w:hAnsi="Times New Roman"/>
          <w:b/>
          <w:color w:val="000000"/>
        </w:rPr>
        <w:t xml:space="preserve"> </w:t>
      </w:r>
      <w:r w:rsidR="007D1829" w:rsidRPr="00777EFB">
        <w:rPr>
          <w:rFonts w:ascii="Times New Roman" w:hAnsi="Times New Roman"/>
          <w:b/>
          <w:color w:val="000000"/>
        </w:rPr>
        <w:t>Coincidence</w:t>
      </w:r>
      <w:r w:rsidR="007D1829">
        <w:rPr>
          <w:rFonts w:ascii="Times New Roman" w:hAnsi="Times New Roman"/>
          <w:color w:val="000000"/>
        </w:rPr>
        <w:t xml:space="preserve"> </w:t>
      </w:r>
      <w:r w:rsidRPr="007C30E5">
        <w:rPr>
          <w:rFonts w:ascii="Times New Roman" w:hAnsi="Times New Roman"/>
          <w:b/>
          <w:color w:val="000000"/>
        </w:rPr>
        <w:t>mode</w:t>
      </w:r>
      <w:r>
        <w:rPr>
          <w:rFonts w:ascii="Times New Roman" w:hAnsi="Times New Roman"/>
          <w:b/>
          <w:color w:val="000000"/>
        </w:rPr>
        <w:t xml:space="preserve"> 1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 xml:space="preserve">1.1 </w:t>
      </w:r>
      <w:r w:rsidR="00037094">
        <w:rPr>
          <w:rFonts w:ascii="Times New Roman" w:hAnsi="Times New Roman"/>
          <w:color w:val="000000"/>
        </w:rPr>
        <w:t>and 3.2.3.</w:t>
      </w:r>
      <w:r w:rsidR="007D1829">
        <w:rPr>
          <w:rFonts w:ascii="Times New Roman" w:hAnsi="Times New Roman"/>
          <w:color w:val="000000"/>
        </w:rPr>
        <w:t>2.2 (1)</w:t>
      </w:r>
      <w:r>
        <w:rPr>
          <w:rFonts w:ascii="Times New Roman" w:hAnsi="Times New Roman"/>
          <w:color w:val="000000"/>
        </w:rPr>
        <w:t>)</w:t>
      </w:r>
    </w:p>
    <w:p w:rsidR="007D1829" w:rsidRPr="007D1829" w:rsidRDefault="000B65E9" w:rsidP="007D1829">
      <w:pPr>
        <w:pStyle w:val="ListParagraph"/>
        <w:spacing w:after="0"/>
        <w:ind w:left="1080" w:firstLine="360"/>
        <w:jc w:val="both"/>
        <w:rPr>
          <w:rFonts w:ascii="Times New Roman" w:hAnsi="Times New Roman"/>
          <w:color w:val="000000"/>
        </w:rPr>
      </w:pPr>
      <w:r w:rsidRPr="007D1829">
        <w:rPr>
          <w:rFonts w:ascii="Times New Roman" w:hAnsi="Times New Roman"/>
          <w:color w:val="000000"/>
        </w:rPr>
        <w:t xml:space="preserve">“1010”:    </w:t>
      </w:r>
      <w:r w:rsidRPr="007D1829">
        <w:rPr>
          <w:rFonts w:ascii="Times New Roman" w:hAnsi="Times New Roman"/>
          <w:b/>
          <w:color w:val="000000"/>
        </w:rPr>
        <w:t xml:space="preserve">User-defined </w:t>
      </w:r>
      <w:r w:rsidR="007D1829" w:rsidRPr="007D1829">
        <w:rPr>
          <w:rFonts w:ascii="Times New Roman" w:hAnsi="Times New Roman"/>
          <w:b/>
          <w:color w:val="000000"/>
        </w:rPr>
        <w:t>Coincidence</w:t>
      </w:r>
      <w:r w:rsidR="007D1829" w:rsidRPr="007D1829">
        <w:rPr>
          <w:rFonts w:ascii="Times New Roman" w:hAnsi="Times New Roman"/>
          <w:color w:val="000000"/>
        </w:rPr>
        <w:t xml:space="preserve"> </w:t>
      </w:r>
      <w:r w:rsidRPr="007D1829">
        <w:rPr>
          <w:rFonts w:ascii="Times New Roman" w:hAnsi="Times New Roman"/>
          <w:b/>
          <w:color w:val="000000"/>
        </w:rPr>
        <w:t xml:space="preserve">mode 2 </w:t>
      </w:r>
      <w:r w:rsidR="007D1829" w:rsidRPr="007D1829">
        <w:rPr>
          <w:rFonts w:ascii="Times New Roman" w:hAnsi="Times New Roman"/>
          <w:color w:val="000000"/>
        </w:rPr>
        <w:t xml:space="preserve">(refer to </w:t>
      </w:r>
      <w:r w:rsidR="00037094">
        <w:rPr>
          <w:rFonts w:ascii="Times New Roman" w:hAnsi="Times New Roman"/>
          <w:color w:val="000000"/>
        </w:rPr>
        <w:t>section 3.2.3.</w:t>
      </w:r>
      <w:r w:rsidR="007D1829" w:rsidRPr="007D1829">
        <w:rPr>
          <w:rFonts w:ascii="Times New Roman" w:hAnsi="Times New Roman"/>
          <w:color w:val="000000"/>
        </w:rPr>
        <w:t xml:space="preserve">1.1 </w:t>
      </w:r>
      <w:r w:rsidR="00037094">
        <w:rPr>
          <w:rFonts w:ascii="Times New Roman" w:hAnsi="Times New Roman"/>
          <w:color w:val="000000"/>
        </w:rPr>
        <w:t>and 3.2.3.</w:t>
      </w:r>
      <w:r w:rsidR="007D1829" w:rsidRPr="007D1829">
        <w:rPr>
          <w:rFonts w:ascii="Times New Roman" w:hAnsi="Times New Roman"/>
          <w:color w:val="000000"/>
        </w:rPr>
        <w:t>2.2 (1))</w:t>
      </w:r>
    </w:p>
    <w:p w:rsidR="000B65E9" w:rsidRPr="007D1829" w:rsidRDefault="000B65E9" w:rsidP="007D182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“1011”:    </w:t>
      </w:r>
      <w:r>
        <w:rPr>
          <w:rFonts w:ascii="Times New Roman" w:hAnsi="Times New Roman"/>
          <w:b/>
          <w:color w:val="000000"/>
        </w:rPr>
        <w:t>User-defined</w:t>
      </w:r>
      <w:r w:rsidRPr="007C30E5">
        <w:rPr>
          <w:rFonts w:ascii="Times New Roman" w:hAnsi="Times New Roman"/>
          <w:b/>
          <w:color w:val="000000"/>
        </w:rPr>
        <w:t xml:space="preserve"> </w:t>
      </w:r>
      <w:r w:rsidR="007D1829" w:rsidRPr="00777EFB">
        <w:rPr>
          <w:rFonts w:ascii="Times New Roman" w:hAnsi="Times New Roman"/>
          <w:b/>
          <w:color w:val="000000"/>
        </w:rPr>
        <w:t>Coincidence</w:t>
      </w:r>
      <w:r w:rsidR="007D1829">
        <w:rPr>
          <w:rFonts w:ascii="Times New Roman" w:hAnsi="Times New Roman"/>
          <w:color w:val="000000"/>
        </w:rPr>
        <w:t xml:space="preserve"> </w:t>
      </w:r>
      <w:r w:rsidRPr="007C30E5">
        <w:rPr>
          <w:rFonts w:ascii="Times New Roman" w:hAnsi="Times New Roman"/>
          <w:b/>
          <w:color w:val="000000"/>
        </w:rPr>
        <w:t>mode</w:t>
      </w:r>
      <w:r>
        <w:rPr>
          <w:rFonts w:ascii="Times New Roman" w:hAnsi="Times New Roman"/>
          <w:b/>
          <w:color w:val="000000"/>
        </w:rPr>
        <w:t xml:space="preserve"> 3 </w:t>
      </w:r>
      <w:r w:rsidR="007D1829">
        <w:rPr>
          <w:rFonts w:ascii="Times New Roman" w:hAnsi="Times New Roman"/>
          <w:color w:val="000000"/>
        </w:rPr>
        <w:t xml:space="preserve">(refer to </w:t>
      </w:r>
      <w:r w:rsidR="00037094">
        <w:rPr>
          <w:rFonts w:ascii="Times New Roman" w:hAnsi="Times New Roman"/>
          <w:color w:val="000000"/>
        </w:rPr>
        <w:t>section 3.2.3.</w:t>
      </w:r>
      <w:r w:rsidR="007D1829">
        <w:rPr>
          <w:rFonts w:ascii="Times New Roman" w:hAnsi="Times New Roman"/>
          <w:color w:val="000000"/>
        </w:rPr>
        <w:t xml:space="preserve">1.1 </w:t>
      </w:r>
      <w:r w:rsidR="00037094">
        <w:rPr>
          <w:rFonts w:ascii="Times New Roman" w:hAnsi="Times New Roman"/>
          <w:color w:val="000000"/>
        </w:rPr>
        <w:t>and 3.2.3.</w:t>
      </w:r>
      <w:r w:rsidR="007D1829">
        <w:rPr>
          <w:rFonts w:ascii="Times New Roman" w:hAnsi="Times New Roman"/>
          <w:color w:val="000000"/>
        </w:rPr>
        <w:t>2.2 (1))</w:t>
      </w:r>
    </w:p>
    <w:p w:rsidR="000B65E9" w:rsidRPr="007D1829" w:rsidRDefault="000B65E9" w:rsidP="007D182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“1100”:    </w:t>
      </w:r>
      <w:r>
        <w:rPr>
          <w:rFonts w:ascii="Times New Roman" w:hAnsi="Times New Roman"/>
          <w:b/>
          <w:color w:val="000000"/>
        </w:rPr>
        <w:t>User-defined</w:t>
      </w:r>
      <w:r w:rsidR="007D1829" w:rsidRPr="007D1829">
        <w:rPr>
          <w:rFonts w:ascii="Times New Roman" w:hAnsi="Times New Roman"/>
          <w:b/>
          <w:color w:val="000000"/>
        </w:rPr>
        <w:t xml:space="preserve"> </w:t>
      </w:r>
      <w:r w:rsidR="007D1829" w:rsidRPr="00777EFB">
        <w:rPr>
          <w:rFonts w:ascii="Times New Roman" w:hAnsi="Times New Roman"/>
          <w:b/>
          <w:color w:val="000000"/>
        </w:rPr>
        <w:t>Coincidence</w:t>
      </w:r>
      <w:r w:rsidRPr="007C30E5">
        <w:rPr>
          <w:rFonts w:ascii="Times New Roman" w:hAnsi="Times New Roman"/>
          <w:b/>
          <w:color w:val="000000"/>
        </w:rPr>
        <w:t xml:space="preserve"> mode</w:t>
      </w:r>
      <w:r>
        <w:rPr>
          <w:rFonts w:ascii="Times New Roman" w:hAnsi="Times New Roman"/>
          <w:b/>
          <w:color w:val="000000"/>
        </w:rPr>
        <w:t xml:space="preserve"> 4 </w:t>
      </w:r>
      <w:r w:rsidR="007D1829">
        <w:rPr>
          <w:rFonts w:ascii="Times New Roman" w:hAnsi="Times New Roman"/>
          <w:color w:val="000000"/>
        </w:rPr>
        <w:t xml:space="preserve">(refer to </w:t>
      </w:r>
      <w:r w:rsidR="00037094">
        <w:rPr>
          <w:rFonts w:ascii="Times New Roman" w:hAnsi="Times New Roman"/>
          <w:color w:val="000000"/>
        </w:rPr>
        <w:t>section 3.2.3.</w:t>
      </w:r>
      <w:r w:rsidR="007D1829">
        <w:rPr>
          <w:rFonts w:ascii="Times New Roman" w:hAnsi="Times New Roman"/>
          <w:color w:val="000000"/>
        </w:rPr>
        <w:t xml:space="preserve">1.1 </w:t>
      </w:r>
      <w:r w:rsidR="00037094">
        <w:rPr>
          <w:rFonts w:ascii="Times New Roman" w:hAnsi="Times New Roman"/>
          <w:color w:val="000000"/>
        </w:rPr>
        <w:t>and 3.2.3.</w:t>
      </w:r>
      <w:r w:rsidR="007D1829">
        <w:rPr>
          <w:rFonts w:ascii="Times New Roman" w:hAnsi="Times New Roman"/>
          <w:color w:val="000000"/>
        </w:rPr>
        <w:t>2.2 (1))</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“1101”:    </w:t>
      </w:r>
      <w:r>
        <w:rPr>
          <w:rFonts w:ascii="Times New Roman" w:hAnsi="Times New Roman"/>
          <w:b/>
          <w:color w:val="000000"/>
        </w:rPr>
        <w:t>User-defined</w:t>
      </w:r>
      <w:r w:rsidRPr="007C30E5">
        <w:rPr>
          <w:rFonts w:ascii="Times New Roman" w:hAnsi="Times New Roman"/>
          <w:b/>
          <w:color w:val="000000"/>
        </w:rPr>
        <w:t xml:space="preserve"> </w:t>
      </w:r>
      <w:r w:rsidR="007D1829" w:rsidRPr="00777EFB">
        <w:rPr>
          <w:rFonts w:ascii="Times New Roman" w:hAnsi="Times New Roman"/>
          <w:b/>
          <w:color w:val="000000"/>
        </w:rPr>
        <w:t>Coincidence</w:t>
      </w:r>
      <w:r w:rsidR="007D1829">
        <w:rPr>
          <w:rFonts w:ascii="Times New Roman" w:hAnsi="Times New Roman"/>
          <w:color w:val="000000"/>
        </w:rPr>
        <w:t xml:space="preserve"> </w:t>
      </w:r>
      <w:r w:rsidRPr="007C30E5">
        <w:rPr>
          <w:rFonts w:ascii="Times New Roman" w:hAnsi="Times New Roman"/>
          <w:b/>
          <w:color w:val="000000"/>
        </w:rPr>
        <w:t>mode</w:t>
      </w:r>
      <w:r>
        <w:rPr>
          <w:rFonts w:ascii="Times New Roman" w:hAnsi="Times New Roman"/>
          <w:b/>
          <w:color w:val="000000"/>
        </w:rPr>
        <w:t xml:space="preserve"> 5 </w:t>
      </w:r>
      <w:r w:rsidR="007D1829">
        <w:rPr>
          <w:rFonts w:ascii="Times New Roman" w:hAnsi="Times New Roman"/>
          <w:color w:val="000000"/>
        </w:rPr>
        <w:t xml:space="preserve">(refer to </w:t>
      </w:r>
      <w:r w:rsidR="00037094">
        <w:rPr>
          <w:rFonts w:ascii="Times New Roman" w:hAnsi="Times New Roman"/>
          <w:color w:val="000000"/>
        </w:rPr>
        <w:t>section 3.2.3.</w:t>
      </w:r>
      <w:r w:rsidR="007D1829">
        <w:rPr>
          <w:rFonts w:ascii="Times New Roman" w:hAnsi="Times New Roman"/>
          <w:color w:val="000000"/>
        </w:rPr>
        <w:t xml:space="preserve">1.1 </w:t>
      </w:r>
      <w:r w:rsidR="00037094">
        <w:rPr>
          <w:rFonts w:ascii="Times New Roman" w:hAnsi="Times New Roman"/>
          <w:color w:val="000000"/>
        </w:rPr>
        <w:t>and 3.2.3.</w:t>
      </w:r>
      <w:r w:rsidR="007D1829">
        <w:rPr>
          <w:rFonts w:ascii="Times New Roman" w:hAnsi="Times New Roman"/>
          <w:color w:val="000000"/>
        </w:rPr>
        <w:t>2.2 (1))</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“1110”:    </w:t>
      </w:r>
      <w:r>
        <w:rPr>
          <w:rFonts w:ascii="Times New Roman" w:hAnsi="Times New Roman"/>
          <w:b/>
          <w:color w:val="000000"/>
        </w:rPr>
        <w:t>User-defined</w:t>
      </w:r>
      <w:r w:rsidRPr="007C30E5">
        <w:rPr>
          <w:rFonts w:ascii="Times New Roman" w:hAnsi="Times New Roman"/>
          <w:b/>
          <w:color w:val="000000"/>
        </w:rPr>
        <w:t xml:space="preserve"> </w:t>
      </w:r>
      <w:r w:rsidR="007D1829" w:rsidRPr="00777EFB">
        <w:rPr>
          <w:rFonts w:ascii="Times New Roman" w:hAnsi="Times New Roman"/>
          <w:b/>
          <w:color w:val="000000"/>
        </w:rPr>
        <w:t>Coincidence</w:t>
      </w:r>
      <w:r w:rsidR="007D1829">
        <w:rPr>
          <w:rFonts w:ascii="Times New Roman" w:hAnsi="Times New Roman"/>
          <w:color w:val="000000"/>
        </w:rPr>
        <w:t xml:space="preserve"> </w:t>
      </w:r>
      <w:r w:rsidRPr="007C30E5">
        <w:rPr>
          <w:rFonts w:ascii="Times New Roman" w:hAnsi="Times New Roman"/>
          <w:b/>
          <w:color w:val="000000"/>
        </w:rPr>
        <w:t>mode</w:t>
      </w:r>
      <w:r>
        <w:rPr>
          <w:rFonts w:ascii="Times New Roman" w:hAnsi="Times New Roman"/>
          <w:b/>
          <w:color w:val="000000"/>
        </w:rPr>
        <w:t xml:space="preserve"> 6 </w:t>
      </w:r>
      <w:r w:rsidR="007D1829">
        <w:rPr>
          <w:rFonts w:ascii="Times New Roman" w:hAnsi="Times New Roman"/>
          <w:color w:val="000000"/>
        </w:rPr>
        <w:t xml:space="preserve">(refer to </w:t>
      </w:r>
      <w:r w:rsidR="00037094">
        <w:rPr>
          <w:rFonts w:ascii="Times New Roman" w:hAnsi="Times New Roman"/>
          <w:color w:val="000000"/>
        </w:rPr>
        <w:t>section 3.2.3.</w:t>
      </w:r>
      <w:r w:rsidR="007D1829">
        <w:rPr>
          <w:rFonts w:ascii="Times New Roman" w:hAnsi="Times New Roman"/>
          <w:color w:val="000000"/>
        </w:rPr>
        <w:t xml:space="preserve">1.1 </w:t>
      </w:r>
      <w:r w:rsidR="00037094">
        <w:rPr>
          <w:rFonts w:ascii="Times New Roman" w:hAnsi="Times New Roman"/>
          <w:color w:val="000000"/>
        </w:rPr>
        <w:t>and 3.2.3.</w:t>
      </w:r>
      <w:r w:rsidR="007D1829">
        <w:rPr>
          <w:rFonts w:ascii="Times New Roman" w:hAnsi="Times New Roman"/>
          <w:color w:val="000000"/>
        </w:rPr>
        <w:t>2.2 (1)</w:t>
      </w:r>
      <w:r>
        <w:rPr>
          <w:rFonts w:ascii="Times New Roman" w:hAnsi="Times New Roman"/>
          <w:color w:val="000000"/>
        </w:rPr>
        <w:t>)</w:t>
      </w:r>
    </w:p>
    <w:p w:rsidR="000B65E9" w:rsidRDefault="000B65E9" w:rsidP="000B65E9">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“1111”:    </w:t>
      </w:r>
      <w:r>
        <w:rPr>
          <w:rFonts w:ascii="Times New Roman" w:hAnsi="Times New Roman"/>
          <w:b/>
          <w:color w:val="000000"/>
        </w:rPr>
        <w:t xml:space="preserve">Reserved </w:t>
      </w:r>
      <w:r w:rsidR="00D74ADC" w:rsidRPr="00777EFB">
        <w:rPr>
          <w:rFonts w:ascii="Times New Roman" w:hAnsi="Times New Roman"/>
          <w:b/>
          <w:color w:val="000000"/>
        </w:rPr>
        <w:t>Coincidence</w:t>
      </w:r>
      <w:r w:rsidR="00D74ADC">
        <w:rPr>
          <w:rFonts w:ascii="Times New Roman" w:hAnsi="Times New Roman"/>
          <w:color w:val="000000"/>
        </w:rPr>
        <w:t xml:space="preserve"> </w:t>
      </w:r>
      <w:r>
        <w:rPr>
          <w:rFonts w:ascii="Times New Roman" w:hAnsi="Times New Roman"/>
          <w:b/>
          <w:color w:val="000000"/>
        </w:rPr>
        <w:t>mode</w:t>
      </w:r>
    </w:p>
    <w:p w:rsidR="008021E8" w:rsidRDefault="008021E8" w:rsidP="008021E8">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“1”, Bit 53-52=“10”   (Coincidence, 64</w:t>
      </w:r>
      <w:r w:rsidRPr="00DB1500">
        <w:rPr>
          <w:rFonts w:ascii="Times New Roman" w:hAnsi="Times New Roman"/>
          <w:color w:val="000000"/>
        </w:rPr>
        <w:sym w:font="Wingdings" w:char="F0E0"/>
      </w:r>
      <w:r>
        <w:rPr>
          <w:rFonts w:ascii="Times New Roman" w:hAnsi="Times New Roman"/>
          <w:color w:val="000000"/>
        </w:rPr>
        <w:t>64), definitions of b</w:t>
      </w:r>
      <w:r w:rsidRPr="00746A3D">
        <w:rPr>
          <w:rFonts w:ascii="Times New Roman" w:hAnsi="Times New Roman"/>
          <w:color w:val="000000"/>
        </w:rPr>
        <w:t>it 5</w:t>
      </w:r>
      <w:r>
        <w:rPr>
          <w:rFonts w:ascii="Times New Roman" w:hAnsi="Times New Roman"/>
          <w:color w:val="000000"/>
        </w:rPr>
        <w:t>1</w:t>
      </w:r>
      <w:r w:rsidRPr="00746A3D">
        <w:rPr>
          <w:rFonts w:ascii="Times New Roman" w:hAnsi="Times New Roman"/>
          <w:color w:val="000000"/>
        </w:rPr>
        <w:t xml:space="preserve"> </w:t>
      </w:r>
      <w:r>
        <w:rPr>
          <w:rFonts w:ascii="Times New Roman" w:hAnsi="Times New Roman"/>
          <w:color w:val="000000"/>
        </w:rPr>
        <w:t>to 58:</w:t>
      </w:r>
    </w:p>
    <w:p w:rsidR="00F52D59" w:rsidRDefault="00F52D59" w:rsidP="00F52D59">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“0000” ~“1111”:    </w:t>
      </w:r>
      <w:r>
        <w:rPr>
          <w:rFonts w:ascii="Times New Roman" w:hAnsi="Times New Roman"/>
          <w:b/>
          <w:color w:val="000000"/>
        </w:rPr>
        <w:t>To be defined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2.2 (4) for details</w:t>
      </w:r>
      <w:r>
        <w:rPr>
          <w:rFonts w:ascii="Times New Roman" w:hAnsi="Times New Roman"/>
          <w:b/>
          <w:color w:val="000000"/>
        </w:rPr>
        <w:t>)</w:t>
      </w:r>
    </w:p>
    <w:p w:rsidR="002E43FC" w:rsidRDefault="002E43FC" w:rsidP="002E43FC">
      <w:pPr>
        <w:pStyle w:val="ListParagraph"/>
        <w:spacing w:after="0"/>
        <w:ind w:left="1080"/>
        <w:jc w:val="both"/>
        <w:rPr>
          <w:rFonts w:ascii="Times New Roman" w:hAnsi="Times New Roman"/>
          <w:color w:val="000000"/>
        </w:rPr>
      </w:pPr>
      <w:r>
        <w:rPr>
          <w:rFonts w:ascii="Times New Roman" w:hAnsi="Times New Roman"/>
          <w:color w:val="000000"/>
        </w:rPr>
        <w:t xml:space="preserve">– When </w:t>
      </w:r>
      <w:r w:rsidRPr="00746A3D">
        <w:rPr>
          <w:rFonts w:ascii="Times New Roman" w:hAnsi="Times New Roman"/>
          <w:color w:val="000000"/>
        </w:rPr>
        <w:t>Bit 56=</w:t>
      </w:r>
      <w:r>
        <w:rPr>
          <w:rFonts w:ascii="Times New Roman" w:hAnsi="Times New Roman"/>
          <w:color w:val="000000"/>
        </w:rPr>
        <w:t>“1”, Bit 53-52=“11”   (Coincidence, 64</w:t>
      </w:r>
      <w:r w:rsidRPr="00DB1500">
        <w:rPr>
          <w:rFonts w:ascii="Times New Roman" w:hAnsi="Times New Roman"/>
          <w:color w:val="000000"/>
        </w:rPr>
        <w:sym w:font="Wingdings" w:char="F0E0"/>
      </w:r>
      <w:r>
        <w:rPr>
          <w:rFonts w:ascii="Times New Roman" w:hAnsi="Times New Roman"/>
          <w:color w:val="000000"/>
        </w:rPr>
        <w:t>128), definitions of b</w:t>
      </w:r>
      <w:r w:rsidRPr="00746A3D">
        <w:rPr>
          <w:rFonts w:ascii="Times New Roman" w:hAnsi="Times New Roman"/>
          <w:color w:val="000000"/>
        </w:rPr>
        <w:t>it 5</w:t>
      </w:r>
      <w:r>
        <w:rPr>
          <w:rFonts w:ascii="Times New Roman" w:hAnsi="Times New Roman"/>
          <w:color w:val="000000"/>
        </w:rPr>
        <w:t>1</w:t>
      </w:r>
      <w:r w:rsidRPr="00746A3D">
        <w:rPr>
          <w:rFonts w:ascii="Times New Roman" w:hAnsi="Times New Roman"/>
          <w:color w:val="000000"/>
        </w:rPr>
        <w:t xml:space="preserve"> </w:t>
      </w:r>
      <w:r>
        <w:rPr>
          <w:rFonts w:ascii="Times New Roman" w:hAnsi="Times New Roman"/>
          <w:color w:val="000000"/>
        </w:rPr>
        <w:t>to 58:</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“0000”:    </w:t>
      </w:r>
      <w:r w:rsidRPr="00777EFB">
        <w:rPr>
          <w:rFonts w:ascii="Times New Roman" w:hAnsi="Times New Roman"/>
          <w:b/>
          <w:color w:val="000000"/>
        </w:rPr>
        <w:t>Default Coincidence</w:t>
      </w:r>
      <w:r w:rsidR="00824036">
        <w:rPr>
          <w:rFonts w:ascii="Times New Roman" w:hAnsi="Times New Roman"/>
          <w:b/>
          <w:color w:val="000000"/>
        </w:rPr>
        <w:t xml:space="preserve"> mode</w:t>
      </w:r>
      <w:r>
        <w:rPr>
          <w:rFonts w:ascii="Times New Roman" w:hAnsi="Times New Roman"/>
          <w:color w:val="000000"/>
        </w:rPr>
        <w:t xml:space="preserve"> (refer to </w:t>
      </w:r>
      <w:r w:rsidR="00037094">
        <w:rPr>
          <w:rFonts w:ascii="Times New Roman" w:hAnsi="Times New Roman"/>
          <w:color w:val="000000"/>
        </w:rPr>
        <w:t>section 3.2.3.</w:t>
      </w:r>
      <w:r>
        <w:rPr>
          <w:rFonts w:ascii="Times New Roman" w:hAnsi="Times New Roman"/>
          <w:color w:val="000000"/>
        </w:rPr>
        <w:t xml:space="preserve">1.3 for details) </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“0001” ~“1000”:    </w:t>
      </w:r>
      <w:r>
        <w:rPr>
          <w:rFonts w:ascii="Times New Roman" w:hAnsi="Times New Roman"/>
          <w:b/>
          <w:color w:val="000000"/>
        </w:rPr>
        <w:t xml:space="preserve">Reserved </w:t>
      </w:r>
      <w:r w:rsidR="007152DE" w:rsidRPr="00777EFB">
        <w:rPr>
          <w:rFonts w:ascii="Times New Roman" w:hAnsi="Times New Roman"/>
          <w:b/>
          <w:color w:val="000000"/>
        </w:rPr>
        <w:t>Coincidence</w:t>
      </w:r>
      <w:r w:rsidR="007152DE">
        <w:rPr>
          <w:rFonts w:ascii="Times New Roman" w:hAnsi="Times New Roman"/>
          <w:b/>
          <w:color w:val="000000"/>
        </w:rPr>
        <w:t xml:space="preserve"> </w:t>
      </w:r>
      <w:r>
        <w:rPr>
          <w:rFonts w:ascii="Times New Roman" w:hAnsi="Times New Roman"/>
          <w:b/>
          <w:color w:val="000000"/>
        </w:rPr>
        <w:t>modes</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“1001”:    </w:t>
      </w:r>
      <w:r>
        <w:rPr>
          <w:rFonts w:ascii="Times New Roman" w:hAnsi="Times New Roman"/>
          <w:b/>
          <w:color w:val="000000"/>
        </w:rPr>
        <w:t>User-defined</w:t>
      </w:r>
      <w:r w:rsidRPr="007C30E5">
        <w:rPr>
          <w:rFonts w:ascii="Times New Roman" w:hAnsi="Times New Roman"/>
          <w:b/>
          <w:color w:val="000000"/>
        </w:rPr>
        <w:t xml:space="preserve"> </w:t>
      </w:r>
      <w:r w:rsidR="007152DE" w:rsidRPr="00777EFB">
        <w:rPr>
          <w:rFonts w:ascii="Times New Roman" w:hAnsi="Times New Roman"/>
          <w:b/>
          <w:color w:val="000000"/>
        </w:rPr>
        <w:t>Coincidence</w:t>
      </w:r>
      <w:r w:rsidR="007152DE">
        <w:rPr>
          <w:rFonts w:ascii="Times New Roman" w:hAnsi="Times New Roman"/>
          <w:b/>
          <w:color w:val="000000"/>
        </w:rPr>
        <w:t xml:space="preserve"> </w:t>
      </w:r>
      <w:r w:rsidRPr="007C30E5">
        <w:rPr>
          <w:rFonts w:ascii="Times New Roman" w:hAnsi="Times New Roman"/>
          <w:b/>
          <w:color w:val="000000"/>
        </w:rPr>
        <w:t>mode</w:t>
      </w:r>
      <w:r>
        <w:rPr>
          <w:rFonts w:ascii="Times New Roman" w:hAnsi="Times New Roman"/>
          <w:b/>
          <w:color w:val="000000"/>
        </w:rPr>
        <w:t xml:space="preserve"> 1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 xml:space="preserve">1.3 </w:t>
      </w:r>
      <w:r w:rsidR="00037094">
        <w:rPr>
          <w:rFonts w:ascii="Times New Roman" w:hAnsi="Times New Roman"/>
          <w:color w:val="000000"/>
        </w:rPr>
        <w:t>and 3.2.3.</w:t>
      </w:r>
      <w:r w:rsidR="007152DE">
        <w:rPr>
          <w:rFonts w:ascii="Times New Roman" w:hAnsi="Times New Roman"/>
          <w:color w:val="000000"/>
        </w:rPr>
        <w:t>2.2 (2))</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“1010”:    </w:t>
      </w:r>
      <w:r>
        <w:rPr>
          <w:rFonts w:ascii="Times New Roman" w:hAnsi="Times New Roman"/>
          <w:b/>
          <w:color w:val="000000"/>
        </w:rPr>
        <w:t>User-defined</w:t>
      </w:r>
      <w:r w:rsidRPr="007C30E5">
        <w:rPr>
          <w:rFonts w:ascii="Times New Roman" w:hAnsi="Times New Roman"/>
          <w:b/>
          <w:color w:val="000000"/>
        </w:rPr>
        <w:t xml:space="preserve"> </w:t>
      </w:r>
      <w:r w:rsidR="007152DE" w:rsidRPr="00777EFB">
        <w:rPr>
          <w:rFonts w:ascii="Times New Roman" w:hAnsi="Times New Roman"/>
          <w:b/>
          <w:color w:val="000000"/>
        </w:rPr>
        <w:t>Coincidence</w:t>
      </w:r>
      <w:r w:rsidR="007152DE">
        <w:rPr>
          <w:rFonts w:ascii="Times New Roman" w:hAnsi="Times New Roman"/>
          <w:b/>
          <w:color w:val="000000"/>
        </w:rPr>
        <w:t xml:space="preserve"> </w:t>
      </w:r>
      <w:r w:rsidRPr="007C30E5">
        <w:rPr>
          <w:rFonts w:ascii="Times New Roman" w:hAnsi="Times New Roman"/>
          <w:b/>
          <w:color w:val="000000"/>
        </w:rPr>
        <w:t>mode</w:t>
      </w:r>
      <w:r>
        <w:rPr>
          <w:rFonts w:ascii="Times New Roman" w:hAnsi="Times New Roman"/>
          <w:b/>
          <w:color w:val="000000"/>
        </w:rPr>
        <w:t xml:space="preserve"> 2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 xml:space="preserve">1.3 </w:t>
      </w:r>
      <w:r w:rsidR="00037094">
        <w:rPr>
          <w:rFonts w:ascii="Times New Roman" w:hAnsi="Times New Roman"/>
          <w:color w:val="000000"/>
        </w:rPr>
        <w:t>and 3.2.3.</w:t>
      </w:r>
      <w:r w:rsidR="007152DE">
        <w:rPr>
          <w:rFonts w:ascii="Times New Roman" w:hAnsi="Times New Roman"/>
          <w:color w:val="000000"/>
        </w:rPr>
        <w:t>2.2 (2))</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“1011”:    </w:t>
      </w:r>
      <w:r>
        <w:rPr>
          <w:rFonts w:ascii="Times New Roman" w:hAnsi="Times New Roman"/>
          <w:b/>
          <w:color w:val="000000"/>
        </w:rPr>
        <w:t>User-defined</w:t>
      </w:r>
      <w:r w:rsidRPr="007C30E5">
        <w:rPr>
          <w:rFonts w:ascii="Times New Roman" w:hAnsi="Times New Roman"/>
          <w:b/>
          <w:color w:val="000000"/>
        </w:rPr>
        <w:t xml:space="preserve"> </w:t>
      </w:r>
      <w:r w:rsidR="007152DE" w:rsidRPr="00777EFB">
        <w:rPr>
          <w:rFonts w:ascii="Times New Roman" w:hAnsi="Times New Roman"/>
          <w:b/>
          <w:color w:val="000000"/>
        </w:rPr>
        <w:t>Coincidence</w:t>
      </w:r>
      <w:r w:rsidR="007152DE">
        <w:rPr>
          <w:rFonts w:ascii="Times New Roman" w:hAnsi="Times New Roman"/>
          <w:b/>
          <w:color w:val="000000"/>
        </w:rPr>
        <w:t xml:space="preserve"> </w:t>
      </w:r>
      <w:r w:rsidRPr="007C30E5">
        <w:rPr>
          <w:rFonts w:ascii="Times New Roman" w:hAnsi="Times New Roman"/>
          <w:b/>
          <w:color w:val="000000"/>
        </w:rPr>
        <w:t>mode</w:t>
      </w:r>
      <w:r>
        <w:rPr>
          <w:rFonts w:ascii="Times New Roman" w:hAnsi="Times New Roman"/>
          <w:b/>
          <w:color w:val="000000"/>
        </w:rPr>
        <w:t xml:space="preserve"> 3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 xml:space="preserve">1.3 </w:t>
      </w:r>
      <w:r w:rsidR="00037094">
        <w:rPr>
          <w:rFonts w:ascii="Times New Roman" w:hAnsi="Times New Roman"/>
          <w:color w:val="000000"/>
        </w:rPr>
        <w:t>and 3.2.3.</w:t>
      </w:r>
      <w:r w:rsidR="007152DE">
        <w:rPr>
          <w:rFonts w:ascii="Times New Roman" w:hAnsi="Times New Roman"/>
          <w:color w:val="000000"/>
        </w:rPr>
        <w:t>2.2 (2))</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“1100”:    </w:t>
      </w:r>
      <w:r>
        <w:rPr>
          <w:rFonts w:ascii="Times New Roman" w:hAnsi="Times New Roman"/>
          <w:b/>
          <w:color w:val="000000"/>
        </w:rPr>
        <w:t>User-defined</w:t>
      </w:r>
      <w:r w:rsidRPr="007C30E5">
        <w:rPr>
          <w:rFonts w:ascii="Times New Roman" w:hAnsi="Times New Roman"/>
          <w:b/>
          <w:color w:val="000000"/>
        </w:rPr>
        <w:t xml:space="preserve"> </w:t>
      </w:r>
      <w:r w:rsidR="007152DE" w:rsidRPr="00777EFB">
        <w:rPr>
          <w:rFonts w:ascii="Times New Roman" w:hAnsi="Times New Roman"/>
          <w:b/>
          <w:color w:val="000000"/>
        </w:rPr>
        <w:t>Coincidence</w:t>
      </w:r>
      <w:r w:rsidR="007152DE">
        <w:rPr>
          <w:rFonts w:ascii="Times New Roman" w:hAnsi="Times New Roman"/>
          <w:b/>
          <w:color w:val="000000"/>
        </w:rPr>
        <w:t xml:space="preserve"> </w:t>
      </w:r>
      <w:r w:rsidRPr="007C30E5">
        <w:rPr>
          <w:rFonts w:ascii="Times New Roman" w:hAnsi="Times New Roman"/>
          <w:b/>
          <w:color w:val="000000"/>
        </w:rPr>
        <w:t>mode</w:t>
      </w:r>
      <w:r>
        <w:rPr>
          <w:rFonts w:ascii="Times New Roman" w:hAnsi="Times New Roman"/>
          <w:b/>
          <w:color w:val="000000"/>
        </w:rPr>
        <w:t xml:space="preserve"> 4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 xml:space="preserve">1.3 </w:t>
      </w:r>
      <w:r w:rsidR="00037094">
        <w:rPr>
          <w:rFonts w:ascii="Times New Roman" w:hAnsi="Times New Roman"/>
          <w:color w:val="000000"/>
        </w:rPr>
        <w:t>and 3.2.3.</w:t>
      </w:r>
      <w:r w:rsidR="007152DE">
        <w:rPr>
          <w:rFonts w:ascii="Times New Roman" w:hAnsi="Times New Roman"/>
          <w:color w:val="000000"/>
        </w:rPr>
        <w:t>2.2 (2))</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“1101”:    </w:t>
      </w:r>
      <w:r>
        <w:rPr>
          <w:rFonts w:ascii="Times New Roman" w:hAnsi="Times New Roman"/>
          <w:b/>
          <w:color w:val="000000"/>
        </w:rPr>
        <w:t>User-defined</w:t>
      </w:r>
      <w:r w:rsidRPr="007C30E5">
        <w:rPr>
          <w:rFonts w:ascii="Times New Roman" w:hAnsi="Times New Roman"/>
          <w:b/>
          <w:color w:val="000000"/>
        </w:rPr>
        <w:t xml:space="preserve"> </w:t>
      </w:r>
      <w:r w:rsidR="007152DE" w:rsidRPr="00777EFB">
        <w:rPr>
          <w:rFonts w:ascii="Times New Roman" w:hAnsi="Times New Roman"/>
          <w:b/>
          <w:color w:val="000000"/>
        </w:rPr>
        <w:t>Coincidence</w:t>
      </w:r>
      <w:r w:rsidR="007152DE">
        <w:rPr>
          <w:rFonts w:ascii="Times New Roman" w:hAnsi="Times New Roman"/>
          <w:b/>
          <w:color w:val="000000"/>
        </w:rPr>
        <w:t xml:space="preserve"> </w:t>
      </w:r>
      <w:r w:rsidRPr="007C30E5">
        <w:rPr>
          <w:rFonts w:ascii="Times New Roman" w:hAnsi="Times New Roman"/>
          <w:b/>
          <w:color w:val="000000"/>
        </w:rPr>
        <w:t>mode</w:t>
      </w:r>
      <w:r>
        <w:rPr>
          <w:rFonts w:ascii="Times New Roman" w:hAnsi="Times New Roman"/>
          <w:b/>
          <w:color w:val="000000"/>
        </w:rPr>
        <w:t xml:space="preserve"> 5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 xml:space="preserve">1.3 </w:t>
      </w:r>
      <w:r w:rsidR="00037094">
        <w:rPr>
          <w:rFonts w:ascii="Times New Roman" w:hAnsi="Times New Roman"/>
          <w:color w:val="000000"/>
        </w:rPr>
        <w:t>and 3.2.3.</w:t>
      </w:r>
      <w:r w:rsidR="007152DE">
        <w:rPr>
          <w:rFonts w:ascii="Times New Roman" w:hAnsi="Times New Roman"/>
          <w:color w:val="000000"/>
        </w:rPr>
        <w:t>2.2 (2))</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t xml:space="preserve">“1110”:    </w:t>
      </w:r>
      <w:r>
        <w:rPr>
          <w:rFonts w:ascii="Times New Roman" w:hAnsi="Times New Roman"/>
          <w:b/>
          <w:color w:val="000000"/>
        </w:rPr>
        <w:t>User-defined</w:t>
      </w:r>
      <w:r w:rsidRPr="007C30E5">
        <w:rPr>
          <w:rFonts w:ascii="Times New Roman" w:hAnsi="Times New Roman"/>
          <w:b/>
          <w:color w:val="000000"/>
        </w:rPr>
        <w:t xml:space="preserve"> </w:t>
      </w:r>
      <w:r w:rsidR="007152DE" w:rsidRPr="00777EFB">
        <w:rPr>
          <w:rFonts w:ascii="Times New Roman" w:hAnsi="Times New Roman"/>
          <w:b/>
          <w:color w:val="000000"/>
        </w:rPr>
        <w:t>Coincidence</w:t>
      </w:r>
      <w:r w:rsidR="007152DE">
        <w:rPr>
          <w:rFonts w:ascii="Times New Roman" w:hAnsi="Times New Roman"/>
          <w:b/>
          <w:color w:val="000000"/>
        </w:rPr>
        <w:t xml:space="preserve"> </w:t>
      </w:r>
      <w:r w:rsidRPr="007C30E5">
        <w:rPr>
          <w:rFonts w:ascii="Times New Roman" w:hAnsi="Times New Roman"/>
          <w:b/>
          <w:color w:val="000000"/>
        </w:rPr>
        <w:t>mode</w:t>
      </w:r>
      <w:r>
        <w:rPr>
          <w:rFonts w:ascii="Times New Roman" w:hAnsi="Times New Roman"/>
          <w:b/>
          <w:color w:val="000000"/>
        </w:rPr>
        <w:t xml:space="preserve"> 6 </w:t>
      </w:r>
      <w:r>
        <w:rPr>
          <w:rFonts w:ascii="Times New Roman" w:hAnsi="Times New Roman"/>
          <w:color w:val="000000"/>
        </w:rPr>
        <w:t xml:space="preserve">(refer to </w:t>
      </w:r>
      <w:r w:rsidR="00037094">
        <w:rPr>
          <w:rFonts w:ascii="Times New Roman" w:hAnsi="Times New Roman"/>
          <w:color w:val="000000"/>
        </w:rPr>
        <w:t>section 3.2.3.</w:t>
      </w:r>
      <w:r>
        <w:rPr>
          <w:rFonts w:ascii="Times New Roman" w:hAnsi="Times New Roman"/>
          <w:color w:val="000000"/>
        </w:rPr>
        <w:t xml:space="preserve">1.3 </w:t>
      </w:r>
      <w:r w:rsidR="00037094">
        <w:rPr>
          <w:rFonts w:ascii="Times New Roman" w:hAnsi="Times New Roman"/>
          <w:color w:val="000000"/>
        </w:rPr>
        <w:t>and 3.2.3.</w:t>
      </w:r>
      <w:r w:rsidR="007152DE">
        <w:rPr>
          <w:rFonts w:ascii="Times New Roman" w:hAnsi="Times New Roman"/>
          <w:color w:val="000000"/>
        </w:rPr>
        <w:t>2.2 (2))</w:t>
      </w:r>
    </w:p>
    <w:p w:rsidR="00D74ADC" w:rsidRDefault="00D74ADC" w:rsidP="00D74ADC">
      <w:pPr>
        <w:pStyle w:val="ListParagraph"/>
        <w:spacing w:after="0"/>
        <w:ind w:left="1080" w:firstLine="360"/>
        <w:jc w:val="both"/>
        <w:rPr>
          <w:rFonts w:ascii="Times New Roman" w:hAnsi="Times New Roman"/>
          <w:color w:val="000000"/>
        </w:rPr>
      </w:pPr>
      <w:r>
        <w:rPr>
          <w:rFonts w:ascii="Times New Roman" w:hAnsi="Times New Roman"/>
          <w:color w:val="000000"/>
        </w:rPr>
        <w:lastRenderedPageBreak/>
        <w:t xml:space="preserve">“1111”:    </w:t>
      </w:r>
      <w:r>
        <w:rPr>
          <w:rFonts w:ascii="Times New Roman" w:hAnsi="Times New Roman"/>
          <w:b/>
          <w:color w:val="000000"/>
        </w:rPr>
        <w:t xml:space="preserve">Reserved </w:t>
      </w:r>
      <w:r w:rsidR="007152DE" w:rsidRPr="00777EFB">
        <w:rPr>
          <w:rFonts w:ascii="Times New Roman" w:hAnsi="Times New Roman"/>
          <w:b/>
          <w:color w:val="000000"/>
        </w:rPr>
        <w:t>Coincidence</w:t>
      </w:r>
      <w:r w:rsidR="007152DE">
        <w:rPr>
          <w:rFonts w:ascii="Times New Roman" w:hAnsi="Times New Roman"/>
          <w:b/>
          <w:color w:val="000000"/>
        </w:rPr>
        <w:t xml:space="preserve"> </w:t>
      </w:r>
      <w:r>
        <w:rPr>
          <w:rFonts w:ascii="Times New Roman" w:hAnsi="Times New Roman"/>
          <w:b/>
          <w:color w:val="000000"/>
        </w:rPr>
        <w:t>mode</w:t>
      </w:r>
    </w:p>
    <w:p w:rsidR="009422D4" w:rsidRPr="007C30E5" w:rsidRDefault="009422D4" w:rsidP="009422D4">
      <w:pPr>
        <w:pStyle w:val="ListParagraph"/>
        <w:spacing w:after="0"/>
        <w:ind w:left="1080"/>
        <w:jc w:val="both"/>
        <w:rPr>
          <w:rFonts w:ascii="Times New Roman" w:hAnsi="Times New Roman"/>
        </w:rPr>
      </w:pPr>
    </w:p>
    <w:p w:rsidR="000E180C" w:rsidRDefault="006D5D41" w:rsidP="008E0E3F">
      <w:pPr>
        <w:pStyle w:val="Heading3"/>
        <w:numPr>
          <w:ilvl w:val="2"/>
          <w:numId w:val="21"/>
        </w:numPr>
        <w:rPr>
          <w:rFonts w:ascii="Times New Roman" w:hAnsi="Times New Roman"/>
          <w:b w:val="0"/>
          <w:i/>
          <w:color w:val="000000"/>
        </w:rPr>
      </w:pPr>
      <w:bookmarkStart w:id="81" w:name="_Toc358368756"/>
      <w:r>
        <w:rPr>
          <w:rFonts w:ascii="Times New Roman" w:hAnsi="Times New Roman"/>
          <w:b w:val="0"/>
          <w:i/>
          <w:color w:val="000000"/>
        </w:rPr>
        <w:t>Algorithm to decode list</w:t>
      </w:r>
      <w:r w:rsidR="000E180C">
        <w:rPr>
          <w:rFonts w:ascii="Times New Roman" w:hAnsi="Times New Roman"/>
          <w:b w:val="0"/>
          <w:i/>
          <w:color w:val="000000"/>
        </w:rPr>
        <w:t xml:space="preserve"> mode data</w:t>
      </w:r>
      <w:r>
        <w:rPr>
          <w:rFonts w:ascii="Times New Roman" w:hAnsi="Times New Roman"/>
          <w:b w:val="0"/>
          <w:i/>
          <w:color w:val="000000"/>
        </w:rPr>
        <w:t xml:space="preserve"> file</w:t>
      </w:r>
      <w:bookmarkEnd w:id="81"/>
    </w:p>
    <w:p w:rsidR="006D5D41" w:rsidRPr="006D5D41" w:rsidRDefault="009E421C" w:rsidP="006D5D41">
      <w:pPr>
        <w:spacing w:after="0"/>
        <w:ind w:firstLine="360"/>
        <w:jc w:val="both"/>
        <w:rPr>
          <w:rFonts w:ascii="Times New Roman" w:hAnsi="Times New Roman"/>
          <w:color w:val="000000"/>
        </w:rPr>
      </w:pPr>
      <w:r>
        <w:rPr>
          <w:rFonts w:ascii="Times New Roman" w:hAnsi="Times New Roman"/>
          <w:color w:val="000000"/>
        </w:rPr>
        <w:t xml:space="preserve">The flowchart to </w:t>
      </w:r>
      <w:r w:rsidRPr="009E421C">
        <w:rPr>
          <w:rFonts w:ascii="Times New Roman" w:hAnsi="Times New Roman"/>
          <w:color w:val="000000"/>
        </w:rPr>
        <w:t xml:space="preserve">decode </w:t>
      </w:r>
      <w:r>
        <w:rPr>
          <w:rFonts w:ascii="Times New Roman" w:hAnsi="Times New Roman"/>
          <w:color w:val="000000"/>
        </w:rPr>
        <w:t xml:space="preserve">a </w:t>
      </w:r>
      <w:r w:rsidRPr="009E421C">
        <w:rPr>
          <w:rFonts w:ascii="Times New Roman" w:hAnsi="Times New Roman"/>
          <w:color w:val="000000"/>
        </w:rPr>
        <w:t>list mode data file</w:t>
      </w:r>
      <w:r w:rsidRPr="006D5D41">
        <w:rPr>
          <w:rFonts w:ascii="Times New Roman" w:hAnsi="Times New Roman"/>
          <w:color w:val="000000"/>
        </w:rPr>
        <w:t xml:space="preserve"> </w:t>
      </w:r>
      <w:r>
        <w:rPr>
          <w:rFonts w:ascii="Times New Roman" w:hAnsi="Times New Roman"/>
          <w:color w:val="000000"/>
        </w:rPr>
        <w:t>is shown as follows:</w:t>
      </w:r>
      <w:r w:rsidR="006D5D41" w:rsidRPr="006D5D41">
        <w:rPr>
          <w:rFonts w:ascii="Times New Roman" w:hAnsi="Times New Roman"/>
          <w:color w:val="000000"/>
        </w:rPr>
        <w:t xml:space="preserve"> </w:t>
      </w:r>
    </w:p>
    <w:p w:rsidR="0034118E" w:rsidRDefault="006E5C91" w:rsidP="006E5C91">
      <w:pPr>
        <w:jc w:val="center"/>
        <w:rPr>
          <w:rFonts w:ascii="Times New Roman" w:hAnsi="Times New Roman"/>
          <w:color w:val="000000"/>
        </w:rPr>
      </w:pPr>
      <w:r>
        <w:rPr>
          <w:noProof/>
          <w:lang w:eastAsia="en-US"/>
        </w:rPr>
        <w:drawing>
          <wp:inline distT="0" distB="0" distL="0" distR="0" wp14:anchorId="740FC3B0" wp14:editId="1BD329E1">
            <wp:extent cx="2976840" cy="371856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78221" cy="3720285"/>
                    </a:xfrm>
                    <a:prstGeom prst="rect">
                      <a:avLst/>
                    </a:prstGeom>
                  </pic:spPr>
                </pic:pic>
              </a:graphicData>
            </a:graphic>
          </wp:inline>
        </w:drawing>
      </w:r>
    </w:p>
    <w:p w:rsidR="00532CA5" w:rsidRDefault="00532CA5" w:rsidP="00532CA5">
      <w:pPr>
        <w:spacing w:after="0"/>
        <w:jc w:val="center"/>
        <w:rPr>
          <w:rFonts w:ascii="Times New Roman" w:hAnsi="Times New Roman"/>
          <w:color w:val="000000"/>
        </w:rPr>
      </w:pPr>
      <w:bookmarkStart w:id="82" w:name="_Toc358368943"/>
      <w:proofErr w:type="gramStart"/>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31</w:t>
      </w:r>
      <w:r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 xml:space="preserve">flowchart to </w:t>
      </w:r>
      <w:r w:rsidRPr="009E421C">
        <w:rPr>
          <w:rFonts w:ascii="Times New Roman" w:hAnsi="Times New Roman"/>
          <w:color w:val="000000"/>
        </w:rPr>
        <w:t xml:space="preserve">decode </w:t>
      </w:r>
      <w:r>
        <w:rPr>
          <w:rFonts w:ascii="Times New Roman" w:hAnsi="Times New Roman"/>
          <w:color w:val="000000"/>
        </w:rPr>
        <w:t xml:space="preserve">a </w:t>
      </w:r>
      <w:r w:rsidRPr="009E421C">
        <w:rPr>
          <w:rFonts w:ascii="Times New Roman" w:hAnsi="Times New Roman"/>
          <w:color w:val="000000"/>
        </w:rPr>
        <w:t>list mode data file</w:t>
      </w:r>
      <w:r>
        <w:rPr>
          <w:rFonts w:ascii="Times New Roman" w:hAnsi="Times New Roman"/>
          <w:color w:val="000000"/>
        </w:rPr>
        <w:t>.</w:t>
      </w:r>
      <w:bookmarkEnd w:id="82"/>
      <w:proofErr w:type="gramEnd"/>
    </w:p>
    <w:p w:rsidR="00A14B95" w:rsidRPr="00B6183C" w:rsidRDefault="00A14B95" w:rsidP="00B6183C"/>
    <w:p w:rsidR="00401AB8" w:rsidRDefault="00401AB8">
      <w:pPr>
        <w:spacing w:after="0" w:line="240" w:lineRule="auto"/>
        <w:rPr>
          <w:color w:val="000000" w:themeColor="text1"/>
        </w:rPr>
      </w:pPr>
      <w:r>
        <w:rPr>
          <w:color w:val="000000" w:themeColor="text1"/>
        </w:rPr>
        <w:br w:type="page"/>
      </w:r>
    </w:p>
    <w:p w:rsidR="00B6183C" w:rsidRDefault="00B6183C">
      <w:pPr>
        <w:spacing w:after="0" w:line="240" w:lineRule="auto"/>
        <w:rPr>
          <w:rFonts w:asciiTheme="majorHAnsi" w:eastAsiaTheme="majorEastAsia" w:hAnsiTheme="majorHAnsi" w:cstheme="majorBidi"/>
          <w:b/>
          <w:bCs/>
          <w:color w:val="000000" w:themeColor="text1"/>
          <w:sz w:val="28"/>
          <w:szCs w:val="28"/>
        </w:rPr>
      </w:pPr>
    </w:p>
    <w:p w:rsidR="00C05789" w:rsidRPr="00CA09B8" w:rsidRDefault="00C05789" w:rsidP="00CA781E">
      <w:pPr>
        <w:pStyle w:val="Heading1"/>
        <w:numPr>
          <w:ilvl w:val="0"/>
          <w:numId w:val="21"/>
        </w:numPr>
        <w:ind w:left="360"/>
        <w:rPr>
          <w:color w:val="000000" w:themeColor="text1"/>
        </w:rPr>
      </w:pPr>
      <w:bookmarkStart w:id="83" w:name="_Toc358368757"/>
      <w:r w:rsidRPr="00CA09B8">
        <w:rPr>
          <w:color w:val="000000" w:themeColor="text1"/>
        </w:rPr>
        <w:t xml:space="preserve">System software </w:t>
      </w:r>
      <w:r w:rsidR="001643B5" w:rsidRPr="00CA09B8">
        <w:rPr>
          <w:color w:val="000000" w:themeColor="text1"/>
        </w:rPr>
        <w:t>framework</w:t>
      </w:r>
      <w:r w:rsidR="00B15815" w:rsidRPr="00CA09B8">
        <w:rPr>
          <w:color w:val="000000" w:themeColor="text1"/>
        </w:rPr>
        <w:t xml:space="preserve"> models</w:t>
      </w:r>
      <w:bookmarkEnd w:id="83"/>
    </w:p>
    <w:p w:rsidR="00563CA7" w:rsidRDefault="00563CA7" w:rsidP="00C05789">
      <w:pPr>
        <w:spacing w:after="0"/>
        <w:ind w:firstLine="360"/>
        <w:rPr>
          <w:rFonts w:ascii="Times New Roman" w:hAnsi="Times New Roman"/>
          <w:i/>
          <w:color w:val="000000"/>
        </w:rPr>
      </w:pPr>
    </w:p>
    <w:p w:rsidR="008323FD" w:rsidRDefault="00B37CD5" w:rsidP="00027107">
      <w:pPr>
        <w:spacing w:after="0"/>
        <w:ind w:firstLine="360"/>
        <w:jc w:val="both"/>
        <w:rPr>
          <w:rFonts w:ascii="Times New Roman" w:hAnsi="Times New Roman"/>
          <w:color w:val="000000"/>
        </w:rPr>
      </w:pPr>
      <w:r>
        <w:rPr>
          <w:rFonts w:ascii="Times New Roman" w:hAnsi="Times New Roman"/>
          <w:color w:val="000000"/>
        </w:rPr>
        <w:t>As described in prev</w:t>
      </w:r>
      <w:r w:rsidR="00563CA7">
        <w:rPr>
          <w:rFonts w:ascii="Times New Roman" w:hAnsi="Times New Roman"/>
          <w:color w:val="000000"/>
        </w:rPr>
        <w:t xml:space="preserve">ious section, </w:t>
      </w:r>
      <w:r w:rsidR="008323FD">
        <w:rPr>
          <w:rFonts w:ascii="Times New Roman" w:hAnsi="Times New Roman"/>
          <w:color w:val="000000"/>
        </w:rPr>
        <w:t xml:space="preserve">there are four types of software codes in the OpenPET system. One is the </w:t>
      </w:r>
      <w:proofErr w:type="spellStart"/>
      <w:r w:rsidR="008323FD">
        <w:rPr>
          <w:rFonts w:ascii="Times New Roman" w:hAnsi="Times New Roman"/>
          <w:color w:val="000000"/>
        </w:rPr>
        <w:t>LabWindow</w:t>
      </w:r>
      <w:proofErr w:type="spellEnd"/>
      <w:r w:rsidR="008323FD">
        <w:rPr>
          <w:rFonts w:ascii="Times New Roman" w:hAnsi="Times New Roman"/>
          <w:color w:val="000000"/>
        </w:rPr>
        <w:t xml:space="preserve">/CVI C code run in the host computer. Three are C codes run in the NIOS II μ-processor of the </w:t>
      </w:r>
      <w:r w:rsidR="00615B1D">
        <w:rPr>
          <w:rFonts w:ascii="Times New Roman" w:hAnsi="Times New Roman"/>
          <w:color w:val="000000"/>
        </w:rPr>
        <w:t>CUC</w:t>
      </w:r>
      <w:r w:rsidR="008323FD">
        <w:rPr>
          <w:rFonts w:ascii="Times New Roman" w:hAnsi="Times New Roman"/>
          <w:color w:val="000000"/>
        </w:rPr>
        <w:t xml:space="preserve">, MB and </w:t>
      </w:r>
      <w:r w:rsidR="00E605EF">
        <w:rPr>
          <w:rFonts w:ascii="Times New Roman" w:hAnsi="Times New Roman"/>
          <w:color w:val="000000"/>
        </w:rPr>
        <w:t>DUC</w:t>
      </w:r>
      <w:r w:rsidR="008323FD">
        <w:rPr>
          <w:rFonts w:ascii="Times New Roman" w:hAnsi="Times New Roman"/>
          <w:color w:val="000000"/>
        </w:rPr>
        <w:t xml:space="preserve">. </w:t>
      </w:r>
    </w:p>
    <w:p w:rsidR="00436A45" w:rsidRPr="00027107" w:rsidRDefault="00027107" w:rsidP="00AD24C8">
      <w:pPr>
        <w:pStyle w:val="Heading2"/>
        <w:numPr>
          <w:ilvl w:val="1"/>
          <w:numId w:val="21"/>
        </w:numPr>
        <w:ind w:left="450" w:hanging="450"/>
        <w:rPr>
          <w:i/>
          <w:color w:val="000000" w:themeColor="text1"/>
          <w:sz w:val="24"/>
        </w:rPr>
      </w:pPr>
      <w:bookmarkStart w:id="84" w:name="_Toc358368758"/>
      <w:r>
        <w:rPr>
          <w:i/>
          <w:color w:val="000000" w:themeColor="text1"/>
          <w:sz w:val="24"/>
        </w:rPr>
        <w:t>H</w:t>
      </w:r>
      <w:r w:rsidR="00B15815" w:rsidRPr="00027107">
        <w:rPr>
          <w:i/>
          <w:color w:val="000000" w:themeColor="text1"/>
          <w:sz w:val="24"/>
        </w:rPr>
        <w:t>ost computer software</w:t>
      </w:r>
      <w:bookmarkEnd w:id="84"/>
    </w:p>
    <w:p w:rsidR="00027107" w:rsidRDefault="00027107" w:rsidP="00027107">
      <w:pPr>
        <w:spacing w:after="0"/>
        <w:ind w:firstLine="360"/>
        <w:jc w:val="both"/>
        <w:rPr>
          <w:rFonts w:ascii="Times New Roman" w:hAnsi="Times New Roman"/>
          <w:color w:val="000000"/>
        </w:rPr>
      </w:pPr>
    </w:p>
    <w:p w:rsidR="00A40F55" w:rsidRDefault="00027107" w:rsidP="00027107">
      <w:pPr>
        <w:spacing w:after="0"/>
        <w:ind w:firstLine="360"/>
        <w:jc w:val="both"/>
        <w:rPr>
          <w:rFonts w:ascii="Times New Roman" w:hAnsi="Times New Roman"/>
          <w:color w:val="000000"/>
        </w:rPr>
      </w:pPr>
      <w:r w:rsidRPr="00FB56C1">
        <w:rPr>
          <w:rFonts w:ascii="Times New Roman" w:hAnsi="Times New Roman"/>
          <w:color w:val="000000"/>
        </w:rPr>
        <w:t xml:space="preserve">Operation system </w:t>
      </w:r>
      <w:r>
        <w:rPr>
          <w:rFonts w:ascii="Times New Roman" w:hAnsi="Times New Roman"/>
          <w:color w:val="000000"/>
        </w:rPr>
        <w:t xml:space="preserve">of the host computer is non-real-time OS </w:t>
      </w:r>
      <w:r w:rsidRPr="00FB56C1">
        <w:rPr>
          <w:rFonts w:ascii="Times New Roman" w:hAnsi="Times New Roman"/>
          <w:color w:val="000000"/>
        </w:rPr>
        <w:t>Window 7</w:t>
      </w:r>
      <w:r>
        <w:rPr>
          <w:rFonts w:ascii="Times New Roman" w:hAnsi="Times New Roman"/>
          <w:color w:val="000000"/>
        </w:rPr>
        <w:t xml:space="preserve">. </w:t>
      </w:r>
    </w:p>
    <w:p w:rsidR="008D5C0F" w:rsidRPr="00C3048B" w:rsidRDefault="008D5C0F" w:rsidP="00AD24C8">
      <w:pPr>
        <w:pStyle w:val="Heading3"/>
        <w:numPr>
          <w:ilvl w:val="2"/>
          <w:numId w:val="21"/>
        </w:numPr>
        <w:rPr>
          <w:rFonts w:ascii="Times New Roman" w:hAnsi="Times New Roman"/>
          <w:b w:val="0"/>
          <w:i/>
          <w:color w:val="000000"/>
        </w:rPr>
      </w:pPr>
      <w:bookmarkStart w:id="85" w:name="_Toc358368759"/>
      <w:r>
        <w:rPr>
          <w:rFonts w:ascii="Times New Roman" w:hAnsi="Times New Roman"/>
          <w:b w:val="0"/>
          <w:i/>
          <w:color w:val="000000"/>
        </w:rPr>
        <w:t>Host computer software functions</w:t>
      </w:r>
      <w:bookmarkEnd w:id="85"/>
    </w:p>
    <w:p w:rsidR="008D5C0F" w:rsidRDefault="008D5C0F" w:rsidP="00027107">
      <w:pPr>
        <w:spacing w:after="0"/>
        <w:ind w:firstLine="360"/>
        <w:jc w:val="both"/>
        <w:rPr>
          <w:rFonts w:ascii="Times New Roman" w:hAnsi="Times New Roman"/>
          <w:color w:val="000000"/>
        </w:rPr>
      </w:pPr>
    </w:p>
    <w:p w:rsidR="008D5C0F" w:rsidRDefault="008D5C0F" w:rsidP="00027107">
      <w:pPr>
        <w:spacing w:after="0"/>
        <w:ind w:firstLine="360"/>
        <w:jc w:val="both"/>
        <w:rPr>
          <w:rFonts w:ascii="Times New Roman" w:hAnsi="Times New Roman"/>
        </w:rPr>
      </w:pPr>
      <w:r>
        <w:rPr>
          <w:rFonts w:ascii="Times New Roman" w:hAnsi="Times New Roman"/>
          <w:color w:val="000000"/>
        </w:rPr>
        <w:t>Generally speaking, the functions of the host computer are: s</w:t>
      </w:r>
      <w:r w:rsidRPr="00E63A75">
        <w:rPr>
          <w:rFonts w:ascii="Times New Roman" w:hAnsi="Times New Roman"/>
        </w:rPr>
        <w:t>ystem configuration</w:t>
      </w:r>
      <w:r>
        <w:rPr>
          <w:rFonts w:ascii="Times New Roman" w:hAnsi="Times New Roman"/>
        </w:rPr>
        <w:t>, calibration and monitoring</w:t>
      </w:r>
      <w:r w:rsidRPr="00E63A75">
        <w:rPr>
          <w:rFonts w:ascii="Times New Roman" w:hAnsi="Times New Roman"/>
        </w:rPr>
        <w:t>, data acquisition and data analysis</w:t>
      </w:r>
      <w:r>
        <w:rPr>
          <w:rFonts w:ascii="Times New Roman" w:hAnsi="Times New Roman"/>
        </w:rPr>
        <w:t xml:space="preserve">. We have described </w:t>
      </w:r>
      <w:r>
        <w:rPr>
          <w:rFonts w:ascii="Times New Roman" w:hAnsi="Times New Roman"/>
          <w:color w:val="000000"/>
        </w:rPr>
        <w:t>s</w:t>
      </w:r>
      <w:r w:rsidRPr="00E63A75">
        <w:rPr>
          <w:rFonts w:ascii="Times New Roman" w:hAnsi="Times New Roman"/>
        </w:rPr>
        <w:t>ystem configuration</w:t>
      </w:r>
      <w:r>
        <w:rPr>
          <w:rFonts w:ascii="Times New Roman" w:hAnsi="Times New Roman"/>
        </w:rPr>
        <w:t>, calibration and monitoring</w:t>
      </w:r>
      <w:r w:rsidRPr="00E63A75">
        <w:rPr>
          <w:rFonts w:ascii="Times New Roman" w:hAnsi="Times New Roman"/>
        </w:rPr>
        <w:t xml:space="preserve">, </w:t>
      </w:r>
      <w:r>
        <w:rPr>
          <w:rFonts w:ascii="Times New Roman" w:hAnsi="Times New Roman"/>
        </w:rPr>
        <w:t>in previous sections (command/response section). Here we list the data analysis needed to be done by the host computer software.</w:t>
      </w:r>
    </w:p>
    <w:p w:rsidR="004F3160" w:rsidRDefault="004F3160" w:rsidP="00027107">
      <w:pPr>
        <w:spacing w:after="0"/>
        <w:ind w:firstLine="360"/>
        <w:jc w:val="both"/>
        <w:rPr>
          <w:rFonts w:ascii="Times New Roman" w:hAnsi="Times New Roman"/>
          <w:color w:val="000000"/>
        </w:rPr>
      </w:pPr>
    </w:p>
    <w:p w:rsidR="008D5C0F" w:rsidRDefault="004F3160" w:rsidP="004F3160">
      <w:pPr>
        <w:spacing w:after="0"/>
        <w:ind w:firstLine="360"/>
        <w:rPr>
          <w:rFonts w:ascii="Times New Roman" w:hAnsi="Times New Roman"/>
        </w:rPr>
      </w:pPr>
      <w:r>
        <w:rPr>
          <w:rFonts w:ascii="Times New Roman" w:hAnsi="Times New Roman"/>
        </w:rPr>
        <w:t xml:space="preserve">(1) </w:t>
      </w:r>
      <w:r w:rsidR="008D5C0F">
        <w:rPr>
          <w:rFonts w:ascii="Times New Roman" w:hAnsi="Times New Roman"/>
        </w:rPr>
        <w:t>Single events data analysis</w:t>
      </w:r>
    </w:p>
    <w:p w:rsidR="004F3160" w:rsidRDefault="008D5C0F" w:rsidP="004F3160">
      <w:pPr>
        <w:spacing w:after="0"/>
        <w:ind w:left="360" w:firstLine="180"/>
        <w:rPr>
          <w:rFonts w:ascii="Times New Roman" w:hAnsi="Times New Roman"/>
        </w:rPr>
      </w:pPr>
      <w:r>
        <w:rPr>
          <w:rFonts w:ascii="Times New Roman" w:hAnsi="Times New Roman"/>
        </w:rPr>
        <w:t xml:space="preserve"> </w:t>
      </w:r>
      <w:r w:rsidR="004F3160">
        <w:rPr>
          <w:rFonts w:ascii="Times New Roman" w:hAnsi="Times New Roman"/>
        </w:rPr>
        <w:t xml:space="preserve">a. </w:t>
      </w:r>
      <w:r>
        <w:rPr>
          <w:rFonts w:ascii="Times New Roman" w:hAnsi="Times New Roman"/>
        </w:rPr>
        <w:t xml:space="preserve">Addressing analysis </w:t>
      </w:r>
    </w:p>
    <w:p w:rsidR="004F3160" w:rsidRDefault="004F3160" w:rsidP="004F3160">
      <w:pPr>
        <w:spacing w:after="0"/>
        <w:ind w:left="540" w:firstLine="180"/>
        <w:rPr>
          <w:rFonts w:ascii="Times New Roman" w:hAnsi="Times New Roman"/>
        </w:rPr>
      </w:pPr>
      <w:r>
        <w:rPr>
          <w:rFonts w:ascii="Times New Roman" w:hAnsi="Times New Roman"/>
        </w:rPr>
        <w:t xml:space="preserve">-DUC/MB/DB/CH address mapping </w:t>
      </w:r>
    </w:p>
    <w:p w:rsidR="008D5C0F" w:rsidRDefault="004F3160" w:rsidP="004F3160">
      <w:pPr>
        <w:spacing w:after="0"/>
        <w:ind w:left="540" w:firstLine="180"/>
        <w:rPr>
          <w:rFonts w:ascii="Times New Roman" w:hAnsi="Times New Roman"/>
        </w:rPr>
      </w:pPr>
      <w:r>
        <w:rPr>
          <w:rFonts w:ascii="Times New Roman" w:hAnsi="Times New Roman"/>
          <w:color w:val="000000"/>
        </w:rPr>
        <w:t>-</w:t>
      </w:r>
      <w:r w:rsidR="008D5C0F">
        <w:rPr>
          <w:rFonts w:ascii="Times New Roman" w:hAnsi="Times New Roman"/>
          <w:color w:val="000000"/>
        </w:rPr>
        <w:t>I</w:t>
      </w:r>
      <w:r w:rsidR="008D5C0F" w:rsidRPr="00A14A42">
        <w:rPr>
          <w:rFonts w:ascii="Times New Roman" w:hAnsi="Times New Roman"/>
          <w:color w:val="000000"/>
        </w:rPr>
        <w:t xml:space="preserve">ndividual </w:t>
      </w:r>
      <w:r w:rsidR="008D5C0F">
        <w:rPr>
          <w:rFonts w:ascii="Times New Roman" w:hAnsi="Times New Roman"/>
          <w:color w:val="000000"/>
        </w:rPr>
        <w:t>crystal ID</w:t>
      </w:r>
      <w:r w:rsidR="008D5C0F">
        <w:rPr>
          <w:rFonts w:ascii="Times New Roman" w:hAnsi="Times New Roman"/>
        </w:rPr>
        <w:t xml:space="preserve"> address mapping (Flood map and Crystal ID lookup table)</w:t>
      </w:r>
    </w:p>
    <w:p w:rsidR="008D5C0F" w:rsidRDefault="008D5C0F" w:rsidP="008D5C0F">
      <w:pPr>
        <w:spacing w:after="0"/>
        <w:ind w:left="360"/>
        <w:rPr>
          <w:rFonts w:ascii="Times New Roman" w:hAnsi="Times New Roman"/>
        </w:rPr>
      </w:pPr>
      <w:r w:rsidRPr="00A14A42">
        <w:rPr>
          <w:rFonts w:ascii="Times New Roman" w:hAnsi="Times New Roman"/>
          <w:color w:val="000000"/>
        </w:rPr>
        <w:t xml:space="preserve"> </w:t>
      </w:r>
      <w:r w:rsidR="004F3160">
        <w:rPr>
          <w:rFonts w:ascii="Times New Roman" w:hAnsi="Times New Roman"/>
        </w:rPr>
        <w:t xml:space="preserve">   b. </w:t>
      </w:r>
      <w:r>
        <w:rPr>
          <w:rFonts w:ascii="Times New Roman" w:hAnsi="Times New Roman"/>
        </w:rPr>
        <w:t>Energy data analysis</w:t>
      </w:r>
    </w:p>
    <w:p w:rsidR="008D5C0F" w:rsidRDefault="004F3160" w:rsidP="004F3160">
      <w:pPr>
        <w:spacing w:after="0"/>
        <w:ind w:left="540" w:firstLine="180"/>
        <w:rPr>
          <w:rFonts w:ascii="Times New Roman" w:hAnsi="Times New Roman"/>
        </w:rPr>
      </w:pPr>
      <w:r>
        <w:rPr>
          <w:rFonts w:ascii="Times New Roman" w:hAnsi="Times New Roman"/>
        </w:rPr>
        <w:t>-</w:t>
      </w:r>
      <w:r w:rsidR="008D5C0F">
        <w:rPr>
          <w:rFonts w:ascii="Times New Roman" w:hAnsi="Times New Roman"/>
        </w:rPr>
        <w:t xml:space="preserve"> ADC channel data analysis</w:t>
      </w:r>
    </w:p>
    <w:p w:rsidR="008D5C0F" w:rsidRDefault="004F3160" w:rsidP="004F3160">
      <w:pPr>
        <w:spacing w:after="0"/>
        <w:ind w:left="540" w:firstLine="180"/>
        <w:rPr>
          <w:rFonts w:ascii="Times New Roman" w:hAnsi="Times New Roman"/>
        </w:rPr>
      </w:pPr>
      <w:r>
        <w:rPr>
          <w:rFonts w:ascii="Times New Roman" w:hAnsi="Times New Roman"/>
        </w:rPr>
        <w:t>-</w:t>
      </w:r>
      <w:r w:rsidR="008D5C0F">
        <w:rPr>
          <w:rFonts w:ascii="Times New Roman" w:hAnsi="Times New Roman"/>
        </w:rPr>
        <w:t xml:space="preserve"> Energy histogram analysis</w:t>
      </w:r>
      <w:r>
        <w:rPr>
          <w:rFonts w:ascii="Times New Roman" w:hAnsi="Times New Roman"/>
        </w:rPr>
        <w:t xml:space="preserve"> (energy resolution, energy window and etc.)</w:t>
      </w:r>
    </w:p>
    <w:p w:rsidR="008D5C0F" w:rsidRDefault="004F3160" w:rsidP="004F3160">
      <w:pPr>
        <w:spacing w:after="0"/>
        <w:ind w:left="360" w:firstLine="180"/>
        <w:rPr>
          <w:rFonts w:ascii="Times New Roman" w:hAnsi="Times New Roman"/>
        </w:rPr>
      </w:pPr>
      <w:r>
        <w:rPr>
          <w:rFonts w:ascii="Times New Roman" w:hAnsi="Times New Roman"/>
        </w:rPr>
        <w:t xml:space="preserve">c. </w:t>
      </w:r>
      <w:r w:rsidR="008D5C0F">
        <w:rPr>
          <w:rFonts w:ascii="Times New Roman" w:hAnsi="Times New Roman"/>
        </w:rPr>
        <w:t>Time data analysis</w:t>
      </w:r>
    </w:p>
    <w:p w:rsidR="008D5C0F" w:rsidRDefault="004F3160" w:rsidP="004F3160">
      <w:pPr>
        <w:spacing w:after="0"/>
        <w:ind w:left="540" w:firstLine="180"/>
        <w:rPr>
          <w:rFonts w:ascii="Times New Roman" w:hAnsi="Times New Roman"/>
        </w:rPr>
      </w:pPr>
      <w:r>
        <w:rPr>
          <w:rFonts w:ascii="Times New Roman" w:hAnsi="Times New Roman"/>
        </w:rPr>
        <w:t>-</w:t>
      </w:r>
      <w:r w:rsidR="008D5C0F">
        <w:rPr>
          <w:rFonts w:ascii="Times New Roman" w:hAnsi="Times New Roman"/>
        </w:rPr>
        <w:t xml:space="preserve"> TDC channel data analysis</w:t>
      </w:r>
    </w:p>
    <w:p w:rsidR="008D5C0F" w:rsidRDefault="004F3160" w:rsidP="004F3160">
      <w:pPr>
        <w:spacing w:after="0"/>
        <w:ind w:left="540" w:firstLine="180"/>
        <w:rPr>
          <w:rFonts w:ascii="Times New Roman" w:hAnsi="Times New Roman"/>
        </w:rPr>
      </w:pPr>
      <w:r>
        <w:rPr>
          <w:rFonts w:ascii="Times New Roman" w:hAnsi="Times New Roman"/>
        </w:rPr>
        <w:t>-</w:t>
      </w:r>
      <w:r w:rsidR="008D5C0F">
        <w:rPr>
          <w:rFonts w:ascii="Times New Roman" w:hAnsi="Times New Roman"/>
        </w:rPr>
        <w:t xml:space="preserve"> Time histogram analysis</w:t>
      </w:r>
      <w:r>
        <w:rPr>
          <w:rFonts w:ascii="Times New Roman" w:hAnsi="Times New Roman"/>
        </w:rPr>
        <w:t xml:space="preserve"> (time resolution, time delay correction and etc.)</w:t>
      </w:r>
    </w:p>
    <w:p w:rsidR="003A56C3" w:rsidRDefault="004F3160" w:rsidP="004F3160">
      <w:pPr>
        <w:spacing w:after="0"/>
        <w:ind w:left="360" w:firstLine="180"/>
        <w:rPr>
          <w:rFonts w:ascii="Times New Roman" w:hAnsi="Times New Roman"/>
        </w:rPr>
      </w:pPr>
      <w:r>
        <w:rPr>
          <w:rFonts w:ascii="Times New Roman" w:hAnsi="Times New Roman"/>
        </w:rPr>
        <w:t xml:space="preserve">d. </w:t>
      </w:r>
      <w:r w:rsidR="008D5C0F">
        <w:rPr>
          <w:rFonts w:ascii="Times New Roman" w:hAnsi="Times New Roman"/>
        </w:rPr>
        <w:t>Test mode data analysis</w:t>
      </w:r>
      <w:r>
        <w:rPr>
          <w:rFonts w:ascii="Times New Roman" w:hAnsi="Times New Roman"/>
        </w:rPr>
        <w:t xml:space="preserve"> (</w:t>
      </w:r>
    </w:p>
    <w:p w:rsidR="008D5C0F" w:rsidRDefault="003A56C3" w:rsidP="003A56C3">
      <w:pPr>
        <w:spacing w:after="0"/>
        <w:ind w:left="360" w:firstLine="360"/>
        <w:rPr>
          <w:rFonts w:ascii="Times New Roman" w:hAnsi="Times New Roman"/>
        </w:rPr>
      </w:pPr>
      <w:r>
        <w:rPr>
          <w:rFonts w:ascii="Times New Roman" w:hAnsi="Times New Roman"/>
        </w:rPr>
        <w:t xml:space="preserve">- </w:t>
      </w:r>
      <w:proofErr w:type="gramStart"/>
      <w:r w:rsidR="004F3160">
        <w:rPr>
          <w:rFonts w:ascii="Times New Roman" w:hAnsi="Times New Roman"/>
        </w:rPr>
        <w:t>data</w:t>
      </w:r>
      <w:proofErr w:type="gramEnd"/>
      <w:r w:rsidR="004F3160">
        <w:rPr>
          <w:rFonts w:ascii="Times New Roman" w:hAnsi="Times New Roman"/>
        </w:rPr>
        <w:t xml:space="preserve"> transmission integrity analysis</w:t>
      </w:r>
    </w:p>
    <w:p w:rsidR="003A56C3" w:rsidRDefault="003A56C3" w:rsidP="004F3160">
      <w:pPr>
        <w:spacing w:after="0"/>
        <w:ind w:firstLine="360"/>
        <w:rPr>
          <w:rFonts w:ascii="Times New Roman" w:hAnsi="Times New Roman"/>
        </w:rPr>
      </w:pPr>
    </w:p>
    <w:p w:rsidR="008D5C0F" w:rsidRDefault="003A56C3" w:rsidP="004F3160">
      <w:pPr>
        <w:spacing w:after="0"/>
        <w:ind w:firstLine="360"/>
        <w:rPr>
          <w:rFonts w:ascii="Times New Roman" w:hAnsi="Times New Roman"/>
        </w:rPr>
      </w:pPr>
      <w:r>
        <w:rPr>
          <w:rFonts w:ascii="Times New Roman" w:hAnsi="Times New Roman"/>
        </w:rPr>
        <w:t xml:space="preserve"> </w:t>
      </w:r>
      <w:r w:rsidR="004F3160">
        <w:rPr>
          <w:rFonts w:ascii="Times New Roman" w:hAnsi="Times New Roman"/>
        </w:rPr>
        <w:t xml:space="preserve">(2) </w:t>
      </w:r>
      <w:r w:rsidR="008D5C0F">
        <w:rPr>
          <w:rFonts w:ascii="Times New Roman" w:hAnsi="Times New Roman"/>
        </w:rPr>
        <w:t>Coincidence events data analysis</w:t>
      </w:r>
    </w:p>
    <w:p w:rsidR="004F3160" w:rsidRDefault="004F3160" w:rsidP="004F3160">
      <w:pPr>
        <w:spacing w:after="0"/>
        <w:ind w:left="360" w:firstLine="180"/>
        <w:rPr>
          <w:rFonts w:ascii="Times New Roman" w:hAnsi="Times New Roman"/>
        </w:rPr>
      </w:pPr>
      <w:r>
        <w:rPr>
          <w:rFonts w:ascii="Times New Roman" w:hAnsi="Times New Roman"/>
        </w:rPr>
        <w:t>a. Coincidence pair addressing analysis</w:t>
      </w:r>
    </w:p>
    <w:p w:rsidR="008D5C0F" w:rsidRDefault="003A56C3" w:rsidP="003A56C3">
      <w:pPr>
        <w:spacing w:after="0"/>
        <w:ind w:left="360" w:firstLine="180"/>
        <w:rPr>
          <w:rFonts w:ascii="Times New Roman" w:hAnsi="Times New Roman"/>
        </w:rPr>
      </w:pPr>
      <w:r>
        <w:rPr>
          <w:rFonts w:ascii="Times New Roman" w:hAnsi="Times New Roman"/>
        </w:rPr>
        <w:t>b.</w:t>
      </w:r>
      <w:r w:rsidR="008D5C0F">
        <w:rPr>
          <w:rFonts w:ascii="Times New Roman" w:hAnsi="Times New Roman"/>
        </w:rPr>
        <w:t xml:space="preserve"> Coincidence </w:t>
      </w:r>
      <w:r>
        <w:rPr>
          <w:rFonts w:ascii="Times New Roman" w:hAnsi="Times New Roman"/>
        </w:rPr>
        <w:t>event</w:t>
      </w:r>
      <w:r w:rsidR="008D5C0F">
        <w:rPr>
          <w:rFonts w:ascii="Times New Roman" w:hAnsi="Times New Roman"/>
        </w:rPr>
        <w:t xml:space="preserve"> analysis</w:t>
      </w:r>
    </w:p>
    <w:p w:rsidR="003A56C3" w:rsidRDefault="003A56C3" w:rsidP="003A56C3">
      <w:pPr>
        <w:spacing w:after="0"/>
        <w:ind w:left="360" w:firstLine="180"/>
        <w:rPr>
          <w:rFonts w:ascii="Times New Roman" w:hAnsi="Times New Roman"/>
        </w:rPr>
      </w:pPr>
      <w:r>
        <w:rPr>
          <w:rFonts w:ascii="Times New Roman" w:hAnsi="Times New Roman"/>
        </w:rPr>
        <w:tab/>
        <w:t xml:space="preserve">- </w:t>
      </w:r>
      <w:proofErr w:type="spellStart"/>
      <w:r>
        <w:rPr>
          <w:rFonts w:ascii="Times New Roman" w:hAnsi="Times New Roman"/>
        </w:rPr>
        <w:t>Sinogram</w:t>
      </w:r>
      <w:proofErr w:type="spellEnd"/>
    </w:p>
    <w:p w:rsidR="003A56C3" w:rsidRDefault="003A56C3" w:rsidP="003A56C3">
      <w:pPr>
        <w:spacing w:after="0"/>
        <w:ind w:left="360" w:firstLine="180"/>
        <w:rPr>
          <w:rFonts w:ascii="Times New Roman" w:hAnsi="Times New Roman"/>
        </w:rPr>
      </w:pPr>
      <w:r>
        <w:rPr>
          <w:rFonts w:ascii="Times New Roman" w:hAnsi="Times New Roman"/>
        </w:rPr>
        <w:tab/>
        <w:t>- Random correction and etc.</w:t>
      </w:r>
    </w:p>
    <w:p w:rsidR="008D5C0F" w:rsidRDefault="008D5C0F" w:rsidP="008D5C0F">
      <w:pPr>
        <w:spacing w:after="0"/>
        <w:rPr>
          <w:rFonts w:ascii="Times New Roman" w:hAnsi="Times New Roman"/>
        </w:rPr>
      </w:pPr>
    </w:p>
    <w:p w:rsidR="008D5C0F" w:rsidRDefault="003A56C3" w:rsidP="003A56C3">
      <w:pPr>
        <w:spacing w:after="0"/>
        <w:ind w:firstLine="360"/>
        <w:rPr>
          <w:rFonts w:ascii="Times New Roman" w:hAnsi="Times New Roman"/>
        </w:rPr>
      </w:pPr>
      <w:r>
        <w:rPr>
          <w:rFonts w:ascii="Times New Roman" w:hAnsi="Times New Roman"/>
        </w:rPr>
        <w:t>(3)</w:t>
      </w:r>
      <w:r w:rsidR="008D5C0F">
        <w:rPr>
          <w:rFonts w:ascii="Times New Roman" w:hAnsi="Times New Roman"/>
        </w:rPr>
        <w:t xml:space="preserve"> Status words data analysis </w:t>
      </w:r>
    </w:p>
    <w:p w:rsidR="008D5C0F" w:rsidRDefault="003A56C3" w:rsidP="003A56C3">
      <w:pPr>
        <w:spacing w:after="0"/>
        <w:ind w:left="360" w:firstLine="180"/>
        <w:rPr>
          <w:rFonts w:ascii="Times New Roman" w:hAnsi="Times New Roman"/>
        </w:rPr>
      </w:pPr>
      <w:r>
        <w:rPr>
          <w:rFonts w:ascii="Times New Roman" w:hAnsi="Times New Roman"/>
        </w:rPr>
        <w:t>a.</w:t>
      </w:r>
      <w:r w:rsidR="008D5C0F">
        <w:rPr>
          <w:rFonts w:ascii="Times New Roman" w:hAnsi="Times New Roman"/>
        </w:rPr>
        <w:t xml:space="preserve"> Time </w:t>
      </w:r>
      <w:r>
        <w:rPr>
          <w:rFonts w:ascii="Times New Roman" w:hAnsi="Times New Roman"/>
        </w:rPr>
        <w:t>word analysis</w:t>
      </w:r>
      <w:r w:rsidR="008D5C0F">
        <w:rPr>
          <w:rFonts w:ascii="Times New Roman" w:hAnsi="Times New Roman"/>
        </w:rPr>
        <w:t xml:space="preserve"> </w:t>
      </w:r>
    </w:p>
    <w:p w:rsidR="008D5C0F" w:rsidRDefault="003A56C3" w:rsidP="003A56C3">
      <w:pPr>
        <w:spacing w:after="0"/>
        <w:ind w:left="360" w:firstLine="180"/>
        <w:rPr>
          <w:rFonts w:ascii="Times New Roman" w:hAnsi="Times New Roman"/>
        </w:rPr>
      </w:pPr>
      <w:r>
        <w:rPr>
          <w:rFonts w:ascii="Times New Roman" w:hAnsi="Times New Roman"/>
        </w:rPr>
        <w:t>b.</w:t>
      </w:r>
      <w:r w:rsidR="008D5C0F">
        <w:rPr>
          <w:rFonts w:ascii="Times New Roman" w:hAnsi="Times New Roman"/>
        </w:rPr>
        <w:t xml:space="preserve"> Event rate analysis</w:t>
      </w:r>
    </w:p>
    <w:p w:rsidR="008D5C0F" w:rsidRDefault="003A56C3" w:rsidP="003A56C3">
      <w:pPr>
        <w:spacing w:after="0"/>
        <w:ind w:left="360" w:firstLine="180"/>
        <w:rPr>
          <w:rFonts w:ascii="Times New Roman" w:hAnsi="Times New Roman"/>
        </w:rPr>
      </w:pPr>
      <w:r>
        <w:rPr>
          <w:rFonts w:ascii="Times New Roman" w:hAnsi="Times New Roman"/>
        </w:rPr>
        <w:t>c.</w:t>
      </w:r>
      <w:r w:rsidR="008D5C0F">
        <w:rPr>
          <w:rFonts w:ascii="Times New Roman" w:hAnsi="Times New Roman"/>
        </w:rPr>
        <w:t xml:space="preserve"> Temperature</w:t>
      </w:r>
      <w:r>
        <w:rPr>
          <w:rFonts w:ascii="Times New Roman" w:hAnsi="Times New Roman"/>
        </w:rPr>
        <w:t xml:space="preserve"> and voltage</w:t>
      </w:r>
      <w:r w:rsidR="008D5C0F">
        <w:rPr>
          <w:rFonts w:ascii="Times New Roman" w:hAnsi="Times New Roman"/>
        </w:rPr>
        <w:t xml:space="preserve"> monitoring </w:t>
      </w:r>
    </w:p>
    <w:p w:rsidR="008D5C0F" w:rsidRDefault="003A56C3" w:rsidP="003A56C3">
      <w:pPr>
        <w:spacing w:after="0"/>
        <w:ind w:left="360" w:firstLine="180"/>
        <w:rPr>
          <w:rFonts w:ascii="Times New Roman" w:hAnsi="Times New Roman"/>
        </w:rPr>
      </w:pPr>
      <w:r>
        <w:rPr>
          <w:rFonts w:ascii="Times New Roman" w:hAnsi="Times New Roman"/>
        </w:rPr>
        <w:t>d.</w:t>
      </w:r>
      <w:r w:rsidR="008D5C0F">
        <w:rPr>
          <w:rFonts w:ascii="Times New Roman" w:hAnsi="Times New Roman"/>
        </w:rPr>
        <w:t xml:space="preserve"> User-defined status processing</w:t>
      </w:r>
    </w:p>
    <w:p w:rsidR="00900787" w:rsidRDefault="00900787" w:rsidP="003A56C3">
      <w:pPr>
        <w:spacing w:after="0"/>
        <w:ind w:left="360" w:firstLine="180"/>
        <w:rPr>
          <w:rFonts w:ascii="Times New Roman" w:hAnsi="Times New Roman"/>
        </w:rPr>
      </w:pPr>
    </w:p>
    <w:p w:rsidR="00900787" w:rsidRDefault="00900787" w:rsidP="00900787">
      <w:pPr>
        <w:spacing w:after="0"/>
        <w:ind w:firstLine="720"/>
        <w:jc w:val="both"/>
        <w:rPr>
          <w:rFonts w:ascii="Times New Roman" w:hAnsi="Times New Roman"/>
          <w:color w:val="000000"/>
        </w:rPr>
      </w:pPr>
      <w:r>
        <w:rPr>
          <w:rFonts w:ascii="Times New Roman" w:hAnsi="Times New Roman"/>
          <w:color w:val="000000"/>
        </w:rPr>
        <w:t>&lt;</w:t>
      </w:r>
      <w:proofErr w:type="gramStart"/>
      <w:r w:rsidRPr="009F59D0">
        <w:rPr>
          <w:rFonts w:ascii="Times New Roman" w:hAnsi="Times New Roman"/>
          <w:color w:val="000000"/>
          <w:highlight w:val="yellow"/>
        </w:rPr>
        <w:t>more</w:t>
      </w:r>
      <w:proofErr w:type="gramEnd"/>
      <w:r w:rsidRPr="009F59D0">
        <w:rPr>
          <w:rFonts w:ascii="Times New Roman" w:hAnsi="Times New Roman"/>
          <w:color w:val="000000"/>
          <w:highlight w:val="yellow"/>
        </w:rPr>
        <w:t xml:space="preserve"> </w:t>
      </w:r>
      <w:r>
        <w:rPr>
          <w:rFonts w:ascii="Times New Roman" w:hAnsi="Times New Roman"/>
          <w:color w:val="000000"/>
          <w:highlight w:val="yellow"/>
        </w:rPr>
        <w:t>data analysis functions</w:t>
      </w:r>
      <w:r w:rsidRPr="009F59D0">
        <w:rPr>
          <w:rFonts w:ascii="Times New Roman" w:hAnsi="Times New Roman"/>
          <w:color w:val="000000"/>
          <w:highlight w:val="yellow"/>
        </w:rPr>
        <w:t xml:space="preserve"> will be added to this list</w:t>
      </w:r>
      <w:r>
        <w:rPr>
          <w:rFonts w:ascii="Times New Roman" w:hAnsi="Times New Roman"/>
          <w:color w:val="000000"/>
        </w:rPr>
        <w:t>&gt;</w:t>
      </w:r>
    </w:p>
    <w:p w:rsidR="008D5C0F" w:rsidRDefault="008D5C0F" w:rsidP="008D5C0F">
      <w:pPr>
        <w:spacing w:after="0"/>
        <w:rPr>
          <w:rFonts w:ascii="Times New Roman" w:hAnsi="Times New Roman"/>
        </w:rPr>
      </w:pPr>
    </w:p>
    <w:p w:rsidR="000A49E1" w:rsidRPr="00C3048B" w:rsidRDefault="000A49E1" w:rsidP="00AD24C8">
      <w:pPr>
        <w:pStyle w:val="Heading3"/>
        <w:numPr>
          <w:ilvl w:val="2"/>
          <w:numId w:val="21"/>
        </w:numPr>
        <w:rPr>
          <w:rFonts w:ascii="Times New Roman" w:hAnsi="Times New Roman"/>
          <w:b w:val="0"/>
          <w:i/>
          <w:color w:val="000000"/>
        </w:rPr>
      </w:pPr>
      <w:bookmarkStart w:id="86" w:name="_Toc358368760"/>
      <w:r>
        <w:rPr>
          <w:rFonts w:ascii="Times New Roman" w:hAnsi="Times New Roman"/>
          <w:b w:val="0"/>
          <w:i/>
          <w:color w:val="000000"/>
        </w:rPr>
        <w:t>Host computer software model</w:t>
      </w:r>
      <w:bookmarkEnd w:id="86"/>
    </w:p>
    <w:p w:rsidR="000A49E1" w:rsidRDefault="000A49E1" w:rsidP="00027107">
      <w:pPr>
        <w:spacing w:after="0"/>
        <w:ind w:firstLine="360"/>
        <w:jc w:val="both"/>
        <w:rPr>
          <w:rFonts w:ascii="Times New Roman" w:hAnsi="Times New Roman"/>
          <w:color w:val="000000"/>
        </w:rPr>
      </w:pPr>
    </w:p>
    <w:p w:rsidR="00027107" w:rsidRDefault="00027107" w:rsidP="00027107">
      <w:pPr>
        <w:spacing w:after="0"/>
        <w:ind w:firstLine="360"/>
        <w:jc w:val="both"/>
        <w:rPr>
          <w:rFonts w:ascii="Times New Roman" w:hAnsi="Times New Roman"/>
          <w:color w:val="000000"/>
        </w:rPr>
      </w:pPr>
      <w:r>
        <w:rPr>
          <w:rFonts w:ascii="Times New Roman" w:hAnsi="Times New Roman"/>
          <w:color w:val="000000"/>
        </w:rPr>
        <w:t>Figure 12 shows that</w:t>
      </w:r>
      <w:r w:rsidRPr="00027107">
        <w:rPr>
          <w:rFonts w:ascii="Times New Roman" w:hAnsi="Times New Roman"/>
          <w:color w:val="000000"/>
        </w:rPr>
        <w:t xml:space="preserve"> framework model</w:t>
      </w:r>
      <w:r>
        <w:rPr>
          <w:rFonts w:ascii="Times New Roman" w:hAnsi="Times New Roman"/>
          <w:color w:val="000000"/>
        </w:rPr>
        <w:t xml:space="preserve"> for the host computer software. </w:t>
      </w:r>
      <w:r w:rsidR="008D5C0F">
        <w:rPr>
          <w:rFonts w:ascii="Times New Roman" w:hAnsi="Times New Roman"/>
          <w:color w:val="000000"/>
        </w:rPr>
        <w:t>Note that the data acquisition and data analysis can be implemented as independent modules. And they are already discussed in previous sections. So they are not included in this software model.</w:t>
      </w:r>
    </w:p>
    <w:p w:rsidR="00027107" w:rsidRDefault="00027107" w:rsidP="00563CA7">
      <w:pPr>
        <w:spacing w:after="0"/>
        <w:ind w:firstLine="360"/>
        <w:rPr>
          <w:rFonts w:ascii="Times New Roman" w:hAnsi="Times New Roman"/>
          <w:color w:val="000000"/>
        </w:rPr>
      </w:pPr>
    </w:p>
    <w:p w:rsidR="00563CA7" w:rsidRDefault="00B15815" w:rsidP="00563CA7">
      <w:pPr>
        <w:spacing w:after="0"/>
        <w:ind w:firstLine="360"/>
        <w:rPr>
          <w:rFonts w:ascii="Times New Roman" w:hAnsi="Times New Roman"/>
          <w:color w:val="000000"/>
        </w:rPr>
      </w:pPr>
      <w:r>
        <w:rPr>
          <w:rFonts w:ascii="Times New Roman" w:hAnsi="Times New Roman"/>
          <w:color w:val="000000"/>
        </w:rPr>
        <w:t>The model has four layers:</w:t>
      </w:r>
    </w:p>
    <w:p w:rsidR="00B15815" w:rsidRDefault="00B15815" w:rsidP="00A763CC">
      <w:pPr>
        <w:numPr>
          <w:ilvl w:val="0"/>
          <w:numId w:val="10"/>
        </w:numPr>
        <w:spacing w:after="0"/>
        <w:rPr>
          <w:rFonts w:ascii="Times New Roman" w:hAnsi="Times New Roman"/>
          <w:color w:val="000000"/>
        </w:rPr>
      </w:pPr>
      <w:r>
        <w:rPr>
          <w:rFonts w:ascii="Times New Roman" w:hAnsi="Times New Roman"/>
          <w:color w:val="000000"/>
        </w:rPr>
        <w:t>OpenPET Application Layer (OAL)</w:t>
      </w:r>
    </w:p>
    <w:p w:rsidR="00EF33F4" w:rsidRDefault="003C4E83" w:rsidP="00EF33F4">
      <w:pPr>
        <w:spacing w:after="0"/>
        <w:ind w:left="720"/>
        <w:rPr>
          <w:rFonts w:ascii="Times New Roman" w:hAnsi="Times New Roman"/>
          <w:color w:val="000000"/>
        </w:rPr>
      </w:pPr>
      <w:r>
        <w:rPr>
          <w:rFonts w:ascii="Times New Roman" w:hAnsi="Times New Roman"/>
          <w:color w:val="000000"/>
        </w:rPr>
        <w:t>T</w:t>
      </w:r>
      <w:r w:rsidR="009635F8" w:rsidRPr="00EF33F4">
        <w:rPr>
          <w:rFonts w:ascii="Times New Roman" w:hAnsi="Times New Roman"/>
          <w:color w:val="000000"/>
        </w:rPr>
        <w:t>op level System configuration, monitor and management</w:t>
      </w:r>
      <w:r>
        <w:rPr>
          <w:rFonts w:ascii="Times New Roman" w:hAnsi="Times New Roman"/>
          <w:color w:val="000000"/>
        </w:rPr>
        <w:t xml:space="preserve"> (functional </w:t>
      </w:r>
      <w:r w:rsidRPr="00EF33F4">
        <w:rPr>
          <w:rFonts w:ascii="Times New Roman" w:hAnsi="Times New Roman"/>
          <w:color w:val="000000"/>
        </w:rPr>
        <w:t>configuration</w:t>
      </w:r>
      <w:r>
        <w:rPr>
          <w:rFonts w:ascii="Times New Roman" w:hAnsi="Times New Roman"/>
          <w:color w:val="000000"/>
        </w:rPr>
        <w:t>)</w:t>
      </w:r>
      <w:r w:rsidR="009635F8">
        <w:rPr>
          <w:rFonts w:ascii="Times New Roman" w:hAnsi="Times New Roman"/>
          <w:color w:val="000000"/>
        </w:rPr>
        <w:t>:</w:t>
      </w:r>
    </w:p>
    <w:p w:rsidR="009635F8" w:rsidRDefault="009635F8" w:rsidP="00A763CC">
      <w:pPr>
        <w:numPr>
          <w:ilvl w:val="0"/>
          <w:numId w:val="7"/>
        </w:numPr>
        <w:spacing w:after="0"/>
        <w:rPr>
          <w:rFonts w:ascii="Times New Roman" w:hAnsi="Times New Roman"/>
          <w:color w:val="000000"/>
        </w:rPr>
      </w:pPr>
      <w:r>
        <w:rPr>
          <w:rFonts w:ascii="Times New Roman" w:hAnsi="Times New Roman"/>
          <w:color w:val="000000"/>
        </w:rPr>
        <w:t>S</w:t>
      </w:r>
      <w:r w:rsidR="00EF33F4" w:rsidRPr="00EF33F4">
        <w:rPr>
          <w:rFonts w:ascii="Times New Roman" w:hAnsi="Times New Roman"/>
          <w:color w:val="000000"/>
        </w:rPr>
        <w:t xml:space="preserve">ystem level addressing, </w:t>
      </w:r>
    </w:p>
    <w:p w:rsidR="009635F8" w:rsidRDefault="009635F8" w:rsidP="00A763CC">
      <w:pPr>
        <w:numPr>
          <w:ilvl w:val="0"/>
          <w:numId w:val="7"/>
        </w:numPr>
        <w:spacing w:after="0"/>
        <w:rPr>
          <w:rFonts w:ascii="Times New Roman" w:hAnsi="Times New Roman"/>
          <w:color w:val="000000"/>
        </w:rPr>
      </w:pPr>
      <w:r>
        <w:rPr>
          <w:rFonts w:ascii="Times New Roman" w:hAnsi="Times New Roman"/>
          <w:color w:val="000000"/>
        </w:rPr>
        <w:t>F</w:t>
      </w:r>
      <w:r w:rsidR="00EF33F4" w:rsidRPr="00EF33F4">
        <w:rPr>
          <w:rFonts w:ascii="Times New Roman" w:hAnsi="Times New Roman"/>
          <w:color w:val="000000"/>
        </w:rPr>
        <w:t xml:space="preserve">lood map and crystal decoding, </w:t>
      </w:r>
    </w:p>
    <w:p w:rsidR="00EF33F4" w:rsidRPr="00EF33F4" w:rsidRDefault="00EF33F4" w:rsidP="00A763CC">
      <w:pPr>
        <w:numPr>
          <w:ilvl w:val="0"/>
          <w:numId w:val="7"/>
        </w:numPr>
        <w:spacing w:after="0"/>
        <w:rPr>
          <w:rFonts w:ascii="Times New Roman" w:hAnsi="Times New Roman"/>
          <w:color w:val="000000"/>
        </w:rPr>
      </w:pPr>
      <w:r w:rsidRPr="00EF33F4">
        <w:rPr>
          <w:rFonts w:ascii="Times New Roman" w:hAnsi="Times New Roman"/>
          <w:color w:val="000000"/>
        </w:rPr>
        <w:t xml:space="preserve">Energy calibration (including analog gain setting and energy window configuration) </w:t>
      </w:r>
    </w:p>
    <w:p w:rsidR="00EF33F4" w:rsidRDefault="00EF33F4" w:rsidP="00A763CC">
      <w:pPr>
        <w:numPr>
          <w:ilvl w:val="0"/>
          <w:numId w:val="7"/>
        </w:numPr>
        <w:spacing w:after="0"/>
        <w:rPr>
          <w:rFonts w:ascii="Times New Roman" w:hAnsi="Times New Roman"/>
          <w:color w:val="000000"/>
        </w:rPr>
      </w:pPr>
      <w:r w:rsidRPr="00EF33F4">
        <w:rPr>
          <w:rFonts w:ascii="Times New Roman" w:hAnsi="Times New Roman"/>
          <w:color w:val="000000"/>
        </w:rPr>
        <w:t xml:space="preserve">Time calibration (including TDC calibration and individual channel time delay calibration) </w:t>
      </w:r>
    </w:p>
    <w:p w:rsidR="009635F8" w:rsidRPr="009635F8" w:rsidRDefault="009635F8" w:rsidP="00A763CC">
      <w:pPr>
        <w:numPr>
          <w:ilvl w:val="0"/>
          <w:numId w:val="7"/>
        </w:numPr>
        <w:spacing w:after="0"/>
        <w:rPr>
          <w:rFonts w:ascii="Times New Roman" w:hAnsi="Times New Roman"/>
          <w:color w:val="000000"/>
        </w:rPr>
      </w:pPr>
      <w:r>
        <w:rPr>
          <w:rFonts w:ascii="Times New Roman" w:hAnsi="Times New Roman"/>
          <w:color w:val="000000"/>
        </w:rPr>
        <w:t>Coincidence pair settings</w:t>
      </w:r>
    </w:p>
    <w:p w:rsidR="00EF33F4" w:rsidRPr="00057258" w:rsidRDefault="00EF33F4" w:rsidP="00A763CC">
      <w:pPr>
        <w:numPr>
          <w:ilvl w:val="0"/>
          <w:numId w:val="7"/>
        </w:numPr>
        <w:spacing w:after="0"/>
        <w:rPr>
          <w:rFonts w:ascii="Times New Roman" w:hAnsi="Times New Roman"/>
          <w:color w:val="000000"/>
        </w:rPr>
      </w:pPr>
      <w:r w:rsidRPr="00EF33F4">
        <w:rPr>
          <w:rFonts w:ascii="Times New Roman" w:hAnsi="Times New Roman"/>
          <w:color w:val="000000"/>
        </w:rPr>
        <w:t>Other top level functions for user defined applications</w:t>
      </w:r>
    </w:p>
    <w:p w:rsidR="00B15815" w:rsidRDefault="00B15815" w:rsidP="00A763CC">
      <w:pPr>
        <w:numPr>
          <w:ilvl w:val="0"/>
          <w:numId w:val="10"/>
        </w:numPr>
        <w:spacing w:after="0"/>
        <w:rPr>
          <w:rFonts w:ascii="Times New Roman" w:hAnsi="Times New Roman"/>
          <w:color w:val="000000"/>
        </w:rPr>
      </w:pPr>
      <w:r>
        <w:rPr>
          <w:rFonts w:ascii="Times New Roman" w:hAnsi="Times New Roman"/>
          <w:color w:val="000000"/>
        </w:rPr>
        <w:t>OpenPET System Configuration Layer (</w:t>
      </w:r>
      <w:r w:rsidR="00DC3306">
        <w:rPr>
          <w:rFonts w:ascii="Times New Roman" w:hAnsi="Times New Roman"/>
          <w:color w:val="000000"/>
        </w:rPr>
        <w:t>O</w:t>
      </w:r>
      <w:r w:rsidR="00A25216">
        <w:rPr>
          <w:rFonts w:ascii="Times New Roman" w:hAnsi="Times New Roman"/>
          <w:color w:val="000000"/>
        </w:rPr>
        <w:t>S</w:t>
      </w:r>
      <w:r w:rsidR="00DC3306">
        <w:rPr>
          <w:rFonts w:ascii="Times New Roman" w:hAnsi="Times New Roman"/>
          <w:color w:val="000000"/>
        </w:rPr>
        <w:t>CL</w:t>
      </w:r>
      <w:r>
        <w:rPr>
          <w:rFonts w:ascii="Times New Roman" w:hAnsi="Times New Roman"/>
          <w:color w:val="000000"/>
        </w:rPr>
        <w:t>)</w:t>
      </w:r>
    </w:p>
    <w:p w:rsidR="003C4E83" w:rsidRDefault="003C4E83" w:rsidP="003C4E83">
      <w:pPr>
        <w:spacing w:after="0"/>
        <w:ind w:left="720"/>
        <w:rPr>
          <w:rFonts w:ascii="Times New Roman" w:hAnsi="Times New Roman"/>
          <w:color w:val="000000"/>
        </w:rPr>
      </w:pPr>
      <w:r>
        <w:rPr>
          <w:rFonts w:ascii="Times New Roman" w:hAnsi="Times New Roman"/>
          <w:color w:val="000000"/>
        </w:rPr>
        <w:t xml:space="preserve">Main functions are: (hardware board oriented </w:t>
      </w:r>
      <w:r w:rsidRPr="00EF33F4">
        <w:rPr>
          <w:rFonts w:ascii="Times New Roman" w:hAnsi="Times New Roman"/>
          <w:color w:val="000000"/>
        </w:rPr>
        <w:t>configuration</w:t>
      </w:r>
      <w:r>
        <w:rPr>
          <w:rFonts w:ascii="Times New Roman" w:hAnsi="Times New Roman"/>
          <w:color w:val="000000"/>
        </w:rPr>
        <w:t>)</w:t>
      </w:r>
    </w:p>
    <w:p w:rsidR="003C4E83" w:rsidRPr="003C4E83" w:rsidRDefault="003C4E83" w:rsidP="00A763CC">
      <w:pPr>
        <w:numPr>
          <w:ilvl w:val="0"/>
          <w:numId w:val="7"/>
        </w:numPr>
        <w:spacing w:after="0"/>
        <w:rPr>
          <w:rFonts w:ascii="Times New Roman" w:hAnsi="Times New Roman"/>
          <w:color w:val="000000"/>
        </w:rPr>
      </w:pPr>
      <w:r>
        <w:rPr>
          <w:rFonts w:ascii="Times New Roman" w:hAnsi="Times New Roman"/>
          <w:color w:val="000000"/>
        </w:rPr>
        <w:t>Configuration c</w:t>
      </w:r>
      <w:r w:rsidRPr="003C4E83">
        <w:rPr>
          <w:rFonts w:ascii="Times New Roman" w:hAnsi="Times New Roman"/>
          <w:color w:val="000000"/>
        </w:rPr>
        <w:t xml:space="preserve">ommand </w:t>
      </w:r>
      <w:r>
        <w:rPr>
          <w:rFonts w:ascii="Times New Roman" w:hAnsi="Times New Roman"/>
          <w:color w:val="000000"/>
        </w:rPr>
        <w:t xml:space="preserve">addressing and </w:t>
      </w:r>
      <w:r w:rsidRPr="003C4E83">
        <w:rPr>
          <w:rFonts w:ascii="Times New Roman" w:hAnsi="Times New Roman"/>
          <w:color w:val="000000"/>
        </w:rPr>
        <w:t>process</w:t>
      </w:r>
      <w:r>
        <w:rPr>
          <w:rFonts w:ascii="Times New Roman" w:hAnsi="Times New Roman"/>
          <w:color w:val="000000"/>
        </w:rPr>
        <w:t xml:space="preserve"> (for </w:t>
      </w:r>
      <w:r w:rsidR="00615B1D">
        <w:rPr>
          <w:rFonts w:ascii="Times New Roman" w:hAnsi="Times New Roman"/>
          <w:color w:val="000000"/>
        </w:rPr>
        <w:t>CUC</w:t>
      </w:r>
      <w:r>
        <w:rPr>
          <w:rFonts w:ascii="Times New Roman" w:hAnsi="Times New Roman"/>
          <w:color w:val="000000"/>
        </w:rPr>
        <w:t xml:space="preserve">, MB, </w:t>
      </w:r>
      <w:r w:rsidR="00E605EF">
        <w:rPr>
          <w:rFonts w:ascii="Times New Roman" w:hAnsi="Times New Roman"/>
          <w:color w:val="000000"/>
        </w:rPr>
        <w:t>DUC</w:t>
      </w:r>
      <w:r>
        <w:rPr>
          <w:rFonts w:ascii="Times New Roman" w:hAnsi="Times New Roman"/>
          <w:color w:val="000000"/>
        </w:rPr>
        <w:t xml:space="preserve"> and DB )</w:t>
      </w:r>
    </w:p>
    <w:p w:rsidR="003C4E83" w:rsidRPr="003C4E83" w:rsidRDefault="003C4E83" w:rsidP="00A763CC">
      <w:pPr>
        <w:numPr>
          <w:ilvl w:val="0"/>
          <w:numId w:val="7"/>
        </w:numPr>
        <w:spacing w:after="0"/>
        <w:rPr>
          <w:rFonts w:ascii="Times New Roman" w:hAnsi="Times New Roman"/>
          <w:color w:val="000000"/>
        </w:rPr>
      </w:pPr>
      <w:r w:rsidRPr="003C4E83">
        <w:rPr>
          <w:rFonts w:ascii="Times New Roman" w:hAnsi="Times New Roman"/>
          <w:color w:val="000000"/>
        </w:rPr>
        <w:t>Event data analysis and process</w:t>
      </w:r>
      <w:r>
        <w:rPr>
          <w:rFonts w:ascii="Times New Roman" w:hAnsi="Times New Roman"/>
          <w:color w:val="000000"/>
        </w:rPr>
        <w:t xml:space="preserve"> (for single event data, coincidence data and </w:t>
      </w:r>
      <w:r w:rsidR="009D3246">
        <w:rPr>
          <w:rFonts w:ascii="Times New Roman" w:hAnsi="Times New Roman"/>
          <w:color w:val="000000"/>
        </w:rPr>
        <w:t>status</w:t>
      </w:r>
      <w:r>
        <w:rPr>
          <w:rFonts w:ascii="Times New Roman" w:hAnsi="Times New Roman"/>
          <w:color w:val="000000"/>
        </w:rPr>
        <w:t xml:space="preserve"> data)</w:t>
      </w:r>
    </w:p>
    <w:p w:rsidR="003C4E83" w:rsidRPr="003C4E83"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3C4E83" w:rsidRPr="003C4E83">
        <w:rPr>
          <w:rFonts w:ascii="Times New Roman" w:hAnsi="Times New Roman"/>
          <w:color w:val="000000"/>
        </w:rPr>
        <w:t xml:space="preserve">, MB, </w:t>
      </w:r>
      <w:r w:rsidR="00E605EF">
        <w:rPr>
          <w:rFonts w:ascii="Times New Roman" w:hAnsi="Times New Roman"/>
          <w:color w:val="000000"/>
        </w:rPr>
        <w:t>DUC</w:t>
      </w:r>
      <w:r w:rsidR="003C4E83" w:rsidRPr="003C4E83">
        <w:rPr>
          <w:rFonts w:ascii="Times New Roman" w:hAnsi="Times New Roman"/>
          <w:color w:val="000000"/>
        </w:rPr>
        <w:t xml:space="preserve"> and DB addressing and configuration control</w:t>
      </w:r>
      <w:r w:rsidR="003C4E83">
        <w:rPr>
          <w:rFonts w:ascii="Times New Roman" w:hAnsi="Times New Roman"/>
          <w:color w:val="000000"/>
        </w:rPr>
        <w:t>;</w:t>
      </w:r>
    </w:p>
    <w:p w:rsidR="003C4E83"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3C4E83" w:rsidRPr="003C4E83">
        <w:rPr>
          <w:rFonts w:ascii="Times New Roman" w:hAnsi="Times New Roman"/>
          <w:color w:val="000000"/>
        </w:rPr>
        <w:t xml:space="preserve">, MB, </w:t>
      </w:r>
      <w:r w:rsidR="00E605EF">
        <w:rPr>
          <w:rFonts w:ascii="Times New Roman" w:hAnsi="Times New Roman"/>
          <w:color w:val="000000"/>
        </w:rPr>
        <w:t>DUC</w:t>
      </w:r>
      <w:r w:rsidR="003C4E83" w:rsidRPr="003C4E83">
        <w:rPr>
          <w:rFonts w:ascii="Times New Roman" w:hAnsi="Times New Roman"/>
          <w:color w:val="000000"/>
        </w:rPr>
        <w:t xml:space="preserve"> and DB hardware test, monitor, and management</w:t>
      </w:r>
      <w:r w:rsidR="003C4E83">
        <w:rPr>
          <w:rFonts w:ascii="Times New Roman" w:hAnsi="Times New Roman"/>
          <w:color w:val="000000"/>
        </w:rPr>
        <w:t>;</w:t>
      </w:r>
    </w:p>
    <w:p w:rsidR="003C4E83" w:rsidRPr="003C4E83"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3C4E83" w:rsidRPr="003C4E83">
        <w:rPr>
          <w:rFonts w:ascii="Times New Roman" w:hAnsi="Times New Roman"/>
          <w:color w:val="000000"/>
        </w:rPr>
        <w:t xml:space="preserve">, MB, </w:t>
      </w:r>
      <w:r w:rsidR="00E605EF">
        <w:rPr>
          <w:rFonts w:ascii="Times New Roman" w:hAnsi="Times New Roman"/>
          <w:color w:val="000000"/>
        </w:rPr>
        <w:t>DUC</w:t>
      </w:r>
      <w:r w:rsidR="003C4E83" w:rsidRPr="003C4E83">
        <w:rPr>
          <w:rFonts w:ascii="Times New Roman" w:hAnsi="Times New Roman"/>
          <w:color w:val="000000"/>
        </w:rPr>
        <w:t xml:space="preserve"> and DB firmware and software configuration and management</w:t>
      </w:r>
      <w:r w:rsidR="003C4E83">
        <w:rPr>
          <w:rFonts w:ascii="Times New Roman" w:hAnsi="Times New Roman"/>
          <w:color w:val="000000"/>
        </w:rPr>
        <w:t>;</w:t>
      </w:r>
    </w:p>
    <w:p w:rsidR="003C4E83" w:rsidRPr="00057258"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3C4E83" w:rsidRPr="003C4E83">
        <w:rPr>
          <w:rFonts w:ascii="Times New Roman" w:hAnsi="Times New Roman"/>
          <w:color w:val="000000"/>
        </w:rPr>
        <w:t xml:space="preserve">, MB, </w:t>
      </w:r>
      <w:r w:rsidR="00E605EF">
        <w:rPr>
          <w:rFonts w:ascii="Times New Roman" w:hAnsi="Times New Roman"/>
          <w:color w:val="000000"/>
        </w:rPr>
        <w:t>DUC</w:t>
      </w:r>
      <w:r w:rsidR="003C4E83" w:rsidRPr="003C4E83">
        <w:rPr>
          <w:rFonts w:ascii="Times New Roman" w:hAnsi="Times New Roman"/>
          <w:color w:val="000000"/>
        </w:rPr>
        <w:t xml:space="preserve"> and DB data </w:t>
      </w:r>
      <w:r w:rsidR="005C3379">
        <w:rPr>
          <w:rFonts w:ascii="Times New Roman" w:hAnsi="Times New Roman"/>
          <w:color w:val="000000"/>
        </w:rPr>
        <w:t xml:space="preserve">file </w:t>
      </w:r>
      <w:r w:rsidR="003C4E83" w:rsidRPr="003C4E83">
        <w:rPr>
          <w:rFonts w:ascii="Times New Roman" w:hAnsi="Times New Roman"/>
          <w:color w:val="000000"/>
        </w:rPr>
        <w:t>(</w:t>
      </w:r>
      <w:r w:rsidR="005C3379">
        <w:rPr>
          <w:rFonts w:ascii="Times New Roman" w:hAnsi="Times New Roman"/>
          <w:color w:val="000000"/>
        </w:rPr>
        <w:t xml:space="preserve">configuration database for </w:t>
      </w:r>
      <w:r w:rsidR="003C4E83" w:rsidRPr="003C4E83">
        <w:rPr>
          <w:rFonts w:ascii="Times New Roman" w:hAnsi="Times New Roman"/>
          <w:color w:val="000000"/>
        </w:rPr>
        <w:t>lookup table and etc.) configuration and management</w:t>
      </w:r>
      <w:r w:rsidR="003C4E83">
        <w:rPr>
          <w:rFonts w:ascii="Times New Roman" w:hAnsi="Times New Roman"/>
          <w:color w:val="000000"/>
        </w:rPr>
        <w:t>.</w:t>
      </w:r>
    </w:p>
    <w:p w:rsidR="00B15815" w:rsidRDefault="00B15815" w:rsidP="00A763CC">
      <w:pPr>
        <w:numPr>
          <w:ilvl w:val="0"/>
          <w:numId w:val="10"/>
        </w:numPr>
        <w:spacing w:after="0"/>
        <w:rPr>
          <w:rFonts w:ascii="Times New Roman" w:hAnsi="Times New Roman"/>
          <w:color w:val="000000"/>
        </w:rPr>
      </w:pPr>
      <w:r>
        <w:rPr>
          <w:rFonts w:ascii="Times New Roman" w:hAnsi="Times New Roman"/>
          <w:color w:val="000000"/>
        </w:rPr>
        <w:t>Communication Support Layer (CSL)</w:t>
      </w:r>
    </w:p>
    <w:p w:rsidR="005C3379" w:rsidRDefault="005C3379" w:rsidP="005C3379">
      <w:pPr>
        <w:spacing w:after="0"/>
        <w:ind w:left="720"/>
        <w:rPr>
          <w:rFonts w:ascii="Times New Roman" w:hAnsi="Times New Roman"/>
          <w:color w:val="000000"/>
        </w:rPr>
      </w:pPr>
      <w:r>
        <w:rPr>
          <w:rFonts w:ascii="Times New Roman" w:hAnsi="Times New Roman"/>
          <w:color w:val="000000"/>
        </w:rPr>
        <w:t xml:space="preserve">Main functions are: </w:t>
      </w:r>
    </w:p>
    <w:p w:rsidR="005C3379" w:rsidRDefault="005C3379" w:rsidP="00A763CC">
      <w:pPr>
        <w:numPr>
          <w:ilvl w:val="0"/>
          <w:numId w:val="7"/>
        </w:numPr>
        <w:spacing w:after="0"/>
        <w:rPr>
          <w:rFonts w:ascii="Times New Roman" w:hAnsi="Times New Roman"/>
          <w:color w:val="000000"/>
        </w:rPr>
      </w:pPr>
      <w:r w:rsidRPr="005C3379">
        <w:rPr>
          <w:rFonts w:ascii="Times New Roman" w:hAnsi="Times New Roman"/>
          <w:color w:val="000000"/>
        </w:rPr>
        <w:t xml:space="preserve">Event data communication protocol </w:t>
      </w:r>
    </w:p>
    <w:p w:rsidR="005C3379" w:rsidRPr="00057258" w:rsidRDefault="009D3246" w:rsidP="00A763CC">
      <w:pPr>
        <w:numPr>
          <w:ilvl w:val="0"/>
          <w:numId w:val="7"/>
        </w:numPr>
        <w:spacing w:after="0"/>
        <w:rPr>
          <w:rFonts w:ascii="Times New Roman" w:hAnsi="Times New Roman"/>
          <w:color w:val="000000"/>
        </w:rPr>
      </w:pPr>
      <w:r>
        <w:rPr>
          <w:rFonts w:ascii="Times New Roman" w:hAnsi="Times New Roman"/>
          <w:color w:val="000000"/>
        </w:rPr>
        <w:t>Status</w:t>
      </w:r>
      <w:r w:rsidR="005C3379" w:rsidRPr="005C3379">
        <w:rPr>
          <w:rFonts w:ascii="Times New Roman" w:hAnsi="Times New Roman"/>
          <w:color w:val="000000"/>
        </w:rPr>
        <w:t xml:space="preserve">/Command communication protocol </w:t>
      </w:r>
    </w:p>
    <w:p w:rsidR="00EF33F4" w:rsidRDefault="00EF33F4" w:rsidP="00A763CC">
      <w:pPr>
        <w:numPr>
          <w:ilvl w:val="0"/>
          <w:numId w:val="10"/>
        </w:numPr>
        <w:spacing w:after="0"/>
        <w:rPr>
          <w:rFonts w:ascii="Times New Roman" w:hAnsi="Times New Roman"/>
          <w:color w:val="000000"/>
        </w:rPr>
      </w:pPr>
      <w:r>
        <w:rPr>
          <w:rFonts w:ascii="Times New Roman" w:hAnsi="Times New Roman"/>
          <w:color w:val="000000"/>
        </w:rPr>
        <w:t>Hardware Abstract Layer (HAL)</w:t>
      </w:r>
    </w:p>
    <w:p w:rsidR="0044017D" w:rsidRDefault="007D103A" w:rsidP="0044017D">
      <w:pPr>
        <w:spacing w:after="0"/>
        <w:ind w:left="720"/>
        <w:rPr>
          <w:rFonts w:ascii="Times New Roman" w:hAnsi="Times New Roman"/>
          <w:color w:val="000000"/>
        </w:rPr>
      </w:pPr>
      <w:r>
        <w:rPr>
          <w:rFonts w:ascii="Times New Roman" w:hAnsi="Times New Roman"/>
          <w:color w:val="000000"/>
        </w:rPr>
        <w:t>Low level hardware drivers for:</w:t>
      </w:r>
    </w:p>
    <w:p w:rsidR="007D103A" w:rsidRDefault="007D103A" w:rsidP="00A763CC">
      <w:pPr>
        <w:numPr>
          <w:ilvl w:val="0"/>
          <w:numId w:val="7"/>
        </w:numPr>
        <w:spacing w:after="0"/>
        <w:rPr>
          <w:rFonts w:ascii="Times New Roman" w:hAnsi="Times New Roman"/>
          <w:color w:val="000000"/>
        </w:rPr>
      </w:pPr>
      <w:r>
        <w:rPr>
          <w:rFonts w:ascii="Times New Roman" w:hAnsi="Times New Roman"/>
          <w:color w:val="000000"/>
        </w:rPr>
        <w:t>High speed disk access</w:t>
      </w:r>
    </w:p>
    <w:p w:rsidR="007D103A" w:rsidRDefault="007D103A" w:rsidP="00A763CC">
      <w:pPr>
        <w:numPr>
          <w:ilvl w:val="0"/>
          <w:numId w:val="7"/>
        </w:numPr>
        <w:spacing w:after="0"/>
        <w:rPr>
          <w:rFonts w:ascii="Times New Roman" w:hAnsi="Times New Roman"/>
          <w:color w:val="000000"/>
        </w:rPr>
      </w:pPr>
      <w:r>
        <w:rPr>
          <w:rFonts w:ascii="Times New Roman" w:hAnsi="Times New Roman"/>
          <w:color w:val="000000"/>
        </w:rPr>
        <w:t>USB</w:t>
      </w:r>
    </w:p>
    <w:p w:rsidR="007D103A" w:rsidRDefault="007D103A" w:rsidP="00A763CC">
      <w:pPr>
        <w:numPr>
          <w:ilvl w:val="0"/>
          <w:numId w:val="7"/>
        </w:numPr>
        <w:spacing w:after="0"/>
        <w:rPr>
          <w:rFonts w:ascii="Times New Roman" w:hAnsi="Times New Roman"/>
          <w:color w:val="000000"/>
        </w:rPr>
      </w:pPr>
      <w:r w:rsidRPr="005C3379">
        <w:rPr>
          <w:rFonts w:ascii="Times New Roman" w:hAnsi="Times New Roman"/>
          <w:color w:val="000000"/>
        </w:rPr>
        <w:t xml:space="preserve"> </w:t>
      </w:r>
      <w:r>
        <w:rPr>
          <w:rFonts w:ascii="Times New Roman" w:hAnsi="Times New Roman"/>
          <w:color w:val="000000"/>
        </w:rPr>
        <w:t>Gb Ethernet (optional)</w:t>
      </w:r>
    </w:p>
    <w:p w:rsidR="007D103A" w:rsidRDefault="007D103A" w:rsidP="00A763CC">
      <w:pPr>
        <w:numPr>
          <w:ilvl w:val="0"/>
          <w:numId w:val="7"/>
        </w:numPr>
        <w:spacing w:after="0"/>
        <w:rPr>
          <w:rFonts w:ascii="Times New Roman" w:hAnsi="Times New Roman"/>
          <w:color w:val="000000"/>
        </w:rPr>
      </w:pPr>
      <w:r>
        <w:rPr>
          <w:rFonts w:ascii="Times New Roman" w:hAnsi="Times New Roman"/>
          <w:color w:val="000000"/>
        </w:rPr>
        <w:t>Optic fiber cable (optional)</w:t>
      </w:r>
    </w:p>
    <w:p w:rsidR="00436A45" w:rsidRDefault="00436A45" w:rsidP="00436A45">
      <w:pPr>
        <w:spacing w:after="0"/>
        <w:rPr>
          <w:rFonts w:ascii="Times New Roman" w:hAnsi="Times New Roman"/>
        </w:rPr>
      </w:pPr>
    </w:p>
    <w:p w:rsidR="00436A45" w:rsidRPr="00847F79" w:rsidRDefault="00436A45" w:rsidP="00436A45">
      <w:pPr>
        <w:spacing w:after="0"/>
        <w:rPr>
          <w:rFonts w:ascii="Times New Roman" w:hAnsi="Times New Roman"/>
        </w:rPr>
      </w:pPr>
      <w:r>
        <w:rPr>
          <w:rFonts w:ascii="Times New Roman" w:hAnsi="Times New Roman"/>
        </w:rPr>
        <w:t xml:space="preserve">* </w:t>
      </w:r>
      <w:r w:rsidRPr="00C153B8">
        <w:rPr>
          <w:rFonts w:ascii="Times New Roman" w:hAnsi="Times New Roman"/>
        </w:rPr>
        <w:t>Note:</w:t>
      </w:r>
      <w:r>
        <w:rPr>
          <w:rFonts w:ascii="Times New Roman" w:hAnsi="Times New Roman"/>
        </w:rPr>
        <w:t xml:space="preserve"> The differences between</w:t>
      </w:r>
      <w:r w:rsidRPr="00C153B8">
        <w:rPr>
          <w:rFonts w:ascii="Times New Roman" w:hAnsi="Times New Roman"/>
        </w:rPr>
        <w:t xml:space="preserve"> </w:t>
      </w:r>
      <w:r>
        <w:rPr>
          <w:rFonts w:ascii="Times New Roman" w:hAnsi="Times New Roman"/>
          <w:color w:val="000000"/>
        </w:rPr>
        <w:t xml:space="preserve">OAL configuration and </w:t>
      </w:r>
      <w:r w:rsidR="00DC3306">
        <w:rPr>
          <w:rFonts w:ascii="Times New Roman" w:hAnsi="Times New Roman"/>
          <w:color w:val="000000"/>
        </w:rPr>
        <w:t>O</w:t>
      </w:r>
      <w:r w:rsidR="00BC4C8A">
        <w:rPr>
          <w:rFonts w:ascii="Times New Roman" w:hAnsi="Times New Roman"/>
          <w:color w:val="000000"/>
        </w:rPr>
        <w:t>S</w:t>
      </w:r>
      <w:r w:rsidR="00DC3306">
        <w:rPr>
          <w:rFonts w:ascii="Times New Roman" w:hAnsi="Times New Roman"/>
          <w:color w:val="000000"/>
        </w:rPr>
        <w:t>CL</w:t>
      </w:r>
      <w:r>
        <w:rPr>
          <w:rFonts w:ascii="Times New Roman" w:hAnsi="Times New Roman"/>
          <w:color w:val="000000"/>
        </w:rPr>
        <w:t xml:space="preserve"> configuration.</w:t>
      </w:r>
    </w:p>
    <w:p w:rsidR="00436A45" w:rsidRPr="007D103A" w:rsidRDefault="00436A45" w:rsidP="00A763CC">
      <w:pPr>
        <w:numPr>
          <w:ilvl w:val="0"/>
          <w:numId w:val="11"/>
        </w:numPr>
        <w:spacing w:after="0"/>
        <w:rPr>
          <w:rFonts w:ascii="Times New Roman" w:hAnsi="Times New Roman"/>
          <w:color w:val="000000"/>
        </w:rPr>
      </w:pPr>
      <w:r>
        <w:rPr>
          <w:rFonts w:ascii="Times New Roman" w:hAnsi="Times New Roman"/>
          <w:color w:val="000000"/>
        </w:rPr>
        <w:t xml:space="preserve">OAL configuration: functional </w:t>
      </w:r>
      <w:r w:rsidRPr="00EF33F4">
        <w:rPr>
          <w:rFonts w:ascii="Times New Roman" w:hAnsi="Times New Roman"/>
          <w:color w:val="000000"/>
        </w:rPr>
        <w:t>configuration</w:t>
      </w:r>
      <w:r>
        <w:rPr>
          <w:rFonts w:ascii="Times New Roman" w:hAnsi="Times New Roman"/>
          <w:color w:val="000000"/>
        </w:rPr>
        <w:t xml:space="preserve">. </w:t>
      </w:r>
    </w:p>
    <w:p w:rsidR="00436A45" w:rsidRDefault="00DC3306" w:rsidP="00A763CC">
      <w:pPr>
        <w:numPr>
          <w:ilvl w:val="0"/>
          <w:numId w:val="11"/>
        </w:numPr>
        <w:spacing w:after="0"/>
        <w:rPr>
          <w:rFonts w:ascii="Times New Roman" w:hAnsi="Times New Roman"/>
          <w:color w:val="000000"/>
        </w:rPr>
      </w:pPr>
      <w:r>
        <w:rPr>
          <w:rFonts w:ascii="Times New Roman" w:hAnsi="Times New Roman"/>
          <w:color w:val="000000"/>
        </w:rPr>
        <w:lastRenderedPageBreak/>
        <w:t>O</w:t>
      </w:r>
      <w:r w:rsidR="00BC4C8A">
        <w:rPr>
          <w:rFonts w:ascii="Times New Roman" w:hAnsi="Times New Roman"/>
          <w:color w:val="000000"/>
        </w:rPr>
        <w:t>S</w:t>
      </w:r>
      <w:r>
        <w:rPr>
          <w:rFonts w:ascii="Times New Roman" w:hAnsi="Times New Roman"/>
          <w:color w:val="000000"/>
        </w:rPr>
        <w:t>CL</w:t>
      </w:r>
      <w:r w:rsidR="00436A45">
        <w:rPr>
          <w:rFonts w:ascii="Times New Roman" w:hAnsi="Times New Roman"/>
          <w:color w:val="000000"/>
        </w:rPr>
        <w:t xml:space="preserve"> configuration: hardware board oriented </w:t>
      </w:r>
      <w:r w:rsidR="00436A45" w:rsidRPr="00EF33F4">
        <w:rPr>
          <w:rFonts w:ascii="Times New Roman" w:hAnsi="Times New Roman"/>
          <w:color w:val="000000"/>
        </w:rPr>
        <w:t>configuration</w:t>
      </w:r>
      <w:r w:rsidR="00436A45">
        <w:rPr>
          <w:rFonts w:ascii="Times New Roman" w:hAnsi="Times New Roman"/>
          <w:color w:val="000000"/>
        </w:rPr>
        <w:t xml:space="preserve"> </w:t>
      </w:r>
    </w:p>
    <w:p w:rsidR="007D103A" w:rsidRDefault="007D103A" w:rsidP="0044017D">
      <w:pPr>
        <w:spacing w:after="0"/>
        <w:ind w:left="720"/>
        <w:rPr>
          <w:rFonts w:ascii="Times New Roman" w:hAnsi="Times New Roman"/>
          <w:color w:val="000000"/>
        </w:rPr>
      </w:pPr>
    </w:p>
    <w:p w:rsidR="00563CA7" w:rsidRDefault="00EB5659" w:rsidP="00563CA7">
      <w:pPr>
        <w:spacing w:after="0"/>
        <w:ind w:firstLine="360"/>
        <w:jc w:val="center"/>
      </w:pPr>
      <w:r>
        <w:object w:dxaOrig="6244" w:dyaOrig="10803">
          <v:shape id="_x0000_i1041" type="#_x0000_t75" style="width:312pt;height:540pt" o:ole="">
            <v:imagedata r:id="rId57" o:title=""/>
          </v:shape>
          <o:OLEObject Type="Embed" ProgID="Visio.Drawing.11" ShapeID="_x0000_i1041" DrawAspect="Content" ObjectID="_1432112063" r:id="rId58"/>
        </w:object>
      </w:r>
    </w:p>
    <w:p w:rsidR="00532CA5" w:rsidRDefault="00532CA5" w:rsidP="00532CA5">
      <w:pPr>
        <w:spacing w:after="0"/>
        <w:jc w:val="center"/>
        <w:rPr>
          <w:rFonts w:ascii="Times New Roman" w:hAnsi="Times New Roman"/>
          <w:color w:val="000000"/>
        </w:rPr>
      </w:pPr>
      <w:bookmarkStart w:id="87" w:name="_Toc358368944"/>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32</w:t>
      </w:r>
      <w:r w:rsidRPr="00647EB4">
        <w:rPr>
          <w:rFonts w:ascii="Times New Roman" w:hAnsi="Times New Roman"/>
          <w:b/>
        </w:rPr>
        <w:fldChar w:fldCharType="end"/>
      </w:r>
      <w:r>
        <w:rPr>
          <w:rFonts w:ascii="Times New Roman" w:hAnsi="Times New Roman"/>
          <w:b/>
        </w:rPr>
        <w:t xml:space="preserve"> </w:t>
      </w:r>
      <w:r>
        <w:rPr>
          <w:rFonts w:ascii="Times New Roman" w:hAnsi="Times New Roman"/>
          <w:color w:val="000000"/>
        </w:rPr>
        <w:t>The</w:t>
      </w:r>
      <w:r w:rsidRPr="00027107">
        <w:rPr>
          <w:rFonts w:ascii="Times New Roman" w:hAnsi="Times New Roman"/>
          <w:color w:val="000000"/>
        </w:rPr>
        <w:t xml:space="preserve"> framework model</w:t>
      </w:r>
      <w:r>
        <w:rPr>
          <w:rFonts w:ascii="Times New Roman" w:hAnsi="Times New Roman"/>
          <w:color w:val="000000"/>
        </w:rPr>
        <w:t xml:space="preserve"> for the host computer software.</w:t>
      </w:r>
      <w:bookmarkEnd w:id="87"/>
    </w:p>
    <w:p w:rsidR="00DE7DC1" w:rsidRDefault="00DE7DC1" w:rsidP="00FB56C1">
      <w:pPr>
        <w:spacing w:after="0"/>
        <w:ind w:firstLine="360"/>
        <w:rPr>
          <w:rFonts w:ascii="Times New Roman" w:hAnsi="Times New Roman"/>
          <w:color w:val="000000"/>
        </w:rPr>
      </w:pPr>
    </w:p>
    <w:p w:rsidR="00783861" w:rsidRPr="00027107" w:rsidRDefault="000B6794" w:rsidP="00AD24C8">
      <w:pPr>
        <w:pStyle w:val="Heading2"/>
        <w:numPr>
          <w:ilvl w:val="1"/>
          <w:numId w:val="21"/>
        </w:numPr>
        <w:ind w:left="450" w:hanging="450"/>
        <w:rPr>
          <w:i/>
          <w:color w:val="000000" w:themeColor="text1"/>
          <w:sz w:val="24"/>
        </w:rPr>
      </w:pPr>
      <w:bookmarkStart w:id="88" w:name="_Toc358368761"/>
      <w:r>
        <w:rPr>
          <w:i/>
          <w:color w:val="000000" w:themeColor="text1"/>
          <w:sz w:val="24"/>
        </w:rPr>
        <w:lastRenderedPageBreak/>
        <w:t xml:space="preserve">CUC/MB/DUC/CDUC </w:t>
      </w:r>
      <w:r w:rsidR="00783861" w:rsidRPr="00027107">
        <w:rPr>
          <w:i/>
          <w:color w:val="000000" w:themeColor="text1"/>
          <w:sz w:val="24"/>
        </w:rPr>
        <w:t>software</w:t>
      </w:r>
      <w:bookmarkEnd w:id="88"/>
    </w:p>
    <w:p w:rsidR="00783861" w:rsidRPr="00FB56C1" w:rsidRDefault="00783861" w:rsidP="00FB56C1">
      <w:pPr>
        <w:spacing w:after="0"/>
        <w:ind w:firstLine="360"/>
        <w:rPr>
          <w:rFonts w:ascii="Times New Roman" w:hAnsi="Times New Roman"/>
          <w:color w:val="000000"/>
        </w:rPr>
      </w:pPr>
    </w:p>
    <w:p w:rsidR="00BC3F4C" w:rsidRDefault="00BC3F4C" w:rsidP="00BC3F4C">
      <w:pPr>
        <w:spacing w:after="0"/>
        <w:ind w:firstLine="360"/>
        <w:rPr>
          <w:rFonts w:ascii="Times New Roman" w:hAnsi="Times New Roman"/>
          <w:color w:val="000000"/>
        </w:rPr>
      </w:pPr>
      <w:r w:rsidRPr="00783861">
        <w:rPr>
          <w:rFonts w:ascii="Times New Roman" w:hAnsi="Times New Roman"/>
          <w:color w:val="000000"/>
        </w:rPr>
        <w:t xml:space="preserve">The framework model for the </w:t>
      </w:r>
      <w:r w:rsidR="000B6794">
        <w:rPr>
          <w:rFonts w:ascii="Times New Roman" w:hAnsi="Times New Roman"/>
          <w:color w:val="000000"/>
        </w:rPr>
        <w:t xml:space="preserve">CUC/MB/DUC/CDUC </w:t>
      </w:r>
      <w:r w:rsidRPr="00783861">
        <w:rPr>
          <w:rFonts w:ascii="Times New Roman" w:hAnsi="Times New Roman"/>
          <w:color w:val="000000"/>
        </w:rPr>
        <w:t xml:space="preserve">software is shown </w:t>
      </w:r>
      <w:r w:rsidR="00783861">
        <w:rPr>
          <w:rFonts w:ascii="Times New Roman" w:hAnsi="Times New Roman"/>
          <w:color w:val="000000"/>
        </w:rPr>
        <w:t>in Figure 13</w:t>
      </w:r>
      <w:r w:rsidRPr="00783861">
        <w:rPr>
          <w:rFonts w:ascii="Times New Roman" w:hAnsi="Times New Roman"/>
          <w:color w:val="000000"/>
        </w:rPr>
        <w:t xml:space="preserve">. </w:t>
      </w:r>
      <w:r>
        <w:rPr>
          <w:rFonts w:ascii="Times New Roman" w:hAnsi="Times New Roman"/>
          <w:color w:val="000000"/>
        </w:rPr>
        <w:t>The model has three layers:</w:t>
      </w:r>
    </w:p>
    <w:p w:rsidR="00BC3F4C" w:rsidRDefault="00BC3F4C" w:rsidP="00A763CC">
      <w:pPr>
        <w:numPr>
          <w:ilvl w:val="0"/>
          <w:numId w:val="13"/>
        </w:numPr>
        <w:spacing w:after="0"/>
        <w:rPr>
          <w:rFonts w:ascii="Times New Roman" w:hAnsi="Times New Roman"/>
          <w:color w:val="000000"/>
        </w:rPr>
      </w:pPr>
      <w:r>
        <w:rPr>
          <w:rFonts w:ascii="Times New Roman" w:hAnsi="Times New Roman"/>
          <w:color w:val="000000"/>
        </w:rPr>
        <w:t>OpenPET Configuration Layer (</w:t>
      </w:r>
      <w:r w:rsidR="00DC3306">
        <w:rPr>
          <w:rFonts w:ascii="Times New Roman" w:hAnsi="Times New Roman"/>
          <w:color w:val="000000"/>
        </w:rPr>
        <w:t>OCL</w:t>
      </w:r>
      <w:r>
        <w:rPr>
          <w:rFonts w:ascii="Times New Roman" w:hAnsi="Times New Roman"/>
          <w:color w:val="000000"/>
        </w:rPr>
        <w:t>)</w:t>
      </w:r>
    </w:p>
    <w:p w:rsidR="00EE5A8F" w:rsidRPr="003C4E83" w:rsidRDefault="00EE5A8F" w:rsidP="00A763CC">
      <w:pPr>
        <w:numPr>
          <w:ilvl w:val="0"/>
          <w:numId w:val="7"/>
        </w:numPr>
        <w:spacing w:after="0"/>
        <w:rPr>
          <w:rFonts w:ascii="Times New Roman" w:hAnsi="Times New Roman"/>
          <w:color w:val="000000"/>
        </w:rPr>
      </w:pPr>
      <w:r>
        <w:rPr>
          <w:rFonts w:ascii="Times New Roman" w:hAnsi="Times New Roman"/>
          <w:color w:val="000000"/>
        </w:rPr>
        <w:t>Configuration c</w:t>
      </w:r>
      <w:r w:rsidRPr="003C4E83">
        <w:rPr>
          <w:rFonts w:ascii="Times New Roman" w:hAnsi="Times New Roman"/>
          <w:color w:val="000000"/>
        </w:rPr>
        <w:t xml:space="preserve">ommand </w:t>
      </w:r>
      <w:r>
        <w:rPr>
          <w:rFonts w:ascii="Times New Roman" w:hAnsi="Times New Roman"/>
          <w:color w:val="000000"/>
        </w:rPr>
        <w:t xml:space="preserve">addressing and </w:t>
      </w:r>
      <w:r w:rsidRPr="003C4E83">
        <w:rPr>
          <w:rFonts w:ascii="Times New Roman" w:hAnsi="Times New Roman"/>
          <w:color w:val="000000"/>
        </w:rPr>
        <w:t>process</w:t>
      </w:r>
      <w:r>
        <w:rPr>
          <w:rFonts w:ascii="Times New Roman" w:hAnsi="Times New Roman"/>
          <w:color w:val="000000"/>
        </w:rPr>
        <w:t xml:space="preserve"> (for </w:t>
      </w:r>
      <w:r w:rsidR="00615B1D">
        <w:rPr>
          <w:rFonts w:ascii="Times New Roman" w:hAnsi="Times New Roman"/>
          <w:color w:val="000000"/>
        </w:rPr>
        <w:t>CUC</w:t>
      </w:r>
      <w:r>
        <w:rPr>
          <w:rFonts w:ascii="Times New Roman" w:hAnsi="Times New Roman"/>
          <w:color w:val="000000"/>
        </w:rPr>
        <w:t>/MB/</w:t>
      </w:r>
      <w:r w:rsidR="00E605EF">
        <w:rPr>
          <w:rFonts w:ascii="Times New Roman" w:hAnsi="Times New Roman"/>
          <w:color w:val="000000"/>
        </w:rPr>
        <w:t>DUC</w:t>
      </w:r>
      <w:r>
        <w:rPr>
          <w:rFonts w:ascii="Times New Roman" w:hAnsi="Times New Roman"/>
          <w:color w:val="000000"/>
        </w:rPr>
        <w:t>/DB )</w:t>
      </w:r>
    </w:p>
    <w:p w:rsidR="00EE5A8F" w:rsidRPr="003C4E83" w:rsidRDefault="00EE5A8F" w:rsidP="00A763CC">
      <w:pPr>
        <w:numPr>
          <w:ilvl w:val="0"/>
          <w:numId w:val="7"/>
        </w:numPr>
        <w:spacing w:after="0"/>
        <w:rPr>
          <w:rFonts w:ascii="Times New Roman" w:hAnsi="Times New Roman"/>
          <w:color w:val="000000"/>
        </w:rPr>
      </w:pPr>
      <w:r>
        <w:rPr>
          <w:rFonts w:ascii="Times New Roman" w:hAnsi="Times New Roman"/>
          <w:color w:val="000000"/>
        </w:rPr>
        <w:t xml:space="preserve">Generate </w:t>
      </w:r>
      <w:r w:rsidR="009D3246">
        <w:rPr>
          <w:rFonts w:ascii="Times New Roman" w:hAnsi="Times New Roman"/>
          <w:color w:val="000000"/>
        </w:rPr>
        <w:t>status</w:t>
      </w:r>
      <w:r>
        <w:rPr>
          <w:rFonts w:ascii="Times New Roman" w:hAnsi="Times New Roman"/>
          <w:color w:val="000000"/>
        </w:rPr>
        <w:t xml:space="preserve"> event</w:t>
      </w:r>
      <w:r w:rsidRPr="003C4E83">
        <w:rPr>
          <w:rFonts w:ascii="Times New Roman" w:hAnsi="Times New Roman"/>
          <w:color w:val="000000"/>
        </w:rPr>
        <w:t xml:space="preserve"> data </w:t>
      </w:r>
      <w:r>
        <w:rPr>
          <w:rFonts w:ascii="Times New Roman" w:hAnsi="Times New Roman"/>
          <w:color w:val="000000"/>
        </w:rPr>
        <w:t>(</w:t>
      </w:r>
      <w:r w:rsidR="00615B1D">
        <w:rPr>
          <w:rFonts w:ascii="Times New Roman" w:hAnsi="Times New Roman"/>
          <w:color w:val="000000"/>
        </w:rPr>
        <w:t>CUC</w:t>
      </w:r>
      <w:r>
        <w:rPr>
          <w:rFonts w:ascii="Times New Roman" w:hAnsi="Times New Roman"/>
          <w:color w:val="000000"/>
        </w:rPr>
        <w:t xml:space="preserve"> only)</w:t>
      </w:r>
    </w:p>
    <w:p w:rsidR="00EE5A8F" w:rsidRPr="003C4E83"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EE5A8F">
        <w:rPr>
          <w:rFonts w:ascii="Times New Roman" w:hAnsi="Times New Roman"/>
          <w:color w:val="000000"/>
        </w:rPr>
        <w:t>/</w:t>
      </w:r>
      <w:r w:rsidR="00EE5A8F" w:rsidRPr="003C4E83">
        <w:rPr>
          <w:rFonts w:ascii="Times New Roman" w:hAnsi="Times New Roman"/>
          <w:color w:val="000000"/>
        </w:rPr>
        <w:t>MB</w:t>
      </w:r>
      <w:r w:rsidR="00EE5A8F">
        <w:rPr>
          <w:rFonts w:ascii="Times New Roman" w:hAnsi="Times New Roman"/>
          <w:color w:val="000000"/>
        </w:rPr>
        <w:t>/</w:t>
      </w:r>
      <w:r w:rsidR="00E605EF">
        <w:rPr>
          <w:rFonts w:ascii="Times New Roman" w:hAnsi="Times New Roman"/>
          <w:color w:val="000000"/>
        </w:rPr>
        <w:t>DUC</w:t>
      </w:r>
      <w:r w:rsidR="00EE5A8F">
        <w:rPr>
          <w:rFonts w:ascii="Times New Roman" w:hAnsi="Times New Roman"/>
          <w:color w:val="000000"/>
        </w:rPr>
        <w:t>/</w:t>
      </w:r>
      <w:r w:rsidR="00EE5A8F" w:rsidRPr="003C4E83">
        <w:rPr>
          <w:rFonts w:ascii="Times New Roman" w:hAnsi="Times New Roman"/>
          <w:color w:val="000000"/>
        </w:rPr>
        <w:t xml:space="preserve"> DB addressing and configuration control</w:t>
      </w:r>
      <w:r w:rsidR="00EE5A8F">
        <w:rPr>
          <w:rFonts w:ascii="Times New Roman" w:hAnsi="Times New Roman"/>
          <w:color w:val="000000"/>
        </w:rPr>
        <w:t>;</w:t>
      </w:r>
    </w:p>
    <w:p w:rsidR="00EE5A8F"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EE5A8F">
        <w:rPr>
          <w:rFonts w:ascii="Times New Roman" w:hAnsi="Times New Roman"/>
          <w:color w:val="000000"/>
        </w:rPr>
        <w:t>/</w:t>
      </w:r>
      <w:r w:rsidR="00EE5A8F" w:rsidRPr="003C4E83">
        <w:rPr>
          <w:rFonts w:ascii="Times New Roman" w:hAnsi="Times New Roman"/>
          <w:color w:val="000000"/>
        </w:rPr>
        <w:t>MB</w:t>
      </w:r>
      <w:r w:rsidR="00EE5A8F">
        <w:rPr>
          <w:rFonts w:ascii="Times New Roman" w:hAnsi="Times New Roman"/>
          <w:color w:val="000000"/>
        </w:rPr>
        <w:t>/</w:t>
      </w:r>
      <w:r w:rsidR="00E605EF">
        <w:rPr>
          <w:rFonts w:ascii="Times New Roman" w:hAnsi="Times New Roman"/>
          <w:color w:val="000000"/>
        </w:rPr>
        <w:t>DUC</w:t>
      </w:r>
      <w:r w:rsidR="00EE5A8F">
        <w:rPr>
          <w:rFonts w:ascii="Times New Roman" w:hAnsi="Times New Roman"/>
          <w:color w:val="000000"/>
        </w:rPr>
        <w:t>/</w:t>
      </w:r>
      <w:r w:rsidR="00EE5A8F" w:rsidRPr="003C4E83">
        <w:rPr>
          <w:rFonts w:ascii="Times New Roman" w:hAnsi="Times New Roman"/>
          <w:color w:val="000000"/>
        </w:rPr>
        <w:t xml:space="preserve"> DB hardware test, monitor, and management</w:t>
      </w:r>
      <w:r w:rsidR="00EE5A8F">
        <w:rPr>
          <w:rFonts w:ascii="Times New Roman" w:hAnsi="Times New Roman"/>
          <w:color w:val="000000"/>
        </w:rPr>
        <w:t>;</w:t>
      </w:r>
    </w:p>
    <w:p w:rsidR="00EE5A8F" w:rsidRPr="003C4E83"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EE5A8F">
        <w:rPr>
          <w:rFonts w:ascii="Times New Roman" w:hAnsi="Times New Roman"/>
          <w:color w:val="000000"/>
        </w:rPr>
        <w:t>/</w:t>
      </w:r>
      <w:r w:rsidR="00EE5A8F" w:rsidRPr="003C4E83">
        <w:rPr>
          <w:rFonts w:ascii="Times New Roman" w:hAnsi="Times New Roman"/>
          <w:color w:val="000000"/>
        </w:rPr>
        <w:t>MB</w:t>
      </w:r>
      <w:r w:rsidR="00EE5A8F">
        <w:rPr>
          <w:rFonts w:ascii="Times New Roman" w:hAnsi="Times New Roman"/>
          <w:color w:val="000000"/>
        </w:rPr>
        <w:t>/</w:t>
      </w:r>
      <w:r w:rsidR="00E605EF">
        <w:rPr>
          <w:rFonts w:ascii="Times New Roman" w:hAnsi="Times New Roman"/>
          <w:color w:val="000000"/>
        </w:rPr>
        <w:t>DUC</w:t>
      </w:r>
      <w:r w:rsidR="00EE5A8F">
        <w:rPr>
          <w:rFonts w:ascii="Times New Roman" w:hAnsi="Times New Roman"/>
          <w:color w:val="000000"/>
        </w:rPr>
        <w:t>/</w:t>
      </w:r>
      <w:r w:rsidR="00EE5A8F" w:rsidRPr="003C4E83">
        <w:rPr>
          <w:rFonts w:ascii="Times New Roman" w:hAnsi="Times New Roman"/>
          <w:color w:val="000000"/>
        </w:rPr>
        <w:t xml:space="preserve"> DB firmware and software configuration and management</w:t>
      </w:r>
      <w:r w:rsidR="00EE5A8F">
        <w:rPr>
          <w:rFonts w:ascii="Times New Roman" w:hAnsi="Times New Roman"/>
          <w:color w:val="000000"/>
        </w:rPr>
        <w:t>;</w:t>
      </w:r>
    </w:p>
    <w:p w:rsidR="00EE5A8F" w:rsidRPr="00057258" w:rsidRDefault="00615B1D" w:rsidP="00A763CC">
      <w:pPr>
        <w:numPr>
          <w:ilvl w:val="0"/>
          <w:numId w:val="7"/>
        </w:numPr>
        <w:spacing w:after="0"/>
        <w:rPr>
          <w:rFonts w:ascii="Times New Roman" w:hAnsi="Times New Roman"/>
          <w:color w:val="000000"/>
        </w:rPr>
      </w:pPr>
      <w:r>
        <w:rPr>
          <w:rFonts w:ascii="Times New Roman" w:hAnsi="Times New Roman"/>
          <w:color w:val="000000"/>
        </w:rPr>
        <w:t>CUC</w:t>
      </w:r>
      <w:r w:rsidR="00EE5A8F">
        <w:rPr>
          <w:rFonts w:ascii="Times New Roman" w:hAnsi="Times New Roman"/>
          <w:color w:val="000000"/>
        </w:rPr>
        <w:t>/</w:t>
      </w:r>
      <w:r w:rsidR="00EE5A8F" w:rsidRPr="003C4E83">
        <w:rPr>
          <w:rFonts w:ascii="Times New Roman" w:hAnsi="Times New Roman"/>
          <w:color w:val="000000"/>
        </w:rPr>
        <w:t>MB</w:t>
      </w:r>
      <w:r w:rsidR="00EE5A8F">
        <w:rPr>
          <w:rFonts w:ascii="Times New Roman" w:hAnsi="Times New Roman"/>
          <w:color w:val="000000"/>
        </w:rPr>
        <w:t>/</w:t>
      </w:r>
      <w:r w:rsidR="00E605EF">
        <w:rPr>
          <w:rFonts w:ascii="Times New Roman" w:hAnsi="Times New Roman"/>
          <w:color w:val="000000"/>
        </w:rPr>
        <w:t>DUC</w:t>
      </w:r>
      <w:r w:rsidR="00EE5A8F">
        <w:rPr>
          <w:rFonts w:ascii="Times New Roman" w:hAnsi="Times New Roman"/>
          <w:color w:val="000000"/>
        </w:rPr>
        <w:t>/</w:t>
      </w:r>
      <w:r w:rsidR="00EE5A8F" w:rsidRPr="003C4E83">
        <w:rPr>
          <w:rFonts w:ascii="Times New Roman" w:hAnsi="Times New Roman"/>
          <w:color w:val="000000"/>
        </w:rPr>
        <w:t xml:space="preserve"> DB data </w:t>
      </w:r>
      <w:r w:rsidR="00EE5A8F">
        <w:rPr>
          <w:rFonts w:ascii="Times New Roman" w:hAnsi="Times New Roman"/>
          <w:color w:val="000000"/>
        </w:rPr>
        <w:t xml:space="preserve">file </w:t>
      </w:r>
      <w:r w:rsidR="00EE5A8F" w:rsidRPr="003C4E83">
        <w:rPr>
          <w:rFonts w:ascii="Times New Roman" w:hAnsi="Times New Roman"/>
          <w:color w:val="000000"/>
        </w:rPr>
        <w:t>(</w:t>
      </w:r>
      <w:r w:rsidR="00EE5A8F">
        <w:rPr>
          <w:rFonts w:ascii="Times New Roman" w:hAnsi="Times New Roman"/>
          <w:color w:val="000000"/>
        </w:rPr>
        <w:t xml:space="preserve">configuration database for </w:t>
      </w:r>
      <w:r w:rsidR="00EE5A8F" w:rsidRPr="003C4E83">
        <w:rPr>
          <w:rFonts w:ascii="Times New Roman" w:hAnsi="Times New Roman"/>
          <w:color w:val="000000"/>
        </w:rPr>
        <w:t>lookup table and etc.) configuration and management</w:t>
      </w:r>
      <w:r w:rsidR="00EE5A8F">
        <w:rPr>
          <w:rFonts w:ascii="Times New Roman" w:hAnsi="Times New Roman"/>
          <w:color w:val="000000"/>
        </w:rPr>
        <w:t>.</w:t>
      </w:r>
    </w:p>
    <w:p w:rsidR="00A92D60" w:rsidRPr="00A92D60" w:rsidRDefault="00A92D60" w:rsidP="00A763CC">
      <w:pPr>
        <w:numPr>
          <w:ilvl w:val="0"/>
          <w:numId w:val="13"/>
        </w:numPr>
        <w:spacing w:after="0"/>
        <w:rPr>
          <w:rFonts w:ascii="Times New Roman" w:hAnsi="Times New Roman"/>
          <w:color w:val="000000"/>
        </w:rPr>
      </w:pPr>
      <w:r w:rsidRPr="00A92D60">
        <w:rPr>
          <w:rFonts w:ascii="Times New Roman" w:hAnsi="Times New Roman"/>
          <w:color w:val="000000"/>
        </w:rPr>
        <w:t>Application Support  Layer (ASL)</w:t>
      </w:r>
    </w:p>
    <w:p w:rsidR="00A92D60" w:rsidRDefault="00A92D60" w:rsidP="00A92D60">
      <w:pPr>
        <w:spacing w:after="0"/>
        <w:ind w:left="720"/>
        <w:rPr>
          <w:rFonts w:ascii="Times New Roman" w:hAnsi="Times New Roman"/>
          <w:color w:val="000000"/>
        </w:rPr>
      </w:pPr>
      <w:r>
        <w:rPr>
          <w:rFonts w:ascii="Times New Roman" w:hAnsi="Times New Roman"/>
          <w:color w:val="000000"/>
        </w:rPr>
        <w:t xml:space="preserve">Main functions are: </w:t>
      </w:r>
    </w:p>
    <w:p w:rsidR="00A92D60" w:rsidRDefault="009D3246" w:rsidP="00A763CC">
      <w:pPr>
        <w:numPr>
          <w:ilvl w:val="0"/>
          <w:numId w:val="7"/>
        </w:numPr>
        <w:spacing w:after="0"/>
        <w:rPr>
          <w:rFonts w:ascii="Times New Roman" w:hAnsi="Times New Roman"/>
          <w:color w:val="000000"/>
        </w:rPr>
      </w:pPr>
      <w:r>
        <w:rPr>
          <w:rFonts w:ascii="Times New Roman" w:hAnsi="Times New Roman"/>
          <w:color w:val="000000"/>
        </w:rPr>
        <w:t>Status</w:t>
      </w:r>
      <w:r w:rsidR="00A92D60" w:rsidRPr="005C3379">
        <w:rPr>
          <w:rFonts w:ascii="Times New Roman" w:hAnsi="Times New Roman"/>
          <w:color w:val="000000"/>
        </w:rPr>
        <w:t xml:space="preserve">/Command communication protocol </w:t>
      </w:r>
    </w:p>
    <w:p w:rsidR="00A92D60" w:rsidRDefault="00A92D60" w:rsidP="00A763CC">
      <w:pPr>
        <w:numPr>
          <w:ilvl w:val="0"/>
          <w:numId w:val="7"/>
        </w:numPr>
        <w:spacing w:after="0"/>
        <w:rPr>
          <w:rFonts w:ascii="Times New Roman" w:hAnsi="Times New Roman"/>
          <w:color w:val="000000"/>
        </w:rPr>
      </w:pPr>
      <w:r w:rsidRPr="00A92D60">
        <w:rPr>
          <w:rFonts w:ascii="Times New Roman" w:hAnsi="Times New Roman"/>
          <w:color w:val="000000"/>
        </w:rPr>
        <w:t>Devices (DIO, Memory) Access Control</w:t>
      </w:r>
    </w:p>
    <w:p w:rsidR="00A92D60" w:rsidRPr="00A92D60" w:rsidRDefault="00A92D60" w:rsidP="00A763CC">
      <w:pPr>
        <w:numPr>
          <w:ilvl w:val="0"/>
          <w:numId w:val="7"/>
        </w:numPr>
        <w:spacing w:after="0"/>
        <w:rPr>
          <w:rFonts w:ascii="Times New Roman" w:hAnsi="Times New Roman"/>
          <w:color w:val="000000"/>
        </w:rPr>
      </w:pPr>
      <w:r w:rsidRPr="00A92D60">
        <w:rPr>
          <w:rFonts w:ascii="Times New Roman" w:hAnsi="Times New Roman"/>
          <w:color w:val="000000"/>
        </w:rPr>
        <w:t>FAT32 file system</w:t>
      </w:r>
    </w:p>
    <w:p w:rsidR="00A92D60" w:rsidRDefault="00A92D60" w:rsidP="00A763CC">
      <w:pPr>
        <w:numPr>
          <w:ilvl w:val="0"/>
          <w:numId w:val="13"/>
        </w:numPr>
        <w:spacing w:after="0"/>
        <w:rPr>
          <w:rFonts w:ascii="Times New Roman" w:hAnsi="Times New Roman"/>
          <w:color w:val="000000"/>
        </w:rPr>
      </w:pPr>
      <w:r>
        <w:rPr>
          <w:rFonts w:ascii="Times New Roman" w:hAnsi="Times New Roman"/>
          <w:color w:val="000000"/>
        </w:rPr>
        <w:t>Hardware Abstract Layer (HAL)</w:t>
      </w:r>
    </w:p>
    <w:p w:rsidR="00A92D60" w:rsidRDefault="00A92614" w:rsidP="00A92D60">
      <w:pPr>
        <w:spacing w:after="0"/>
        <w:ind w:left="720"/>
        <w:rPr>
          <w:rFonts w:ascii="Times New Roman" w:hAnsi="Times New Roman"/>
          <w:color w:val="000000"/>
        </w:rPr>
      </w:pPr>
      <w:r>
        <w:rPr>
          <w:rFonts w:ascii="Times New Roman" w:hAnsi="Times New Roman"/>
          <w:color w:val="000000"/>
        </w:rPr>
        <w:t>C standard library and l</w:t>
      </w:r>
      <w:r w:rsidR="00A92D60">
        <w:rPr>
          <w:rFonts w:ascii="Times New Roman" w:hAnsi="Times New Roman"/>
          <w:color w:val="000000"/>
        </w:rPr>
        <w:t>ow level hardware drivers for:</w:t>
      </w:r>
    </w:p>
    <w:p w:rsidR="00BA6325" w:rsidRPr="00BA6325" w:rsidRDefault="00BA6325" w:rsidP="00A763CC">
      <w:pPr>
        <w:numPr>
          <w:ilvl w:val="0"/>
          <w:numId w:val="7"/>
        </w:numPr>
        <w:spacing w:after="0"/>
        <w:rPr>
          <w:rFonts w:ascii="Times New Roman" w:hAnsi="Times New Roman"/>
          <w:color w:val="000000"/>
        </w:rPr>
      </w:pPr>
      <w:r w:rsidRPr="00BA6325">
        <w:rPr>
          <w:rFonts w:ascii="Times New Roman" w:hAnsi="Times New Roman"/>
          <w:color w:val="000000"/>
        </w:rPr>
        <w:t xml:space="preserve">Digital IO </w:t>
      </w:r>
    </w:p>
    <w:p w:rsidR="00BA6325" w:rsidRPr="00BA6325" w:rsidRDefault="00BA6325" w:rsidP="00A763CC">
      <w:pPr>
        <w:numPr>
          <w:ilvl w:val="0"/>
          <w:numId w:val="7"/>
        </w:numPr>
        <w:spacing w:after="0"/>
        <w:rPr>
          <w:rFonts w:ascii="Times New Roman" w:hAnsi="Times New Roman"/>
          <w:color w:val="000000"/>
        </w:rPr>
      </w:pPr>
      <w:r w:rsidRPr="00BA6325">
        <w:rPr>
          <w:rFonts w:ascii="Times New Roman" w:hAnsi="Times New Roman"/>
          <w:color w:val="000000"/>
        </w:rPr>
        <w:t>Memory</w:t>
      </w:r>
    </w:p>
    <w:p w:rsidR="00BA6325" w:rsidRPr="00BA6325" w:rsidRDefault="00BA6325" w:rsidP="00A763CC">
      <w:pPr>
        <w:numPr>
          <w:ilvl w:val="0"/>
          <w:numId w:val="7"/>
        </w:numPr>
        <w:spacing w:after="0"/>
        <w:rPr>
          <w:rFonts w:ascii="Times New Roman" w:hAnsi="Times New Roman"/>
          <w:color w:val="000000"/>
        </w:rPr>
      </w:pPr>
      <w:r w:rsidRPr="00BA6325">
        <w:rPr>
          <w:rFonts w:ascii="Times New Roman" w:hAnsi="Times New Roman"/>
          <w:color w:val="000000"/>
        </w:rPr>
        <w:t xml:space="preserve">SD card </w:t>
      </w:r>
    </w:p>
    <w:p w:rsidR="00BA6325" w:rsidRDefault="00BA6325" w:rsidP="00A763CC">
      <w:pPr>
        <w:numPr>
          <w:ilvl w:val="0"/>
          <w:numId w:val="7"/>
        </w:numPr>
        <w:spacing w:after="0"/>
        <w:rPr>
          <w:rFonts w:ascii="Times New Roman" w:hAnsi="Times New Roman"/>
          <w:color w:val="000000"/>
        </w:rPr>
      </w:pPr>
      <w:r w:rsidRPr="00BA6325">
        <w:rPr>
          <w:rFonts w:ascii="Times New Roman" w:hAnsi="Times New Roman"/>
          <w:color w:val="000000"/>
        </w:rPr>
        <w:t xml:space="preserve">Miscellaneous devices </w:t>
      </w:r>
    </w:p>
    <w:p w:rsidR="000F3CB1" w:rsidRPr="00BA6325" w:rsidRDefault="000F3CB1" w:rsidP="000F3CB1">
      <w:pPr>
        <w:spacing w:after="0"/>
        <w:ind w:left="1440"/>
        <w:rPr>
          <w:rFonts w:ascii="Times New Roman" w:hAnsi="Times New Roman"/>
          <w:color w:val="000000"/>
        </w:rPr>
      </w:pPr>
    </w:p>
    <w:p w:rsidR="00847F79" w:rsidRDefault="009638C4" w:rsidP="000F3CB1">
      <w:pPr>
        <w:spacing w:after="0"/>
        <w:jc w:val="center"/>
      </w:pPr>
      <w:r>
        <w:object w:dxaOrig="5532" w:dyaOrig="9459">
          <v:shape id="_x0000_i1042" type="#_x0000_t75" style="width:276.75pt;height:471.75pt" o:ole="">
            <v:imagedata r:id="rId59" o:title=""/>
          </v:shape>
          <o:OLEObject Type="Embed" ProgID="Visio.Drawing.11" ShapeID="_x0000_i1042" DrawAspect="Content" ObjectID="_1432112064" r:id="rId60"/>
        </w:object>
      </w:r>
    </w:p>
    <w:p w:rsidR="004B57FB" w:rsidRDefault="004B57FB" w:rsidP="004B57FB">
      <w:pPr>
        <w:spacing w:after="0"/>
        <w:jc w:val="center"/>
        <w:rPr>
          <w:rFonts w:ascii="Times New Roman" w:hAnsi="Times New Roman"/>
          <w:color w:val="000000"/>
        </w:rPr>
      </w:pPr>
      <w:bookmarkStart w:id="89" w:name="_Toc358368945"/>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33</w:t>
      </w:r>
      <w:r w:rsidRPr="00647EB4">
        <w:rPr>
          <w:rFonts w:ascii="Times New Roman" w:hAnsi="Times New Roman"/>
          <w:b/>
        </w:rPr>
        <w:fldChar w:fldCharType="end"/>
      </w:r>
      <w:r>
        <w:rPr>
          <w:rFonts w:ascii="Times New Roman" w:hAnsi="Times New Roman"/>
          <w:b/>
        </w:rPr>
        <w:t xml:space="preserve"> </w:t>
      </w:r>
      <w:r w:rsidRPr="00783861">
        <w:rPr>
          <w:rFonts w:ascii="Times New Roman" w:hAnsi="Times New Roman"/>
          <w:color w:val="000000"/>
        </w:rPr>
        <w:t xml:space="preserve">The framework model for the </w:t>
      </w:r>
      <w:r>
        <w:rPr>
          <w:rFonts w:ascii="Times New Roman" w:hAnsi="Times New Roman"/>
          <w:color w:val="000000"/>
        </w:rPr>
        <w:t xml:space="preserve">CUC/MB/DUC/CDUC </w:t>
      </w:r>
      <w:r w:rsidRPr="00783861">
        <w:rPr>
          <w:rFonts w:ascii="Times New Roman" w:hAnsi="Times New Roman"/>
          <w:color w:val="000000"/>
        </w:rPr>
        <w:t>software</w:t>
      </w:r>
      <w:r>
        <w:rPr>
          <w:rFonts w:ascii="Times New Roman" w:hAnsi="Times New Roman"/>
          <w:color w:val="000000"/>
        </w:rPr>
        <w:t>.</w:t>
      </w:r>
      <w:bookmarkEnd w:id="89"/>
    </w:p>
    <w:p w:rsidR="004B57FB" w:rsidRDefault="004B57FB" w:rsidP="000F3CB1">
      <w:pPr>
        <w:spacing w:after="0"/>
        <w:jc w:val="center"/>
        <w:rPr>
          <w:rFonts w:ascii="Times New Roman" w:hAnsi="Times New Roman"/>
        </w:rPr>
      </w:pPr>
    </w:p>
    <w:p w:rsidR="00847F79" w:rsidRDefault="00847F79" w:rsidP="00847F79">
      <w:pPr>
        <w:spacing w:after="0"/>
        <w:rPr>
          <w:rFonts w:ascii="Times New Roman" w:hAnsi="Times New Roman"/>
        </w:rPr>
      </w:pPr>
      <w:r>
        <w:rPr>
          <w:rFonts w:ascii="Times New Roman" w:hAnsi="Times New Roman"/>
        </w:rPr>
        <w:t xml:space="preserve">* </w:t>
      </w:r>
      <w:r w:rsidRPr="00C153B8">
        <w:rPr>
          <w:rFonts w:ascii="Times New Roman" w:hAnsi="Times New Roman"/>
        </w:rPr>
        <w:t>Note:</w:t>
      </w:r>
      <w:r>
        <w:rPr>
          <w:rFonts w:ascii="Times New Roman" w:hAnsi="Times New Roman"/>
        </w:rPr>
        <w:t xml:space="preserve"> </w:t>
      </w:r>
    </w:p>
    <w:p w:rsidR="00436A45" w:rsidRDefault="00436A45" w:rsidP="00436A45">
      <w:pPr>
        <w:spacing w:after="0"/>
        <w:ind w:left="270" w:hanging="270"/>
        <w:rPr>
          <w:rFonts w:ascii="Times New Roman" w:hAnsi="Times New Roman"/>
          <w:color w:val="000000"/>
        </w:rPr>
      </w:pPr>
      <w:r>
        <w:rPr>
          <w:rFonts w:ascii="Times New Roman" w:hAnsi="Times New Roman"/>
        </w:rPr>
        <w:t xml:space="preserve">     </w:t>
      </w:r>
      <w:r w:rsidR="00847F79">
        <w:rPr>
          <w:rFonts w:ascii="Times New Roman" w:hAnsi="Times New Roman"/>
        </w:rPr>
        <w:t xml:space="preserve">In </w:t>
      </w:r>
      <w:r w:rsidR="00847F79">
        <w:rPr>
          <w:rFonts w:ascii="Times New Roman" w:hAnsi="Times New Roman"/>
          <w:color w:val="000000"/>
        </w:rPr>
        <w:t xml:space="preserve">the host computer </w:t>
      </w:r>
      <w:r w:rsidR="00847F79" w:rsidRPr="00B15815">
        <w:rPr>
          <w:rFonts w:ascii="Times New Roman" w:hAnsi="Times New Roman"/>
          <w:color w:val="000000"/>
        </w:rPr>
        <w:t>software</w:t>
      </w:r>
      <w:r w:rsidR="00847F79">
        <w:rPr>
          <w:rFonts w:ascii="Times New Roman" w:hAnsi="Times New Roman"/>
          <w:color w:val="000000"/>
        </w:rPr>
        <w:t xml:space="preserve">, the </w:t>
      </w:r>
      <w:r w:rsidR="00DC3306">
        <w:rPr>
          <w:rFonts w:ascii="Times New Roman" w:hAnsi="Times New Roman"/>
          <w:color w:val="000000"/>
        </w:rPr>
        <w:t>O</w:t>
      </w:r>
      <w:r w:rsidR="009638C4">
        <w:rPr>
          <w:rFonts w:ascii="Times New Roman" w:hAnsi="Times New Roman"/>
          <w:color w:val="000000"/>
        </w:rPr>
        <w:t>S</w:t>
      </w:r>
      <w:r w:rsidR="00DC3306">
        <w:rPr>
          <w:rFonts w:ascii="Times New Roman" w:hAnsi="Times New Roman"/>
          <w:color w:val="000000"/>
        </w:rPr>
        <w:t>CL</w:t>
      </w:r>
      <w:r w:rsidR="00847F79">
        <w:rPr>
          <w:rFonts w:ascii="Times New Roman" w:hAnsi="Times New Roman"/>
          <w:color w:val="000000"/>
        </w:rPr>
        <w:t xml:space="preserve"> configure</w:t>
      </w:r>
      <w:r w:rsidR="00334761">
        <w:rPr>
          <w:rFonts w:ascii="Times New Roman" w:hAnsi="Times New Roman"/>
          <w:color w:val="000000"/>
        </w:rPr>
        <w:t>s</w:t>
      </w:r>
      <w:r w:rsidR="00847F79">
        <w:rPr>
          <w:rFonts w:ascii="Times New Roman" w:hAnsi="Times New Roman"/>
          <w:color w:val="000000"/>
        </w:rPr>
        <w:t xml:space="preserve"> and manage</w:t>
      </w:r>
      <w:r w:rsidR="00334761">
        <w:rPr>
          <w:rFonts w:ascii="Times New Roman" w:hAnsi="Times New Roman"/>
          <w:color w:val="000000"/>
        </w:rPr>
        <w:t>s</w:t>
      </w:r>
      <w:r w:rsidR="00847F79">
        <w:rPr>
          <w:rFonts w:ascii="Times New Roman" w:hAnsi="Times New Roman"/>
          <w:color w:val="000000"/>
        </w:rPr>
        <w:t xml:space="preserve"> all </w:t>
      </w:r>
      <w:r w:rsidR="00615B1D">
        <w:rPr>
          <w:rFonts w:ascii="Times New Roman" w:hAnsi="Times New Roman"/>
          <w:color w:val="000000"/>
        </w:rPr>
        <w:t>CUC</w:t>
      </w:r>
      <w:r w:rsidR="00847F79">
        <w:rPr>
          <w:rFonts w:ascii="Times New Roman" w:hAnsi="Times New Roman"/>
          <w:color w:val="000000"/>
        </w:rPr>
        <w:t xml:space="preserve">, MB, </w:t>
      </w:r>
      <w:r w:rsidR="00E605EF">
        <w:rPr>
          <w:rFonts w:ascii="Times New Roman" w:hAnsi="Times New Roman"/>
          <w:color w:val="000000"/>
        </w:rPr>
        <w:t>DUC</w:t>
      </w:r>
      <w:r w:rsidR="00847F79">
        <w:rPr>
          <w:rFonts w:ascii="Times New Roman" w:hAnsi="Times New Roman"/>
          <w:color w:val="000000"/>
        </w:rPr>
        <w:t xml:space="preserve"> and DB hardware boards. </w:t>
      </w:r>
    </w:p>
    <w:p w:rsidR="00436A45" w:rsidRDefault="00334761" w:rsidP="00436A45">
      <w:pPr>
        <w:spacing w:after="0"/>
        <w:ind w:firstLine="270"/>
        <w:rPr>
          <w:rFonts w:ascii="Times New Roman" w:hAnsi="Times New Roman"/>
          <w:color w:val="000000"/>
        </w:rPr>
      </w:pPr>
      <w:r>
        <w:rPr>
          <w:rFonts w:ascii="Times New Roman" w:hAnsi="Times New Roman"/>
          <w:color w:val="000000"/>
        </w:rPr>
        <w:t xml:space="preserve">In the </w:t>
      </w:r>
      <w:r w:rsidR="00615B1D">
        <w:rPr>
          <w:rFonts w:ascii="Times New Roman" w:hAnsi="Times New Roman"/>
          <w:color w:val="000000"/>
        </w:rPr>
        <w:t>CUC</w:t>
      </w:r>
      <w:r w:rsidR="00F67D7A">
        <w:rPr>
          <w:rFonts w:ascii="Times New Roman" w:hAnsi="Times New Roman"/>
          <w:color w:val="000000"/>
        </w:rPr>
        <w:t xml:space="preserve"> </w:t>
      </w:r>
      <w:r w:rsidR="00F67D7A" w:rsidRPr="00B15815">
        <w:rPr>
          <w:rFonts w:ascii="Times New Roman" w:hAnsi="Times New Roman"/>
          <w:color w:val="000000"/>
        </w:rPr>
        <w:t>software</w:t>
      </w:r>
      <w:r>
        <w:rPr>
          <w:rFonts w:ascii="Times New Roman" w:hAnsi="Times New Roman"/>
          <w:color w:val="000000"/>
        </w:rPr>
        <w:t xml:space="preserve">, </w:t>
      </w:r>
      <w:r w:rsidR="00DC3306">
        <w:rPr>
          <w:rFonts w:ascii="Times New Roman" w:hAnsi="Times New Roman"/>
          <w:color w:val="000000"/>
        </w:rPr>
        <w:t>OCL</w:t>
      </w:r>
      <w:r w:rsidR="00F67D7A">
        <w:rPr>
          <w:rFonts w:ascii="Times New Roman" w:hAnsi="Times New Roman"/>
          <w:color w:val="000000"/>
        </w:rPr>
        <w:t xml:space="preserve"> configures and manages </w:t>
      </w:r>
      <w:r w:rsidR="00615B1D">
        <w:rPr>
          <w:rFonts w:ascii="Times New Roman" w:hAnsi="Times New Roman"/>
          <w:color w:val="000000"/>
        </w:rPr>
        <w:t>CUC</w:t>
      </w:r>
      <w:r w:rsidR="00F67D7A">
        <w:rPr>
          <w:rFonts w:ascii="Times New Roman" w:hAnsi="Times New Roman"/>
          <w:color w:val="000000"/>
        </w:rPr>
        <w:t xml:space="preserve"> only. </w:t>
      </w:r>
    </w:p>
    <w:p w:rsidR="00436A45" w:rsidRDefault="00334761" w:rsidP="00436A45">
      <w:pPr>
        <w:spacing w:after="0"/>
        <w:ind w:firstLine="270"/>
        <w:rPr>
          <w:rFonts w:ascii="Times New Roman" w:hAnsi="Times New Roman"/>
          <w:color w:val="000000"/>
        </w:rPr>
      </w:pPr>
      <w:r>
        <w:rPr>
          <w:rFonts w:ascii="Times New Roman" w:hAnsi="Times New Roman"/>
          <w:color w:val="000000"/>
        </w:rPr>
        <w:t xml:space="preserve">In the MB </w:t>
      </w:r>
      <w:r w:rsidRPr="00B15815">
        <w:rPr>
          <w:rFonts w:ascii="Times New Roman" w:hAnsi="Times New Roman"/>
          <w:color w:val="000000"/>
        </w:rPr>
        <w:t>software</w:t>
      </w:r>
      <w:r>
        <w:rPr>
          <w:rFonts w:ascii="Times New Roman" w:hAnsi="Times New Roman"/>
          <w:color w:val="000000"/>
        </w:rPr>
        <w:t xml:space="preserve">, </w:t>
      </w:r>
      <w:r w:rsidR="00DC3306">
        <w:rPr>
          <w:rFonts w:ascii="Times New Roman" w:hAnsi="Times New Roman"/>
          <w:color w:val="000000"/>
        </w:rPr>
        <w:t>OCL</w:t>
      </w:r>
      <w:r>
        <w:rPr>
          <w:rFonts w:ascii="Times New Roman" w:hAnsi="Times New Roman"/>
          <w:color w:val="000000"/>
        </w:rPr>
        <w:t xml:space="preserve"> </w:t>
      </w:r>
      <w:r w:rsidR="00F67D7A">
        <w:rPr>
          <w:rFonts w:ascii="Times New Roman" w:hAnsi="Times New Roman"/>
          <w:color w:val="000000"/>
        </w:rPr>
        <w:t xml:space="preserve">configures and manages MB only. </w:t>
      </w:r>
    </w:p>
    <w:p w:rsidR="00847F79" w:rsidRDefault="00334761" w:rsidP="00436A45">
      <w:pPr>
        <w:spacing w:after="0"/>
        <w:ind w:firstLine="270"/>
        <w:rPr>
          <w:rFonts w:ascii="Times New Roman" w:hAnsi="Times New Roman"/>
          <w:color w:val="000000"/>
        </w:rPr>
      </w:pPr>
      <w:r>
        <w:rPr>
          <w:rFonts w:ascii="Times New Roman" w:hAnsi="Times New Roman"/>
          <w:color w:val="000000"/>
        </w:rPr>
        <w:t xml:space="preserve">In the </w:t>
      </w:r>
      <w:r w:rsidR="00E605EF">
        <w:rPr>
          <w:rFonts w:ascii="Times New Roman" w:hAnsi="Times New Roman"/>
          <w:color w:val="000000"/>
        </w:rPr>
        <w:t>DUC</w:t>
      </w:r>
      <w:r>
        <w:rPr>
          <w:rFonts w:ascii="Times New Roman" w:hAnsi="Times New Roman"/>
          <w:color w:val="000000"/>
        </w:rPr>
        <w:t xml:space="preserve"> </w:t>
      </w:r>
      <w:r w:rsidRPr="00B15815">
        <w:rPr>
          <w:rFonts w:ascii="Times New Roman" w:hAnsi="Times New Roman"/>
          <w:color w:val="000000"/>
        </w:rPr>
        <w:t>software</w:t>
      </w:r>
      <w:r>
        <w:rPr>
          <w:rFonts w:ascii="Times New Roman" w:hAnsi="Times New Roman"/>
          <w:color w:val="000000"/>
        </w:rPr>
        <w:t xml:space="preserve">, </w:t>
      </w:r>
      <w:r w:rsidR="00DC3306">
        <w:rPr>
          <w:rFonts w:ascii="Times New Roman" w:hAnsi="Times New Roman"/>
          <w:color w:val="000000"/>
        </w:rPr>
        <w:t>OCL</w:t>
      </w:r>
      <w:r w:rsidR="00F67D7A">
        <w:rPr>
          <w:rFonts w:ascii="Times New Roman" w:hAnsi="Times New Roman"/>
          <w:color w:val="000000"/>
        </w:rPr>
        <w:t xml:space="preserve"> configures and manages </w:t>
      </w:r>
      <w:r w:rsidR="00E605EF">
        <w:rPr>
          <w:rFonts w:ascii="Times New Roman" w:hAnsi="Times New Roman"/>
          <w:color w:val="000000"/>
        </w:rPr>
        <w:t>DUC</w:t>
      </w:r>
      <w:r w:rsidR="00F67D7A">
        <w:rPr>
          <w:rFonts w:ascii="Times New Roman" w:hAnsi="Times New Roman"/>
          <w:color w:val="000000"/>
        </w:rPr>
        <w:t xml:space="preserve"> and all DB</w:t>
      </w:r>
      <w:r w:rsidR="00436A45">
        <w:rPr>
          <w:rFonts w:ascii="Times New Roman" w:hAnsi="Times New Roman"/>
          <w:color w:val="000000"/>
        </w:rPr>
        <w:t>s</w:t>
      </w:r>
      <w:r w:rsidR="00F67D7A">
        <w:rPr>
          <w:rFonts w:ascii="Times New Roman" w:hAnsi="Times New Roman"/>
          <w:color w:val="000000"/>
        </w:rPr>
        <w:t xml:space="preserve"> plugged into that </w:t>
      </w:r>
      <w:r w:rsidR="00E605EF">
        <w:rPr>
          <w:rFonts w:ascii="Times New Roman" w:hAnsi="Times New Roman"/>
          <w:color w:val="000000"/>
        </w:rPr>
        <w:t>DUC</w:t>
      </w:r>
      <w:r w:rsidR="00F67D7A">
        <w:rPr>
          <w:rFonts w:ascii="Times New Roman" w:hAnsi="Times New Roman"/>
          <w:color w:val="000000"/>
        </w:rPr>
        <w:t xml:space="preserve">. </w:t>
      </w:r>
    </w:p>
    <w:p w:rsidR="005E0810" w:rsidRDefault="005E0810" w:rsidP="00B42B1C">
      <w:pPr>
        <w:spacing w:after="0"/>
        <w:jc w:val="center"/>
      </w:pPr>
    </w:p>
    <w:p w:rsidR="000F3CB1" w:rsidRDefault="000F3CB1" w:rsidP="00837D79">
      <w:pPr>
        <w:spacing w:after="0"/>
        <w:ind w:firstLine="360"/>
      </w:pPr>
      <w:r w:rsidRPr="00FB56C1">
        <w:rPr>
          <w:rFonts w:ascii="Times New Roman" w:hAnsi="Times New Roman"/>
          <w:color w:val="000000"/>
        </w:rPr>
        <w:t xml:space="preserve">Operation system </w:t>
      </w:r>
      <w:r>
        <w:rPr>
          <w:rFonts w:ascii="Times New Roman" w:hAnsi="Times New Roman"/>
          <w:color w:val="000000"/>
        </w:rPr>
        <w:t xml:space="preserve">of the </w:t>
      </w:r>
      <w:r w:rsidR="000B6794">
        <w:rPr>
          <w:rFonts w:ascii="Times New Roman" w:hAnsi="Times New Roman"/>
          <w:color w:val="000000"/>
        </w:rPr>
        <w:t xml:space="preserve">CUC/MB/DUC/CDUC </w:t>
      </w:r>
      <w:r>
        <w:rPr>
          <w:rFonts w:ascii="Times New Roman" w:hAnsi="Times New Roman"/>
          <w:color w:val="000000"/>
        </w:rPr>
        <w:t>is real-time NIOS II RTOS.</w:t>
      </w:r>
      <w:r w:rsidRPr="00FB56C1">
        <w:rPr>
          <w:rFonts w:ascii="Times New Roman" w:hAnsi="Times New Roman"/>
          <w:color w:val="000000"/>
        </w:rPr>
        <w:t xml:space="preserve"> </w:t>
      </w:r>
      <w:r>
        <w:rPr>
          <w:rFonts w:ascii="Times New Roman" w:hAnsi="Times New Roman"/>
          <w:color w:val="000000"/>
        </w:rPr>
        <w:t xml:space="preserve">The following diagram demonstrates how the </w:t>
      </w:r>
      <w:r w:rsidR="000B6794">
        <w:rPr>
          <w:rFonts w:ascii="Times New Roman" w:hAnsi="Times New Roman"/>
          <w:color w:val="000000"/>
        </w:rPr>
        <w:t xml:space="preserve">CUC/MB/DUC/CDUC </w:t>
      </w:r>
      <w:r>
        <w:rPr>
          <w:rFonts w:ascii="Times New Roman" w:hAnsi="Times New Roman"/>
          <w:color w:val="000000"/>
        </w:rPr>
        <w:t xml:space="preserve">software works. </w:t>
      </w:r>
    </w:p>
    <w:p w:rsidR="000F3CB1" w:rsidRDefault="000F3CB1" w:rsidP="00B42B1C">
      <w:pPr>
        <w:spacing w:after="0"/>
        <w:jc w:val="center"/>
      </w:pPr>
    </w:p>
    <w:p w:rsidR="001E4EFB" w:rsidRDefault="001E4EFB" w:rsidP="00B42B1C">
      <w:pPr>
        <w:spacing w:after="0"/>
        <w:jc w:val="center"/>
      </w:pPr>
    </w:p>
    <w:p w:rsidR="00B53FB4" w:rsidRPr="00B53FB4" w:rsidRDefault="00A443C1" w:rsidP="00AD24C8">
      <w:pPr>
        <w:pStyle w:val="Heading2"/>
        <w:numPr>
          <w:ilvl w:val="1"/>
          <w:numId w:val="21"/>
        </w:numPr>
        <w:ind w:left="450" w:hanging="450"/>
        <w:rPr>
          <w:i/>
          <w:color w:val="000000" w:themeColor="text1"/>
          <w:sz w:val="24"/>
        </w:rPr>
      </w:pPr>
      <w:bookmarkStart w:id="90" w:name="_Toc358368762"/>
      <w:r>
        <w:rPr>
          <w:i/>
          <w:color w:val="000000" w:themeColor="text1"/>
          <w:sz w:val="24"/>
        </w:rPr>
        <w:t>A</w:t>
      </w:r>
      <w:r w:rsidR="00922C35">
        <w:rPr>
          <w:i/>
          <w:color w:val="000000" w:themeColor="text1"/>
          <w:sz w:val="24"/>
        </w:rPr>
        <w:t>n</w:t>
      </w:r>
      <w:r>
        <w:rPr>
          <w:i/>
          <w:color w:val="000000" w:themeColor="text1"/>
          <w:sz w:val="24"/>
        </w:rPr>
        <w:t xml:space="preserve"> e</w:t>
      </w:r>
      <w:r w:rsidR="00B53FB4" w:rsidRPr="00B53FB4">
        <w:rPr>
          <w:i/>
          <w:color w:val="000000" w:themeColor="text1"/>
          <w:sz w:val="24"/>
        </w:rPr>
        <w:t>xample</w:t>
      </w:r>
      <w:r w:rsidR="00B53FB4">
        <w:rPr>
          <w:i/>
          <w:color w:val="000000" w:themeColor="text1"/>
          <w:sz w:val="24"/>
        </w:rPr>
        <w:t xml:space="preserve"> (how host computer and </w:t>
      </w:r>
      <w:r w:rsidR="000B6794">
        <w:rPr>
          <w:i/>
          <w:color w:val="000000" w:themeColor="text1"/>
          <w:sz w:val="24"/>
        </w:rPr>
        <w:t xml:space="preserve">CUC/MB/DUC/CDUC </w:t>
      </w:r>
      <w:r w:rsidR="00B53FB4">
        <w:rPr>
          <w:i/>
          <w:color w:val="000000" w:themeColor="text1"/>
          <w:sz w:val="24"/>
        </w:rPr>
        <w:t>NIOS work together)</w:t>
      </w:r>
      <w:bookmarkEnd w:id="90"/>
    </w:p>
    <w:p w:rsidR="00B53FB4" w:rsidRDefault="00B53FB4" w:rsidP="00436A45">
      <w:pPr>
        <w:spacing w:after="0"/>
        <w:rPr>
          <w:rFonts w:ascii="Times New Roman" w:hAnsi="Times New Roman"/>
          <w:b/>
          <w:color w:val="000000"/>
          <w:u w:val="single"/>
        </w:rPr>
      </w:pPr>
    </w:p>
    <w:p w:rsidR="00436A45" w:rsidRDefault="00436A45" w:rsidP="00B53FB4">
      <w:pPr>
        <w:spacing w:after="0"/>
        <w:ind w:firstLine="360"/>
        <w:rPr>
          <w:rFonts w:ascii="Times New Roman" w:hAnsi="Times New Roman"/>
          <w:color w:val="000000"/>
        </w:rPr>
      </w:pPr>
      <w:r w:rsidRPr="00B53FB4">
        <w:rPr>
          <w:rFonts w:ascii="Times New Roman" w:hAnsi="Times New Roman"/>
          <w:color w:val="000000"/>
        </w:rPr>
        <w:t xml:space="preserve">Here is an example show how the </w:t>
      </w:r>
      <w:r w:rsidR="00B53FB4" w:rsidRPr="00B53FB4">
        <w:rPr>
          <w:rFonts w:ascii="Times New Roman" w:hAnsi="Times New Roman"/>
          <w:color w:val="000000"/>
        </w:rPr>
        <w:t xml:space="preserve">host computer and </w:t>
      </w:r>
      <w:r w:rsidR="000B6794">
        <w:rPr>
          <w:rFonts w:ascii="Times New Roman" w:hAnsi="Times New Roman"/>
          <w:color w:val="000000"/>
        </w:rPr>
        <w:t xml:space="preserve">CUC/MB/DUC/CDUC </w:t>
      </w:r>
      <w:r w:rsidR="00B53FB4" w:rsidRPr="00B53FB4">
        <w:rPr>
          <w:rFonts w:ascii="Times New Roman" w:hAnsi="Times New Roman"/>
          <w:color w:val="000000"/>
        </w:rPr>
        <w:t xml:space="preserve">NIOS work together </w:t>
      </w:r>
      <w:r w:rsidR="00072A7A" w:rsidRPr="00B53FB4">
        <w:rPr>
          <w:rFonts w:ascii="Times New Roman" w:hAnsi="Times New Roman"/>
          <w:color w:val="000000"/>
        </w:rPr>
        <w:t>to setup the energy window for an analog channel:</w:t>
      </w:r>
      <w:r>
        <w:rPr>
          <w:rFonts w:ascii="Times New Roman" w:hAnsi="Times New Roman"/>
          <w:color w:val="000000"/>
        </w:rPr>
        <w:t xml:space="preserve"> </w:t>
      </w:r>
    </w:p>
    <w:p w:rsidR="00FB56C1" w:rsidRDefault="00FB56C1" w:rsidP="00436A45">
      <w:pPr>
        <w:spacing w:after="0"/>
        <w:rPr>
          <w:rFonts w:ascii="Times New Roman" w:hAnsi="Times New Roman"/>
          <w:color w:val="000000"/>
        </w:rPr>
      </w:pPr>
    </w:p>
    <w:p w:rsidR="00FB56C1" w:rsidRPr="00FB56C1" w:rsidRDefault="00FB56C1" w:rsidP="00A763CC">
      <w:pPr>
        <w:numPr>
          <w:ilvl w:val="0"/>
          <w:numId w:val="14"/>
        </w:numPr>
        <w:spacing w:after="0"/>
        <w:rPr>
          <w:rFonts w:ascii="Times New Roman" w:hAnsi="Times New Roman"/>
          <w:color w:val="000000"/>
          <w:u w:val="single"/>
        </w:rPr>
      </w:pPr>
      <w:r w:rsidRPr="00FB56C1">
        <w:rPr>
          <w:rFonts w:ascii="Times New Roman" w:hAnsi="Times New Roman"/>
          <w:color w:val="000000"/>
          <w:u w:val="single"/>
        </w:rPr>
        <w:t xml:space="preserve">In host computer sends the command to the </w:t>
      </w:r>
      <w:r w:rsidR="00615B1D">
        <w:rPr>
          <w:rFonts w:ascii="Times New Roman" w:hAnsi="Times New Roman"/>
          <w:color w:val="000000"/>
          <w:u w:val="single"/>
        </w:rPr>
        <w:t>CUC</w:t>
      </w:r>
    </w:p>
    <w:p w:rsidR="00436A45" w:rsidRDefault="00436A45" w:rsidP="00A763CC">
      <w:pPr>
        <w:numPr>
          <w:ilvl w:val="0"/>
          <w:numId w:val="12"/>
        </w:numPr>
        <w:spacing w:after="0"/>
        <w:rPr>
          <w:rFonts w:ascii="Times New Roman" w:hAnsi="Times New Roman"/>
          <w:color w:val="000000"/>
        </w:rPr>
      </w:pPr>
      <w:r>
        <w:rPr>
          <w:rFonts w:ascii="Times New Roman" w:hAnsi="Times New Roman"/>
          <w:color w:val="000000"/>
        </w:rPr>
        <w:t xml:space="preserve">We call an OAL function to configure the </w:t>
      </w:r>
      <w:r w:rsidRPr="00EF33F4">
        <w:rPr>
          <w:rFonts w:ascii="Times New Roman" w:hAnsi="Times New Roman"/>
          <w:color w:val="000000"/>
        </w:rPr>
        <w:t>energy window</w:t>
      </w:r>
      <w:r>
        <w:rPr>
          <w:rFonts w:ascii="Times New Roman" w:hAnsi="Times New Roman"/>
          <w:color w:val="000000"/>
        </w:rPr>
        <w:t xml:space="preserve"> (e.g. low energy cut: 150, high energy cut: 200) for the analog data channel connected to MB2/</w:t>
      </w:r>
      <w:r w:rsidR="00E605EF">
        <w:rPr>
          <w:rFonts w:ascii="Times New Roman" w:hAnsi="Times New Roman"/>
          <w:color w:val="000000"/>
        </w:rPr>
        <w:t>DUC</w:t>
      </w:r>
      <w:r>
        <w:rPr>
          <w:rFonts w:ascii="Times New Roman" w:hAnsi="Times New Roman"/>
          <w:color w:val="000000"/>
        </w:rPr>
        <w:t xml:space="preserve">3/DB4/CH5. </w:t>
      </w:r>
    </w:p>
    <w:p w:rsidR="00436A45" w:rsidRDefault="00436A45" w:rsidP="00A763CC">
      <w:pPr>
        <w:numPr>
          <w:ilvl w:val="0"/>
          <w:numId w:val="12"/>
        </w:numPr>
        <w:spacing w:after="0"/>
        <w:rPr>
          <w:rFonts w:ascii="Times New Roman" w:hAnsi="Times New Roman"/>
          <w:color w:val="000000"/>
        </w:rPr>
      </w:pPr>
      <w:r>
        <w:rPr>
          <w:rFonts w:ascii="Times New Roman" w:hAnsi="Times New Roman"/>
          <w:color w:val="000000"/>
        </w:rPr>
        <w:t xml:space="preserve">The OAL function will call a lower level </w:t>
      </w:r>
      <w:r w:rsidR="00DC3306">
        <w:rPr>
          <w:rFonts w:ascii="Times New Roman" w:hAnsi="Times New Roman"/>
          <w:color w:val="000000"/>
        </w:rPr>
        <w:t>OCL</w:t>
      </w:r>
      <w:r>
        <w:rPr>
          <w:rFonts w:ascii="Times New Roman" w:hAnsi="Times New Roman"/>
          <w:color w:val="000000"/>
        </w:rPr>
        <w:t xml:space="preserve"> function to set the SRAM in MB2/</w:t>
      </w:r>
      <w:r w:rsidR="00E605EF">
        <w:rPr>
          <w:rFonts w:ascii="Times New Roman" w:hAnsi="Times New Roman"/>
          <w:color w:val="000000"/>
        </w:rPr>
        <w:t>DUC</w:t>
      </w:r>
      <w:r>
        <w:rPr>
          <w:rFonts w:ascii="Times New Roman" w:hAnsi="Times New Roman"/>
          <w:color w:val="000000"/>
        </w:rPr>
        <w:t xml:space="preserve">3/DB4/SRAM address 5, which are defined for the </w:t>
      </w:r>
      <w:r w:rsidRPr="00EF33F4">
        <w:rPr>
          <w:rFonts w:ascii="Times New Roman" w:hAnsi="Times New Roman"/>
          <w:color w:val="000000"/>
        </w:rPr>
        <w:t>energy window</w:t>
      </w:r>
      <w:r>
        <w:rPr>
          <w:rFonts w:ascii="Times New Roman" w:hAnsi="Times New Roman"/>
          <w:color w:val="000000"/>
        </w:rPr>
        <w:t xml:space="preserve"> thresholds setting.</w:t>
      </w:r>
    </w:p>
    <w:p w:rsidR="00436A45" w:rsidRDefault="00436A45"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Pr>
          <w:rFonts w:ascii="Times New Roman" w:hAnsi="Times New Roman"/>
          <w:color w:val="000000"/>
        </w:rPr>
        <w:t xml:space="preserve"> function will then call </w:t>
      </w:r>
      <w:r w:rsidR="00B37CD5">
        <w:rPr>
          <w:rFonts w:ascii="Times New Roman" w:hAnsi="Times New Roman"/>
          <w:color w:val="000000"/>
        </w:rPr>
        <w:t>HA</w:t>
      </w:r>
      <w:r>
        <w:rPr>
          <w:rFonts w:ascii="Times New Roman" w:hAnsi="Times New Roman"/>
          <w:color w:val="000000"/>
        </w:rPr>
        <w:t>L function to load the SRAM address (MB2/</w:t>
      </w:r>
      <w:r w:rsidR="00E605EF">
        <w:rPr>
          <w:rFonts w:ascii="Times New Roman" w:hAnsi="Times New Roman"/>
          <w:color w:val="000000"/>
        </w:rPr>
        <w:t>DUC</w:t>
      </w:r>
      <w:r>
        <w:rPr>
          <w:rFonts w:ascii="Times New Roman" w:hAnsi="Times New Roman"/>
          <w:color w:val="000000"/>
        </w:rPr>
        <w:t xml:space="preserve">3/DB4/SRAM address 5) and data (150, 200) into a command data package as follows: </w:t>
      </w:r>
    </w:p>
    <w:p w:rsidR="00436A45" w:rsidRDefault="00B53FB4" w:rsidP="00436A45">
      <w:pPr>
        <w:spacing w:after="0"/>
        <w:jc w:val="center"/>
      </w:pPr>
      <w:r>
        <w:object w:dxaOrig="12250" w:dyaOrig="775">
          <v:shape id="_x0000_i1043" type="#_x0000_t75" style="width:468pt;height:29.25pt" o:ole="">
            <v:imagedata r:id="rId61" o:title=""/>
          </v:shape>
          <o:OLEObject Type="Embed" ProgID="Visio.Drawing.11" ShapeID="_x0000_i1043" DrawAspect="Content" ObjectID="_1432112065" r:id="rId62"/>
        </w:object>
      </w:r>
    </w:p>
    <w:p w:rsidR="004B57FB" w:rsidRDefault="004B57FB" w:rsidP="004B57FB">
      <w:pPr>
        <w:spacing w:after="0"/>
        <w:jc w:val="center"/>
        <w:rPr>
          <w:rFonts w:ascii="Times New Roman" w:hAnsi="Times New Roman"/>
          <w:color w:val="000000"/>
        </w:rPr>
      </w:pPr>
      <w:bookmarkStart w:id="91" w:name="_Toc358368946"/>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34</w:t>
      </w:r>
      <w:r w:rsidRPr="00647EB4">
        <w:rPr>
          <w:rFonts w:ascii="Times New Roman" w:hAnsi="Times New Roman"/>
          <w:b/>
        </w:rPr>
        <w:fldChar w:fldCharType="end"/>
      </w:r>
      <w:r>
        <w:rPr>
          <w:rFonts w:ascii="Times New Roman" w:hAnsi="Times New Roman"/>
          <w:b/>
        </w:rPr>
        <w:t xml:space="preserve"> </w:t>
      </w:r>
      <w:r w:rsidRPr="00783861">
        <w:rPr>
          <w:rFonts w:ascii="Times New Roman" w:hAnsi="Times New Roman"/>
          <w:color w:val="000000"/>
        </w:rPr>
        <w:t xml:space="preserve">The </w:t>
      </w:r>
      <w:r w:rsidR="00782A14">
        <w:rPr>
          <w:rFonts w:ascii="Times New Roman" w:hAnsi="Times New Roman"/>
          <w:color w:val="000000"/>
        </w:rPr>
        <w:t xml:space="preserve">command </w:t>
      </w:r>
      <w:r w:rsidR="00FC5183">
        <w:rPr>
          <w:rFonts w:ascii="Times New Roman" w:hAnsi="Times New Roman"/>
          <w:color w:val="000000"/>
        </w:rPr>
        <w:t>message</w:t>
      </w:r>
      <w:r w:rsidR="00782A14">
        <w:rPr>
          <w:rFonts w:ascii="Times New Roman" w:hAnsi="Times New Roman"/>
          <w:color w:val="000000"/>
        </w:rPr>
        <w:t xml:space="preserve"> package, an example</w:t>
      </w:r>
      <w:r>
        <w:rPr>
          <w:rFonts w:ascii="Times New Roman" w:hAnsi="Times New Roman"/>
          <w:color w:val="000000"/>
        </w:rPr>
        <w:t>.</w:t>
      </w:r>
      <w:bookmarkEnd w:id="91"/>
    </w:p>
    <w:p w:rsidR="004B57FB" w:rsidRPr="00BC3F4C" w:rsidRDefault="004B57FB" w:rsidP="00436A45">
      <w:pPr>
        <w:spacing w:after="0"/>
        <w:jc w:val="center"/>
      </w:pPr>
    </w:p>
    <w:p w:rsidR="00436A45" w:rsidRDefault="00436A45" w:rsidP="00A763CC">
      <w:pPr>
        <w:numPr>
          <w:ilvl w:val="0"/>
          <w:numId w:val="12"/>
        </w:numPr>
        <w:spacing w:after="0"/>
        <w:rPr>
          <w:rFonts w:ascii="Times New Roman" w:hAnsi="Times New Roman"/>
          <w:color w:val="000000"/>
        </w:rPr>
      </w:pPr>
      <w:r>
        <w:rPr>
          <w:rFonts w:ascii="Times New Roman" w:hAnsi="Times New Roman"/>
          <w:color w:val="000000"/>
        </w:rPr>
        <w:t xml:space="preserve"> The CSL function then calls an ASL function to load the data package on the USB bus</w:t>
      </w:r>
      <w:r w:rsidR="00A80D65">
        <w:rPr>
          <w:rFonts w:ascii="Times New Roman" w:hAnsi="Times New Roman"/>
          <w:color w:val="000000"/>
        </w:rPr>
        <w:t>,</w:t>
      </w:r>
      <w:r>
        <w:rPr>
          <w:rFonts w:ascii="Times New Roman" w:hAnsi="Times New Roman"/>
          <w:color w:val="000000"/>
        </w:rPr>
        <w:t xml:space="preserve"> </w:t>
      </w:r>
      <w:r w:rsidR="00A80D65">
        <w:rPr>
          <w:rFonts w:ascii="Times New Roman" w:hAnsi="Times New Roman"/>
          <w:color w:val="000000"/>
        </w:rPr>
        <w:t>sets up a timer interrupt and</w:t>
      </w:r>
      <w:r>
        <w:rPr>
          <w:rFonts w:ascii="Times New Roman" w:hAnsi="Times New Roman"/>
          <w:color w:val="000000"/>
        </w:rPr>
        <w:t xml:space="preserve"> </w:t>
      </w:r>
      <w:r w:rsidR="00A80D65">
        <w:rPr>
          <w:rFonts w:ascii="Times New Roman" w:hAnsi="Times New Roman"/>
          <w:color w:val="000000"/>
        </w:rPr>
        <w:t xml:space="preserve">waits </w:t>
      </w:r>
      <w:r>
        <w:rPr>
          <w:rFonts w:ascii="Times New Roman" w:hAnsi="Times New Roman"/>
          <w:color w:val="000000"/>
        </w:rPr>
        <w:t>for responses;</w:t>
      </w:r>
    </w:p>
    <w:p w:rsidR="00A80D65" w:rsidRDefault="00A80D65" w:rsidP="00A763CC">
      <w:pPr>
        <w:numPr>
          <w:ilvl w:val="0"/>
          <w:numId w:val="12"/>
        </w:numPr>
        <w:spacing w:after="0"/>
        <w:rPr>
          <w:rFonts w:ascii="Times New Roman" w:hAnsi="Times New Roman"/>
          <w:color w:val="000000"/>
        </w:rPr>
      </w:pPr>
      <w:r>
        <w:rPr>
          <w:rFonts w:ascii="Times New Roman" w:hAnsi="Times New Roman"/>
          <w:color w:val="000000"/>
        </w:rPr>
        <w:t>If the host computer doesn’t receive a response before the timer is time out, the command fails. Otherwise, goes to step (9) (</w:t>
      </w:r>
      <w:r w:rsidRPr="00A80D65">
        <w:rPr>
          <w:rFonts w:ascii="Times New Roman" w:hAnsi="Times New Roman"/>
          <w:color w:val="000000"/>
        </w:rPr>
        <w:t xml:space="preserve">Host computer receives and processes the response from </w:t>
      </w:r>
      <w:r w:rsidR="00615B1D">
        <w:rPr>
          <w:rFonts w:ascii="Times New Roman" w:hAnsi="Times New Roman"/>
          <w:color w:val="000000"/>
        </w:rPr>
        <w:t>CUC</w:t>
      </w:r>
      <w:r>
        <w:rPr>
          <w:rFonts w:ascii="Times New Roman" w:hAnsi="Times New Roman"/>
          <w:color w:val="000000"/>
        </w:rPr>
        <w:t>).</w:t>
      </w:r>
    </w:p>
    <w:p w:rsidR="00FB56C1" w:rsidRDefault="00FB56C1" w:rsidP="00FB56C1">
      <w:pPr>
        <w:spacing w:after="0"/>
        <w:ind w:left="720"/>
        <w:rPr>
          <w:rFonts w:ascii="Times New Roman" w:hAnsi="Times New Roman"/>
          <w:color w:val="000000"/>
        </w:rPr>
      </w:pPr>
    </w:p>
    <w:p w:rsidR="00FB56C1" w:rsidRPr="00FB56C1" w:rsidRDefault="00615B1D" w:rsidP="00A763CC">
      <w:pPr>
        <w:numPr>
          <w:ilvl w:val="0"/>
          <w:numId w:val="14"/>
        </w:numPr>
        <w:spacing w:after="0"/>
        <w:rPr>
          <w:rFonts w:ascii="Times New Roman" w:hAnsi="Times New Roman"/>
          <w:color w:val="000000"/>
          <w:u w:val="single"/>
        </w:rPr>
      </w:pPr>
      <w:r>
        <w:rPr>
          <w:rFonts w:ascii="Times New Roman" w:hAnsi="Times New Roman"/>
          <w:color w:val="000000"/>
          <w:u w:val="single"/>
        </w:rPr>
        <w:t>CUC</w:t>
      </w:r>
      <w:r w:rsidR="00FB56C1" w:rsidRPr="00FB56C1">
        <w:rPr>
          <w:rFonts w:ascii="Times New Roman" w:hAnsi="Times New Roman"/>
          <w:color w:val="000000"/>
          <w:u w:val="single"/>
        </w:rPr>
        <w:t xml:space="preserve"> receives </w:t>
      </w:r>
      <w:r w:rsidR="00FB56C1">
        <w:rPr>
          <w:rFonts w:ascii="Times New Roman" w:hAnsi="Times New Roman"/>
          <w:color w:val="000000"/>
          <w:u w:val="single"/>
        </w:rPr>
        <w:t xml:space="preserve">and processes </w:t>
      </w:r>
      <w:r w:rsidR="00FB56C1" w:rsidRPr="00FB56C1">
        <w:rPr>
          <w:rFonts w:ascii="Times New Roman" w:hAnsi="Times New Roman"/>
          <w:color w:val="000000"/>
          <w:u w:val="single"/>
        </w:rPr>
        <w:t>the command from host computer</w:t>
      </w:r>
    </w:p>
    <w:p w:rsidR="00FB56C1" w:rsidRDefault="009C6EFB" w:rsidP="00A763CC">
      <w:pPr>
        <w:numPr>
          <w:ilvl w:val="0"/>
          <w:numId w:val="12"/>
        </w:numPr>
        <w:spacing w:after="0"/>
        <w:rPr>
          <w:rFonts w:ascii="Times New Roman" w:hAnsi="Times New Roman"/>
          <w:color w:val="000000"/>
        </w:rPr>
      </w:pPr>
      <w:r>
        <w:rPr>
          <w:rFonts w:ascii="Times New Roman" w:hAnsi="Times New Roman"/>
          <w:color w:val="000000"/>
        </w:rPr>
        <w:t xml:space="preserve">The command from the USB bus causes an interruptive event in </w:t>
      </w:r>
      <w:r w:rsidR="00615B1D">
        <w:rPr>
          <w:rFonts w:ascii="Times New Roman" w:hAnsi="Times New Roman"/>
          <w:color w:val="000000"/>
        </w:rPr>
        <w:t>CUC</w:t>
      </w:r>
      <w:r>
        <w:rPr>
          <w:rFonts w:ascii="Times New Roman" w:hAnsi="Times New Roman"/>
          <w:color w:val="000000"/>
        </w:rPr>
        <w:t>.</w:t>
      </w:r>
    </w:p>
    <w:p w:rsidR="009C6EFB" w:rsidRDefault="009C6EFB" w:rsidP="00A763CC">
      <w:pPr>
        <w:numPr>
          <w:ilvl w:val="0"/>
          <w:numId w:val="12"/>
        </w:numPr>
        <w:spacing w:after="0"/>
        <w:rPr>
          <w:rFonts w:ascii="Times New Roman" w:hAnsi="Times New Roman"/>
          <w:color w:val="000000"/>
        </w:rPr>
      </w:pPr>
      <w:r>
        <w:rPr>
          <w:rFonts w:ascii="Times New Roman" w:hAnsi="Times New Roman"/>
          <w:color w:val="000000"/>
        </w:rPr>
        <w:t xml:space="preserve">If there is no other event processing going on, or the new command event has the highest priority than all the other command events, an </w:t>
      </w:r>
      <w:r w:rsidR="00DC3306">
        <w:rPr>
          <w:rFonts w:ascii="Times New Roman" w:hAnsi="Times New Roman"/>
          <w:color w:val="000000"/>
        </w:rPr>
        <w:t>OCL</w:t>
      </w:r>
      <w:r>
        <w:rPr>
          <w:rFonts w:ascii="Times New Roman" w:hAnsi="Times New Roman"/>
          <w:color w:val="000000"/>
        </w:rPr>
        <w:t xml:space="preserve"> function will be called to handle the new command event.</w:t>
      </w:r>
    </w:p>
    <w:p w:rsidR="009C6EFB" w:rsidRDefault="009C6EFB"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00572C38">
        <w:rPr>
          <w:rFonts w:ascii="Times New Roman" w:hAnsi="Times New Roman"/>
          <w:color w:val="000000"/>
        </w:rPr>
        <w:t xml:space="preserve"> </w:t>
      </w:r>
      <w:r>
        <w:rPr>
          <w:rFonts w:ascii="Times New Roman" w:hAnsi="Times New Roman"/>
          <w:color w:val="000000"/>
        </w:rPr>
        <w:t xml:space="preserve">function calls an ASL function to analyze the command event. </w:t>
      </w:r>
    </w:p>
    <w:p w:rsidR="009C6EFB" w:rsidRDefault="009C6EFB" w:rsidP="00A763CC">
      <w:pPr>
        <w:numPr>
          <w:ilvl w:val="0"/>
          <w:numId w:val="12"/>
        </w:numPr>
        <w:spacing w:after="0"/>
        <w:rPr>
          <w:rFonts w:ascii="Times New Roman" w:hAnsi="Times New Roman"/>
          <w:color w:val="000000"/>
        </w:rPr>
      </w:pPr>
      <w:r>
        <w:rPr>
          <w:rFonts w:ascii="Times New Roman" w:hAnsi="Times New Roman"/>
          <w:color w:val="000000"/>
        </w:rPr>
        <w:t xml:space="preserve">The ASL function calls a HAL function to fetch the command package from the command buffer or registers, decodes the CMD ID and target address and return them to the </w:t>
      </w:r>
      <w:r w:rsidR="00DC3306">
        <w:rPr>
          <w:rFonts w:ascii="Times New Roman" w:hAnsi="Times New Roman"/>
          <w:color w:val="000000"/>
        </w:rPr>
        <w:t>OCL</w:t>
      </w:r>
      <w:r>
        <w:rPr>
          <w:rFonts w:ascii="Times New Roman" w:hAnsi="Times New Roman"/>
          <w:color w:val="000000"/>
        </w:rPr>
        <w:t xml:space="preserve"> function. </w:t>
      </w:r>
    </w:p>
    <w:p w:rsidR="00827F2A" w:rsidRDefault="009C6EFB"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 </w:t>
      </w:r>
      <w:r w:rsidR="00DC3306">
        <w:rPr>
          <w:rFonts w:ascii="Times New Roman" w:hAnsi="Times New Roman"/>
          <w:color w:val="000000"/>
        </w:rPr>
        <w:t>OCL</w:t>
      </w:r>
      <w:r w:rsidRPr="00827F2A">
        <w:rPr>
          <w:rFonts w:ascii="Times New Roman" w:hAnsi="Times New Roman"/>
          <w:color w:val="000000"/>
        </w:rPr>
        <w:t xml:space="preserve"> function analyzes the CMD ID and</w:t>
      </w:r>
      <w:r w:rsidR="00A54E9A" w:rsidRPr="00827F2A">
        <w:rPr>
          <w:rFonts w:ascii="Times New Roman" w:hAnsi="Times New Roman"/>
          <w:color w:val="000000"/>
        </w:rPr>
        <w:t xml:space="preserve"> target address, and finds that the destination of the command is the DB board.</w:t>
      </w:r>
      <w:r w:rsidRPr="00827F2A">
        <w:rPr>
          <w:rFonts w:ascii="Times New Roman" w:hAnsi="Times New Roman"/>
          <w:color w:val="000000"/>
        </w:rPr>
        <w:t xml:space="preserve"> </w:t>
      </w:r>
    </w:p>
    <w:p w:rsidR="009C6EFB" w:rsidRPr="00827F2A" w:rsidRDefault="00A54E9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Therefore, another </w:t>
      </w:r>
      <w:r w:rsidR="00DC3306">
        <w:rPr>
          <w:rFonts w:ascii="Times New Roman" w:hAnsi="Times New Roman"/>
          <w:color w:val="000000"/>
        </w:rPr>
        <w:t>OCL</w:t>
      </w:r>
      <w:r w:rsidRPr="00827F2A">
        <w:rPr>
          <w:rFonts w:ascii="Times New Roman" w:hAnsi="Times New Roman"/>
          <w:color w:val="000000"/>
        </w:rPr>
        <w:t xml:space="preserve"> function is called to </w:t>
      </w:r>
      <w:r w:rsidR="00827F2A" w:rsidRPr="00827F2A">
        <w:rPr>
          <w:rFonts w:ascii="Times New Roman" w:hAnsi="Times New Roman"/>
          <w:color w:val="000000"/>
        </w:rPr>
        <w:t xml:space="preserve">forward the command to </w:t>
      </w:r>
      <w:r w:rsidR="00B37CD5">
        <w:rPr>
          <w:rFonts w:ascii="Times New Roman" w:hAnsi="Times New Roman"/>
          <w:color w:val="000000"/>
        </w:rPr>
        <w:t>the</w:t>
      </w:r>
      <w:r w:rsidR="00827F2A">
        <w:rPr>
          <w:rFonts w:ascii="Times New Roman" w:hAnsi="Times New Roman"/>
          <w:color w:val="000000"/>
        </w:rPr>
        <w:t xml:space="preserve"> right MB.</w:t>
      </w:r>
    </w:p>
    <w:p w:rsidR="009C6EFB"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function</w:t>
      </w:r>
      <w:r>
        <w:rPr>
          <w:rFonts w:ascii="Times New Roman" w:hAnsi="Times New Roman"/>
          <w:color w:val="000000"/>
        </w:rPr>
        <w:t xml:space="preserve"> call an ASL function, and the ASL function call an </w:t>
      </w:r>
      <w:r w:rsidR="00B37CD5">
        <w:rPr>
          <w:rFonts w:ascii="Times New Roman" w:hAnsi="Times New Roman"/>
          <w:color w:val="000000"/>
        </w:rPr>
        <w:t>HA</w:t>
      </w:r>
      <w:r>
        <w:rPr>
          <w:rFonts w:ascii="Times New Roman" w:hAnsi="Times New Roman"/>
          <w:color w:val="000000"/>
        </w:rPr>
        <w:t xml:space="preserve">L function to send the command to MB2 through the </w:t>
      </w:r>
      <w:r w:rsidR="009D3246">
        <w:rPr>
          <w:rFonts w:ascii="Times New Roman" w:hAnsi="Times New Roman"/>
          <w:color w:val="000000"/>
        </w:rPr>
        <w:t>status</w:t>
      </w:r>
      <w:r>
        <w:rPr>
          <w:rFonts w:ascii="Times New Roman" w:hAnsi="Times New Roman"/>
          <w:color w:val="000000"/>
        </w:rPr>
        <w:t xml:space="preserve">/command communication interface between </w:t>
      </w:r>
      <w:r w:rsidR="00615B1D">
        <w:rPr>
          <w:rFonts w:ascii="Times New Roman" w:hAnsi="Times New Roman"/>
          <w:color w:val="000000"/>
        </w:rPr>
        <w:t>CUC</w:t>
      </w:r>
      <w:r>
        <w:rPr>
          <w:rFonts w:ascii="Times New Roman" w:hAnsi="Times New Roman"/>
          <w:color w:val="000000"/>
        </w:rPr>
        <w:t xml:space="preserve"> and MB2.</w:t>
      </w:r>
    </w:p>
    <w:p w:rsidR="00827F2A" w:rsidRDefault="00827F2A" w:rsidP="00827F2A">
      <w:pPr>
        <w:spacing w:after="0"/>
        <w:rPr>
          <w:rFonts w:ascii="Times New Roman" w:hAnsi="Times New Roman"/>
          <w:color w:val="000000"/>
        </w:rPr>
      </w:pPr>
    </w:p>
    <w:p w:rsidR="00827F2A" w:rsidRPr="00FB56C1" w:rsidRDefault="00827F2A" w:rsidP="00A763CC">
      <w:pPr>
        <w:numPr>
          <w:ilvl w:val="0"/>
          <w:numId w:val="14"/>
        </w:numPr>
        <w:spacing w:after="0"/>
        <w:rPr>
          <w:rFonts w:ascii="Times New Roman" w:hAnsi="Times New Roman"/>
          <w:color w:val="000000"/>
          <w:u w:val="single"/>
        </w:rPr>
      </w:pPr>
      <w:r>
        <w:rPr>
          <w:rFonts w:ascii="Times New Roman" w:hAnsi="Times New Roman"/>
          <w:color w:val="000000"/>
          <w:u w:val="single"/>
        </w:rPr>
        <w:t>M</w:t>
      </w:r>
      <w:r w:rsidRPr="00FB56C1">
        <w:rPr>
          <w:rFonts w:ascii="Times New Roman" w:hAnsi="Times New Roman"/>
          <w:color w:val="000000"/>
          <w:u w:val="single"/>
        </w:rPr>
        <w:t>B</w:t>
      </w:r>
      <w:r>
        <w:rPr>
          <w:rFonts w:ascii="Times New Roman" w:hAnsi="Times New Roman"/>
          <w:color w:val="000000"/>
          <w:u w:val="single"/>
        </w:rPr>
        <w:t>2</w:t>
      </w:r>
      <w:r w:rsidRPr="00FB56C1">
        <w:rPr>
          <w:rFonts w:ascii="Times New Roman" w:hAnsi="Times New Roman"/>
          <w:color w:val="000000"/>
          <w:u w:val="single"/>
        </w:rPr>
        <w:t xml:space="preserve"> receives </w:t>
      </w:r>
      <w:r>
        <w:rPr>
          <w:rFonts w:ascii="Times New Roman" w:hAnsi="Times New Roman"/>
          <w:color w:val="000000"/>
          <w:u w:val="single"/>
        </w:rPr>
        <w:t xml:space="preserve">and processes </w:t>
      </w:r>
      <w:r w:rsidRPr="00FB56C1">
        <w:rPr>
          <w:rFonts w:ascii="Times New Roman" w:hAnsi="Times New Roman"/>
          <w:color w:val="000000"/>
          <w:u w:val="single"/>
        </w:rPr>
        <w:t xml:space="preserve">the command from </w:t>
      </w:r>
      <w:r w:rsidR="00615B1D">
        <w:rPr>
          <w:rFonts w:ascii="Times New Roman" w:hAnsi="Times New Roman"/>
          <w:color w:val="000000"/>
          <w:u w:val="single"/>
        </w:rPr>
        <w:t>CUC</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command from </w:t>
      </w:r>
      <w:r w:rsidR="009D3246">
        <w:rPr>
          <w:rFonts w:ascii="Times New Roman" w:hAnsi="Times New Roman"/>
          <w:color w:val="000000"/>
        </w:rPr>
        <w:t>status</w:t>
      </w:r>
      <w:r>
        <w:rPr>
          <w:rFonts w:ascii="Times New Roman" w:hAnsi="Times New Roman"/>
          <w:color w:val="000000"/>
        </w:rPr>
        <w:t>/command communication interface causes an interruptive event in MB2.</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lastRenderedPageBreak/>
        <w:t xml:space="preserve">If there is no other event processing going on, or the new command event has the highest priority than all the other command events, an </w:t>
      </w:r>
      <w:proofErr w:type="gramStart"/>
      <w:r w:rsidR="00DC3306">
        <w:rPr>
          <w:rFonts w:ascii="Times New Roman" w:hAnsi="Times New Roman"/>
          <w:color w:val="000000"/>
        </w:rPr>
        <w:t>OCL</w:t>
      </w:r>
      <w:r w:rsidR="00572C38">
        <w:rPr>
          <w:rFonts w:ascii="Times New Roman" w:hAnsi="Times New Roman"/>
          <w:color w:val="000000"/>
        </w:rPr>
        <w:t xml:space="preserve"> </w:t>
      </w:r>
      <w:r>
        <w:rPr>
          <w:rFonts w:ascii="Times New Roman" w:hAnsi="Times New Roman"/>
          <w:color w:val="000000"/>
        </w:rPr>
        <w:t xml:space="preserve"> function</w:t>
      </w:r>
      <w:proofErr w:type="gramEnd"/>
      <w:r>
        <w:rPr>
          <w:rFonts w:ascii="Times New Roman" w:hAnsi="Times New Roman"/>
          <w:color w:val="000000"/>
        </w:rPr>
        <w:t xml:space="preserve"> will be called to handle the new command event.</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w:t>
      </w:r>
      <w:proofErr w:type="gramStart"/>
      <w:r w:rsidR="00DC3306">
        <w:rPr>
          <w:rFonts w:ascii="Times New Roman" w:hAnsi="Times New Roman"/>
          <w:color w:val="000000"/>
        </w:rPr>
        <w:t>OCL</w:t>
      </w:r>
      <w:r w:rsidR="00572C38">
        <w:rPr>
          <w:rFonts w:ascii="Times New Roman" w:hAnsi="Times New Roman"/>
          <w:color w:val="000000"/>
        </w:rPr>
        <w:t xml:space="preserve"> </w:t>
      </w:r>
      <w:r>
        <w:rPr>
          <w:rFonts w:ascii="Times New Roman" w:hAnsi="Times New Roman"/>
          <w:color w:val="000000"/>
        </w:rPr>
        <w:t xml:space="preserve"> function</w:t>
      </w:r>
      <w:proofErr w:type="gramEnd"/>
      <w:r>
        <w:rPr>
          <w:rFonts w:ascii="Times New Roman" w:hAnsi="Times New Roman"/>
          <w:color w:val="000000"/>
        </w:rPr>
        <w:t xml:space="preserve"> calls an ASL function to analyze the command event. </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ASL function calls a HAL function to fetch the command package from the command buffer or registers, decodes the CMD ID and target address and return them to the </w:t>
      </w:r>
      <w:r w:rsidR="00DC3306">
        <w:rPr>
          <w:rFonts w:ascii="Times New Roman" w:hAnsi="Times New Roman"/>
          <w:color w:val="000000"/>
        </w:rPr>
        <w:t>OCL</w:t>
      </w:r>
      <w:r>
        <w:rPr>
          <w:rFonts w:ascii="Times New Roman" w:hAnsi="Times New Roman"/>
          <w:color w:val="000000"/>
        </w:rPr>
        <w:t xml:space="preserve"> function. </w:t>
      </w:r>
    </w:p>
    <w:p w:rsidR="00827F2A" w:rsidRDefault="00827F2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 </w:t>
      </w:r>
      <w:proofErr w:type="gramStart"/>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 xml:space="preserve"> function</w:t>
      </w:r>
      <w:proofErr w:type="gramEnd"/>
      <w:r w:rsidRPr="00827F2A">
        <w:rPr>
          <w:rFonts w:ascii="Times New Roman" w:hAnsi="Times New Roman"/>
          <w:color w:val="000000"/>
        </w:rPr>
        <w:t xml:space="preserve"> analyzes the CMD ID and target address, and finds that the destination of the command is the DB board. </w:t>
      </w:r>
    </w:p>
    <w:p w:rsidR="00827F2A" w:rsidRPr="00827F2A" w:rsidRDefault="00827F2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Therefore, another </w:t>
      </w:r>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 xml:space="preserve">function is called to forward the command to </w:t>
      </w:r>
      <w:r w:rsidR="00075713">
        <w:rPr>
          <w:rFonts w:ascii="Times New Roman" w:hAnsi="Times New Roman"/>
          <w:color w:val="000000"/>
        </w:rPr>
        <w:t>the</w:t>
      </w:r>
      <w:r>
        <w:rPr>
          <w:rFonts w:ascii="Times New Roman" w:hAnsi="Times New Roman"/>
          <w:color w:val="000000"/>
        </w:rPr>
        <w:t xml:space="preserve"> right </w:t>
      </w:r>
      <w:r w:rsidR="00E605EF">
        <w:rPr>
          <w:rFonts w:ascii="Times New Roman" w:hAnsi="Times New Roman"/>
          <w:color w:val="000000"/>
        </w:rPr>
        <w:t>DUC</w:t>
      </w:r>
      <w:r>
        <w:rPr>
          <w:rFonts w:ascii="Times New Roman" w:hAnsi="Times New Roman"/>
          <w:color w:val="000000"/>
        </w:rPr>
        <w:t>.</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Pr="00827F2A">
        <w:rPr>
          <w:rFonts w:ascii="Times New Roman" w:hAnsi="Times New Roman"/>
          <w:color w:val="000000"/>
        </w:rPr>
        <w:t xml:space="preserve"> function</w:t>
      </w:r>
      <w:r>
        <w:rPr>
          <w:rFonts w:ascii="Times New Roman" w:hAnsi="Times New Roman"/>
          <w:color w:val="000000"/>
        </w:rPr>
        <w:t xml:space="preserve"> call an ASL function,</w:t>
      </w:r>
      <w:r w:rsidR="00075713">
        <w:rPr>
          <w:rFonts w:ascii="Times New Roman" w:hAnsi="Times New Roman"/>
          <w:color w:val="000000"/>
        </w:rPr>
        <w:t xml:space="preserve"> and the ASL function call an HA</w:t>
      </w:r>
      <w:r>
        <w:rPr>
          <w:rFonts w:ascii="Times New Roman" w:hAnsi="Times New Roman"/>
          <w:color w:val="000000"/>
        </w:rPr>
        <w:t xml:space="preserve">L function to send the command to </w:t>
      </w:r>
      <w:r w:rsidR="00E605EF">
        <w:rPr>
          <w:rFonts w:ascii="Times New Roman" w:hAnsi="Times New Roman"/>
          <w:color w:val="000000"/>
        </w:rPr>
        <w:t>DUC</w:t>
      </w:r>
      <w:r>
        <w:rPr>
          <w:rFonts w:ascii="Times New Roman" w:hAnsi="Times New Roman"/>
          <w:color w:val="000000"/>
        </w:rPr>
        <w:t>3</w:t>
      </w:r>
      <w:r w:rsidR="00233568">
        <w:rPr>
          <w:rFonts w:ascii="Times New Roman" w:hAnsi="Times New Roman"/>
          <w:color w:val="000000"/>
        </w:rPr>
        <w:t xml:space="preserve"> through the </w:t>
      </w:r>
      <w:r w:rsidR="009D3246">
        <w:rPr>
          <w:rFonts w:ascii="Times New Roman" w:hAnsi="Times New Roman"/>
          <w:color w:val="000000"/>
        </w:rPr>
        <w:t>status</w:t>
      </w:r>
      <w:r w:rsidR="00233568">
        <w:rPr>
          <w:rFonts w:ascii="Times New Roman" w:hAnsi="Times New Roman"/>
          <w:color w:val="000000"/>
        </w:rPr>
        <w:t xml:space="preserve">/command communication interface between MB2 and </w:t>
      </w:r>
      <w:r w:rsidR="00E605EF">
        <w:rPr>
          <w:rFonts w:ascii="Times New Roman" w:hAnsi="Times New Roman"/>
          <w:color w:val="000000"/>
        </w:rPr>
        <w:t>DUC</w:t>
      </w:r>
      <w:r w:rsidR="00233568">
        <w:rPr>
          <w:rFonts w:ascii="Times New Roman" w:hAnsi="Times New Roman"/>
          <w:color w:val="000000"/>
        </w:rPr>
        <w:t>3</w:t>
      </w:r>
      <w:r>
        <w:rPr>
          <w:rFonts w:ascii="Times New Roman" w:hAnsi="Times New Roman"/>
          <w:color w:val="000000"/>
        </w:rPr>
        <w:t>.</w:t>
      </w:r>
    </w:p>
    <w:p w:rsidR="00827F2A" w:rsidRDefault="00827F2A" w:rsidP="00827F2A">
      <w:pPr>
        <w:spacing w:after="0"/>
        <w:rPr>
          <w:rFonts w:ascii="Times New Roman" w:hAnsi="Times New Roman"/>
          <w:color w:val="000000"/>
        </w:rPr>
      </w:pPr>
    </w:p>
    <w:p w:rsidR="00827F2A" w:rsidRPr="00FB56C1" w:rsidRDefault="00E605EF" w:rsidP="00A763CC">
      <w:pPr>
        <w:numPr>
          <w:ilvl w:val="0"/>
          <w:numId w:val="14"/>
        </w:numPr>
        <w:spacing w:after="0"/>
        <w:rPr>
          <w:rFonts w:ascii="Times New Roman" w:hAnsi="Times New Roman"/>
          <w:color w:val="000000"/>
          <w:u w:val="single"/>
        </w:rPr>
      </w:pPr>
      <w:r>
        <w:rPr>
          <w:rFonts w:ascii="Times New Roman" w:hAnsi="Times New Roman"/>
          <w:color w:val="000000"/>
          <w:u w:val="single"/>
        </w:rPr>
        <w:t>DUC</w:t>
      </w:r>
      <w:r w:rsidR="00B922C7">
        <w:rPr>
          <w:rFonts w:ascii="Times New Roman" w:hAnsi="Times New Roman"/>
          <w:color w:val="000000"/>
          <w:u w:val="single"/>
        </w:rPr>
        <w:t>3</w:t>
      </w:r>
      <w:r w:rsidR="00827F2A" w:rsidRPr="00FB56C1">
        <w:rPr>
          <w:rFonts w:ascii="Times New Roman" w:hAnsi="Times New Roman"/>
          <w:color w:val="000000"/>
          <w:u w:val="single"/>
        </w:rPr>
        <w:t xml:space="preserve"> receives </w:t>
      </w:r>
      <w:r w:rsidR="00827F2A">
        <w:rPr>
          <w:rFonts w:ascii="Times New Roman" w:hAnsi="Times New Roman"/>
          <w:color w:val="000000"/>
          <w:u w:val="single"/>
        </w:rPr>
        <w:t xml:space="preserve">and processes </w:t>
      </w:r>
      <w:r w:rsidR="00827F2A" w:rsidRPr="00FB56C1">
        <w:rPr>
          <w:rFonts w:ascii="Times New Roman" w:hAnsi="Times New Roman"/>
          <w:color w:val="000000"/>
          <w:u w:val="single"/>
        </w:rPr>
        <w:t xml:space="preserve">the command from </w:t>
      </w:r>
      <w:r w:rsidR="00B922C7">
        <w:rPr>
          <w:rFonts w:ascii="Times New Roman" w:hAnsi="Times New Roman"/>
          <w:color w:val="000000"/>
          <w:u w:val="single"/>
        </w:rPr>
        <w:t>M</w:t>
      </w:r>
      <w:r w:rsidR="00827F2A">
        <w:rPr>
          <w:rFonts w:ascii="Times New Roman" w:hAnsi="Times New Roman"/>
          <w:color w:val="000000"/>
          <w:u w:val="single"/>
        </w:rPr>
        <w:t>B</w:t>
      </w:r>
      <w:r w:rsidR="00B922C7">
        <w:rPr>
          <w:rFonts w:ascii="Times New Roman" w:hAnsi="Times New Roman"/>
          <w:color w:val="000000"/>
          <w:u w:val="single"/>
        </w:rPr>
        <w:t>2</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command from </w:t>
      </w:r>
      <w:r w:rsidR="009D3246">
        <w:rPr>
          <w:rFonts w:ascii="Times New Roman" w:hAnsi="Times New Roman"/>
          <w:color w:val="000000"/>
        </w:rPr>
        <w:t>status</w:t>
      </w:r>
      <w:r>
        <w:rPr>
          <w:rFonts w:ascii="Times New Roman" w:hAnsi="Times New Roman"/>
          <w:color w:val="000000"/>
        </w:rPr>
        <w:t xml:space="preserve">/command communication interface causes an interruptive event in </w:t>
      </w:r>
      <w:r w:rsidR="00E605EF">
        <w:rPr>
          <w:rFonts w:ascii="Times New Roman" w:hAnsi="Times New Roman"/>
          <w:color w:val="000000"/>
        </w:rPr>
        <w:t>DUC</w:t>
      </w:r>
      <w:r w:rsidR="0094068D">
        <w:rPr>
          <w:rFonts w:ascii="Times New Roman" w:hAnsi="Times New Roman"/>
          <w:color w:val="000000"/>
        </w:rPr>
        <w:t>3</w:t>
      </w:r>
      <w:r>
        <w:rPr>
          <w:rFonts w:ascii="Times New Roman" w:hAnsi="Times New Roman"/>
          <w:color w:val="000000"/>
        </w:rPr>
        <w:t>.</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If there is no other event processing going on, or the new command event has the highest priority than all the other command events, an </w:t>
      </w:r>
      <w:r w:rsidR="00DC3306">
        <w:rPr>
          <w:rFonts w:ascii="Times New Roman" w:hAnsi="Times New Roman"/>
          <w:color w:val="000000"/>
        </w:rPr>
        <w:t>OCL</w:t>
      </w:r>
      <w:r>
        <w:rPr>
          <w:rFonts w:ascii="Times New Roman" w:hAnsi="Times New Roman"/>
          <w:color w:val="000000"/>
        </w:rPr>
        <w:t xml:space="preserve"> function will be called to handle the new command event.</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w:t>
      </w:r>
      <w:proofErr w:type="gramStart"/>
      <w:r w:rsidR="00DC3306">
        <w:rPr>
          <w:rFonts w:ascii="Times New Roman" w:hAnsi="Times New Roman"/>
          <w:color w:val="000000"/>
        </w:rPr>
        <w:t>OCL</w:t>
      </w:r>
      <w:r w:rsidR="00572C38">
        <w:rPr>
          <w:rFonts w:ascii="Times New Roman" w:hAnsi="Times New Roman"/>
          <w:color w:val="000000"/>
        </w:rPr>
        <w:t xml:space="preserve"> </w:t>
      </w:r>
      <w:r>
        <w:rPr>
          <w:rFonts w:ascii="Times New Roman" w:hAnsi="Times New Roman"/>
          <w:color w:val="000000"/>
        </w:rPr>
        <w:t xml:space="preserve"> function</w:t>
      </w:r>
      <w:proofErr w:type="gramEnd"/>
      <w:r>
        <w:rPr>
          <w:rFonts w:ascii="Times New Roman" w:hAnsi="Times New Roman"/>
          <w:color w:val="000000"/>
        </w:rPr>
        <w:t xml:space="preserve"> calls an ASL function to analyze the command event. </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ASL function calls a HAL function to fetch the command package from the command buffer or registers, decodes the CMD ID and target address and return them to the </w:t>
      </w:r>
      <w:r w:rsidR="00DC3306">
        <w:rPr>
          <w:rFonts w:ascii="Times New Roman" w:hAnsi="Times New Roman"/>
          <w:color w:val="000000"/>
        </w:rPr>
        <w:t>OCL</w:t>
      </w:r>
      <w:r w:rsidR="00572C38">
        <w:rPr>
          <w:rFonts w:ascii="Times New Roman" w:hAnsi="Times New Roman"/>
          <w:color w:val="000000"/>
        </w:rPr>
        <w:t xml:space="preserve"> </w:t>
      </w:r>
      <w:r>
        <w:rPr>
          <w:rFonts w:ascii="Times New Roman" w:hAnsi="Times New Roman"/>
          <w:color w:val="000000"/>
        </w:rPr>
        <w:t xml:space="preserve">function. </w:t>
      </w:r>
    </w:p>
    <w:p w:rsidR="00827F2A" w:rsidRDefault="00827F2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 </w:t>
      </w:r>
      <w:proofErr w:type="gramStart"/>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 xml:space="preserve"> function</w:t>
      </w:r>
      <w:proofErr w:type="gramEnd"/>
      <w:r w:rsidRPr="00827F2A">
        <w:rPr>
          <w:rFonts w:ascii="Times New Roman" w:hAnsi="Times New Roman"/>
          <w:color w:val="000000"/>
        </w:rPr>
        <w:t xml:space="preserve"> analyzes the CMD ID and target address, and finds that the destination of the command is the DB board. </w:t>
      </w:r>
    </w:p>
    <w:p w:rsidR="00827F2A" w:rsidRPr="00827F2A" w:rsidRDefault="00827F2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Therefore, another </w:t>
      </w:r>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 xml:space="preserve">function is called to forward the command to </w:t>
      </w:r>
      <w:r>
        <w:rPr>
          <w:rFonts w:ascii="Times New Roman" w:hAnsi="Times New Roman"/>
          <w:color w:val="000000"/>
        </w:rPr>
        <w:t xml:space="preserve">a right </w:t>
      </w:r>
      <w:r w:rsidR="00F56F0A">
        <w:rPr>
          <w:rFonts w:ascii="Times New Roman" w:hAnsi="Times New Roman"/>
          <w:color w:val="000000"/>
        </w:rPr>
        <w:t>D</w:t>
      </w:r>
      <w:r>
        <w:rPr>
          <w:rFonts w:ascii="Times New Roman" w:hAnsi="Times New Roman"/>
          <w:color w:val="000000"/>
        </w:rPr>
        <w:t>B.</w:t>
      </w:r>
    </w:p>
    <w:p w:rsidR="00827F2A" w:rsidRDefault="00827F2A"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function</w:t>
      </w:r>
      <w:r>
        <w:rPr>
          <w:rFonts w:ascii="Times New Roman" w:hAnsi="Times New Roman"/>
          <w:color w:val="000000"/>
        </w:rPr>
        <w:t xml:space="preserve"> call an ASL function,</w:t>
      </w:r>
      <w:r w:rsidR="00EE3827">
        <w:rPr>
          <w:rFonts w:ascii="Times New Roman" w:hAnsi="Times New Roman"/>
          <w:color w:val="000000"/>
        </w:rPr>
        <w:t xml:space="preserve"> and the ASL function call an HA</w:t>
      </w:r>
      <w:r>
        <w:rPr>
          <w:rFonts w:ascii="Times New Roman" w:hAnsi="Times New Roman"/>
          <w:color w:val="000000"/>
        </w:rPr>
        <w:t xml:space="preserve">L function to send the command to </w:t>
      </w:r>
      <w:r w:rsidR="00F56F0A">
        <w:rPr>
          <w:rFonts w:ascii="Times New Roman" w:hAnsi="Times New Roman"/>
          <w:color w:val="000000"/>
        </w:rPr>
        <w:t>D</w:t>
      </w:r>
      <w:r>
        <w:rPr>
          <w:rFonts w:ascii="Times New Roman" w:hAnsi="Times New Roman"/>
          <w:color w:val="000000"/>
        </w:rPr>
        <w:t>B</w:t>
      </w:r>
      <w:r w:rsidR="00F56F0A">
        <w:rPr>
          <w:rFonts w:ascii="Times New Roman" w:hAnsi="Times New Roman"/>
          <w:color w:val="000000"/>
        </w:rPr>
        <w:t xml:space="preserve">4 through the </w:t>
      </w:r>
      <w:r w:rsidR="009D3246">
        <w:rPr>
          <w:rFonts w:ascii="Times New Roman" w:hAnsi="Times New Roman"/>
          <w:color w:val="000000"/>
        </w:rPr>
        <w:t>status</w:t>
      </w:r>
      <w:r w:rsidR="00F56F0A">
        <w:rPr>
          <w:rFonts w:ascii="Times New Roman" w:hAnsi="Times New Roman"/>
          <w:color w:val="000000"/>
        </w:rPr>
        <w:t xml:space="preserve">/command communication interface between </w:t>
      </w:r>
      <w:r w:rsidR="00E605EF">
        <w:rPr>
          <w:rFonts w:ascii="Times New Roman" w:hAnsi="Times New Roman"/>
          <w:color w:val="000000"/>
        </w:rPr>
        <w:t>DUC</w:t>
      </w:r>
      <w:r w:rsidR="00F56F0A">
        <w:rPr>
          <w:rFonts w:ascii="Times New Roman" w:hAnsi="Times New Roman"/>
          <w:color w:val="000000"/>
        </w:rPr>
        <w:t>3 and DB4</w:t>
      </w:r>
      <w:r>
        <w:rPr>
          <w:rFonts w:ascii="Times New Roman" w:hAnsi="Times New Roman"/>
          <w:color w:val="000000"/>
        </w:rPr>
        <w:t>.</w:t>
      </w:r>
    </w:p>
    <w:p w:rsidR="005A71D9" w:rsidRDefault="005A71D9" w:rsidP="00B42B1C">
      <w:pPr>
        <w:spacing w:after="0"/>
        <w:jc w:val="center"/>
      </w:pPr>
    </w:p>
    <w:p w:rsidR="005A71D9" w:rsidRPr="00FB56C1" w:rsidRDefault="005A71D9" w:rsidP="00A763CC">
      <w:pPr>
        <w:numPr>
          <w:ilvl w:val="0"/>
          <w:numId w:val="14"/>
        </w:numPr>
        <w:spacing w:after="0"/>
        <w:rPr>
          <w:rFonts w:ascii="Times New Roman" w:hAnsi="Times New Roman"/>
          <w:color w:val="000000"/>
          <w:u w:val="single"/>
        </w:rPr>
      </w:pPr>
      <w:r>
        <w:rPr>
          <w:rFonts w:ascii="Times New Roman" w:hAnsi="Times New Roman"/>
          <w:color w:val="000000"/>
          <w:u w:val="single"/>
        </w:rPr>
        <w:t>DB4</w:t>
      </w:r>
      <w:r w:rsidRPr="00FB56C1">
        <w:rPr>
          <w:rFonts w:ascii="Times New Roman" w:hAnsi="Times New Roman"/>
          <w:color w:val="000000"/>
          <w:u w:val="single"/>
        </w:rPr>
        <w:t xml:space="preserve"> receives </w:t>
      </w:r>
      <w:r>
        <w:rPr>
          <w:rFonts w:ascii="Times New Roman" w:hAnsi="Times New Roman"/>
          <w:color w:val="000000"/>
          <w:u w:val="single"/>
        </w:rPr>
        <w:t xml:space="preserve">and processes </w:t>
      </w:r>
      <w:r w:rsidRPr="00FB56C1">
        <w:rPr>
          <w:rFonts w:ascii="Times New Roman" w:hAnsi="Times New Roman"/>
          <w:color w:val="000000"/>
          <w:u w:val="single"/>
        </w:rPr>
        <w:t xml:space="preserve">the command from </w:t>
      </w:r>
      <w:r w:rsidR="00E605EF">
        <w:rPr>
          <w:rFonts w:ascii="Times New Roman" w:hAnsi="Times New Roman"/>
          <w:color w:val="000000"/>
          <w:u w:val="single"/>
        </w:rPr>
        <w:t>DUC</w:t>
      </w:r>
      <w:r>
        <w:rPr>
          <w:rFonts w:ascii="Times New Roman" w:hAnsi="Times New Roman"/>
          <w:color w:val="000000"/>
          <w:u w:val="single"/>
        </w:rPr>
        <w:t>3</w:t>
      </w:r>
    </w:p>
    <w:p w:rsidR="005A71D9" w:rsidRDefault="005A71D9" w:rsidP="005A71D9">
      <w:pPr>
        <w:spacing w:after="0"/>
        <w:ind w:left="720"/>
        <w:rPr>
          <w:rFonts w:ascii="Times New Roman" w:hAnsi="Times New Roman"/>
          <w:color w:val="000000"/>
        </w:rPr>
      </w:pPr>
      <w:r w:rsidRPr="005A71D9">
        <w:rPr>
          <w:rFonts w:ascii="Times New Roman" w:hAnsi="Times New Roman"/>
          <w:color w:val="000000"/>
        </w:rPr>
        <w:t>There</w:t>
      </w:r>
      <w:r>
        <w:rPr>
          <w:rFonts w:ascii="Times New Roman" w:hAnsi="Times New Roman"/>
          <w:color w:val="000000"/>
        </w:rPr>
        <w:t xml:space="preserve"> is no NIOS II CPU in the DB. The FPGA program accepts the command, decodes it, performs it </w:t>
      </w:r>
      <w:r w:rsidR="005200A5">
        <w:rPr>
          <w:rFonts w:ascii="Times New Roman" w:hAnsi="Times New Roman"/>
          <w:color w:val="000000"/>
        </w:rPr>
        <w:t xml:space="preserve">(write 150 and 200 to the SDRAM address 5) </w:t>
      </w:r>
      <w:r>
        <w:rPr>
          <w:rFonts w:ascii="Times New Roman" w:hAnsi="Times New Roman"/>
          <w:color w:val="000000"/>
        </w:rPr>
        <w:t xml:space="preserve">and sends a response back to </w:t>
      </w:r>
      <w:r w:rsidR="00E605EF">
        <w:rPr>
          <w:rFonts w:ascii="Times New Roman" w:hAnsi="Times New Roman"/>
          <w:color w:val="000000"/>
        </w:rPr>
        <w:t>DUC</w:t>
      </w:r>
      <w:r>
        <w:rPr>
          <w:rFonts w:ascii="Times New Roman" w:hAnsi="Times New Roman"/>
          <w:color w:val="000000"/>
        </w:rPr>
        <w:t>3</w:t>
      </w:r>
      <w:r w:rsidR="000B5F4A" w:rsidRPr="000B5F4A">
        <w:rPr>
          <w:rFonts w:ascii="Times New Roman" w:hAnsi="Times New Roman"/>
          <w:color w:val="000000"/>
        </w:rPr>
        <w:t xml:space="preserve"> </w:t>
      </w:r>
      <w:r w:rsidR="000B5F4A">
        <w:rPr>
          <w:rFonts w:ascii="Times New Roman" w:hAnsi="Times New Roman"/>
          <w:color w:val="000000"/>
        </w:rPr>
        <w:t xml:space="preserve">through the </w:t>
      </w:r>
      <w:r w:rsidR="009D3246">
        <w:rPr>
          <w:rFonts w:ascii="Times New Roman" w:hAnsi="Times New Roman"/>
          <w:color w:val="000000"/>
        </w:rPr>
        <w:t>status</w:t>
      </w:r>
      <w:r w:rsidR="000B5F4A">
        <w:rPr>
          <w:rFonts w:ascii="Times New Roman" w:hAnsi="Times New Roman"/>
          <w:color w:val="000000"/>
        </w:rPr>
        <w:t xml:space="preserve">/command communication interface between </w:t>
      </w:r>
      <w:r w:rsidR="00E605EF">
        <w:rPr>
          <w:rFonts w:ascii="Times New Roman" w:hAnsi="Times New Roman"/>
          <w:color w:val="000000"/>
        </w:rPr>
        <w:t>DUC</w:t>
      </w:r>
      <w:r w:rsidR="000B5F4A">
        <w:rPr>
          <w:rFonts w:ascii="Times New Roman" w:hAnsi="Times New Roman"/>
          <w:color w:val="000000"/>
        </w:rPr>
        <w:t>3 and DB4</w:t>
      </w:r>
      <w:r>
        <w:rPr>
          <w:rFonts w:ascii="Times New Roman" w:hAnsi="Times New Roman"/>
          <w:color w:val="000000"/>
        </w:rPr>
        <w:t xml:space="preserve">. </w:t>
      </w:r>
    </w:p>
    <w:p w:rsidR="001C6BDD" w:rsidRDefault="00B53FB4" w:rsidP="005A71D9">
      <w:pPr>
        <w:spacing w:after="0"/>
        <w:jc w:val="center"/>
      </w:pPr>
      <w:r>
        <w:object w:dxaOrig="10855" w:dyaOrig="775">
          <v:shape id="_x0000_i1044" type="#_x0000_t75" style="width:468pt;height:33.75pt" o:ole="">
            <v:imagedata r:id="rId63" o:title=""/>
          </v:shape>
          <o:OLEObject Type="Embed" ProgID="Visio.Drawing.11" ShapeID="_x0000_i1044" DrawAspect="Content" ObjectID="_1432112066" r:id="rId64"/>
        </w:object>
      </w:r>
    </w:p>
    <w:p w:rsidR="00204F82" w:rsidRDefault="00204F82" w:rsidP="005A71D9">
      <w:pPr>
        <w:spacing w:after="0"/>
        <w:jc w:val="center"/>
      </w:pPr>
      <w:bookmarkStart w:id="92" w:name="_Toc358368947"/>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35</w:t>
      </w:r>
      <w:r w:rsidRPr="00647EB4">
        <w:rPr>
          <w:rFonts w:ascii="Times New Roman" w:hAnsi="Times New Roman"/>
          <w:b/>
        </w:rPr>
        <w:fldChar w:fldCharType="end"/>
      </w:r>
      <w:r>
        <w:rPr>
          <w:rFonts w:ascii="Times New Roman" w:hAnsi="Times New Roman"/>
          <w:b/>
        </w:rPr>
        <w:t xml:space="preserve"> </w:t>
      </w:r>
      <w:r w:rsidRPr="00783861">
        <w:rPr>
          <w:rFonts w:ascii="Times New Roman" w:hAnsi="Times New Roman"/>
          <w:color w:val="000000"/>
        </w:rPr>
        <w:t xml:space="preserve">The </w:t>
      </w:r>
      <w:r w:rsidR="00FC5183">
        <w:rPr>
          <w:rFonts w:ascii="Times New Roman" w:hAnsi="Times New Roman"/>
          <w:color w:val="000000"/>
        </w:rPr>
        <w:t>response</w:t>
      </w:r>
      <w:r>
        <w:rPr>
          <w:rFonts w:ascii="Times New Roman" w:hAnsi="Times New Roman"/>
          <w:color w:val="000000"/>
        </w:rPr>
        <w:t xml:space="preserve"> </w:t>
      </w:r>
      <w:r w:rsidR="00FC5183">
        <w:rPr>
          <w:rFonts w:ascii="Times New Roman" w:hAnsi="Times New Roman"/>
          <w:color w:val="000000"/>
        </w:rPr>
        <w:t xml:space="preserve">message </w:t>
      </w:r>
      <w:r>
        <w:rPr>
          <w:rFonts w:ascii="Times New Roman" w:hAnsi="Times New Roman"/>
          <w:color w:val="000000"/>
        </w:rPr>
        <w:t>package, an example.</w:t>
      </w:r>
      <w:bookmarkEnd w:id="92"/>
    </w:p>
    <w:p w:rsidR="001C6BDD" w:rsidRDefault="001C6BDD" w:rsidP="005A71D9">
      <w:pPr>
        <w:spacing w:after="0"/>
        <w:jc w:val="center"/>
        <w:rPr>
          <w:rFonts w:ascii="Times New Roman" w:hAnsi="Times New Roman"/>
          <w:color w:val="000000"/>
        </w:rPr>
      </w:pPr>
    </w:p>
    <w:p w:rsidR="000B5F4A" w:rsidRPr="00FB56C1" w:rsidRDefault="00E605EF" w:rsidP="00A763CC">
      <w:pPr>
        <w:numPr>
          <w:ilvl w:val="0"/>
          <w:numId w:val="14"/>
        </w:numPr>
        <w:spacing w:after="0"/>
        <w:rPr>
          <w:rFonts w:ascii="Times New Roman" w:hAnsi="Times New Roman"/>
          <w:color w:val="000000"/>
          <w:u w:val="single"/>
        </w:rPr>
      </w:pPr>
      <w:r>
        <w:rPr>
          <w:rFonts w:ascii="Times New Roman" w:hAnsi="Times New Roman"/>
          <w:color w:val="000000"/>
          <w:u w:val="single"/>
        </w:rPr>
        <w:t>DUC</w:t>
      </w:r>
      <w:r w:rsidR="000B5F4A">
        <w:rPr>
          <w:rFonts w:ascii="Times New Roman" w:hAnsi="Times New Roman"/>
          <w:color w:val="000000"/>
          <w:u w:val="single"/>
        </w:rPr>
        <w:t>3</w:t>
      </w:r>
      <w:r w:rsidR="000B5F4A" w:rsidRPr="00FB56C1">
        <w:rPr>
          <w:rFonts w:ascii="Times New Roman" w:hAnsi="Times New Roman"/>
          <w:color w:val="000000"/>
          <w:u w:val="single"/>
        </w:rPr>
        <w:t xml:space="preserve"> receives </w:t>
      </w:r>
      <w:r w:rsidR="000B5F4A">
        <w:rPr>
          <w:rFonts w:ascii="Times New Roman" w:hAnsi="Times New Roman"/>
          <w:color w:val="000000"/>
          <w:u w:val="single"/>
        </w:rPr>
        <w:t xml:space="preserve">and processes </w:t>
      </w:r>
      <w:r w:rsidR="000B5F4A" w:rsidRPr="00FB56C1">
        <w:rPr>
          <w:rFonts w:ascii="Times New Roman" w:hAnsi="Times New Roman"/>
          <w:color w:val="000000"/>
          <w:u w:val="single"/>
        </w:rPr>
        <w:t xml:space="preserve">the </w:t>
      </w:r>
      <w:r w:rsidR="000B5F4A">
        <w:rPr>
          <w:rFonts w:ascii="Times New Roman" w:hAnsi="Times New Roman"/>
          <w:color w:val="000000"/>
          <w:u w:val="single"/>
        </w:rPr>
        <w:t>response</w:t>
      </w:r>
      <w:r w:rsidR="000B5F4A" w:rsidRPr="00FB56C1">
        <w:rPr>
          <w:rFonts w:ascii="Times New Roman" w:hAnsi="Times New Roman"/>
          <w:color w:val="000000"/>
          <w:u w:val="single"/>
        </w:rPr>
        <w:t xml:space="preserve"> from </w:t>
      </w:r>
      <w:r w:rsidR="000B5F4A">
        <w:rPr>
          <w:rFonts w:ascii="Times New Roman" w:hAnsi="Times New Roman"/>
          <w:color w:val="000000"/>
          <w:u w:val="single"/>
        </w:rPr>
        <w:t>DB4</w:t>
      </w:r>
    </w:p>
    <w:p w:rsidR="000B5F4A" w:rsidRDefault="000B5F4A" w:rsidP="00A763CC">
      <w:pPr>
        <w:numPr>
          <w:ilvl w:val="0"/>
          <w:numId w:val="12"/>
        </w:numPr>
        <w:spacing w:after="0"/>
        <w:rPr>
          <w:rFonts w:ascii="Times New Roman" w:hAnsi="Times New Roman"/>
          <w:color w:val="000000"/>
        </w:rPr>
      </w:pPr>
      <w:r>
        <w:rPr>
          <w:rFonts w:ascii="Times New Roman" w:hAnsi="Times New Roman"/>
          <w:color w:val="000000"/>
        </w:rPr>
        <w:t xml:space="preserve">The response from </w:t>
      </w:r>
      <w:r w:rsidR="009D3246">
        <w:rPr>
          <w:rFonts w:ascii="Times New Roman" w:hAnsi="Times New Roman"/>
          <w:color w:val="000000"/>
        </w:rPr>
        <w:t>status</w:t>
      </w:r>
      <w:r>
        <w:rPr>
          <w:rFonts w:ascii="Times New Roman" w:hAnsi="Times New Roman"/>
          <w:color w:val="000000"/>
        </w:rPr>
        <w:t xml:space="preserve">/command communication interface causes an interruptive event in </w:t>
      </w:r>
      <w:r w:rsidR="00E605EF">
        <w:rPr>
          <w:rFonts w:ascii="Times New Roman" w:hAnsi="Times New Roman"/>
          <w:color w:val="000000"/>
        </w:rPr>
        <w:t>DUC</w:t>
      </w:r>
      <w:r>
        <w:rPr>
          <w:rFonts w:ascii="Times New Roman" w:hAnsi="Times New Roman"/>
          <w:color w:val="000000"/>
        </w:rPr>
        <w:t>3.</w:t>
      </w:r>
    </w:p>
    <w:p w:rsidR="000B5F4A" w:rsidRDefault="000B5F4A" w:rsidP="00A763CC">
      <w:pPr>
        <w:numPr>
          <w:ilvl w:val="0"/>
          <w:numId w:val="12"/>
        </w:numPr>
        <w:spacing w:after="0"/>
        <w:rPr>
          <w:rFonts w:ascii="Times New Roman" w:hAnsi="Times New Roman"/>
          <w:color w:val="000000"/>
        </w:rPr>
      </w:pPr>
      <w:r>
        <w:rPr>
          <w:rFonts w:ascii="Times New Roman" w:hAnsi="Times New Roman"/>
          <w:color w:val="000000"/>
        </w:rPr>
        <w:t>If there is no other event processing going on, or the new command</w:t>
      </w:r>
      <w:r w:rsidR="009A1AA0">
        <w:rPr>
          <w:rFonts w:ascii="Times New Roman" w:hAnsi="Times New Roman"/>
          <w:color w:val="000000"/>
        </w:rPr>
        <w:t>/response</w:t>
      </w:r>
      <w:r>
        <w:rPr>
          <w:rFonts w:ascii="Times New Roman" w:hAnsi="Times New Roman"/>
          <w:color w:val="000000"/>
        </w:rPr>
        <w:t xml:space="preserve"> event has the highest priority than all the other command</w:t>
      </w:r>
      <w:r w:rsidR="009A1AA0">
        <w:rPr>
          <w:rFonts w:ascii="Times New Roman" w:hAnsi="Times New Roman"/>
          <w:color w:val="000000"/>
        </w:rPr>
        <w:t>/response</w:t>
      </w:r>
      <w:r>
        <w:rPr>
          <w:rFonts w:ascii="Times New Roman" w:hAnsi="Times New Roman"/>
          <w:color w:val="000000"/>
        </w:rPr>
        <w:t xml:space="preserve"> events, an </w:t>
      </w:r>
      <w:r w:rsidR="00DC3306">
        <w:rPr>
          <w:rFonts w:ascii="Times New Roman" w:hAnsi="Times New Roman"/>
          <w:color w:val="000000"/>
        </w:rPr>
        <w:t>OCL</w:t>
      </w:r>
      <w:r>
        <w:rPr>
          <w:rFonts w:ascii="Times New Roman" w:hAnsi="Times New Roman"/>
          <w:color w:val="000000"/>
        </w:rPr>
        <w:t xml:space="preserve"> function will be called to handle the new </w:t>
      </w:r>
      <w:r w:rsidR="009A1AA0">
        <w:rPr>
          <w:rFonts w:ascii="Times New Roman" w:hAnsi="Times New Roman"/>
          <w:color w:val="000000"/>
        </w:rPr>
        <w:t xml:space="preserve">response </w:t>
      </w:r>
      <w:r>
        <w:rPr>
          <w:rFonts w:ascii="Times New Roman" w:hAnsi="Times New Roman"/>
          <w:color w:val="000000"/>
        </w:rPr>
        <w:t>event.</w:t>
      </w:r>
    </w:p>
    <w:p w:rsidR="000B5F4A" w:rsidRDefault="000B5F4A" w:rsidP="00A763CC">
      <w:pPr>
        <w:numPr>
          <w:ilvl w:val="0"/>
          <w:numId w:val="12"/>
        </w:numPr>
        <w:spacing w:after="0"/>
        <w:rPr>
          <w:rFonts w:ascii="Times New Roman" w:hAnsi="Times New Roman"/>
          <w:color w:val="000000"/>
        </w:rPr>
      </w:pPr>
      <w:r>
        <w:rPr>
          <w:rFonts w:ascii="Times New Roman" w:hAnsi="Times New Roman"/>
          <w:color w:val="000000"/>
        </w:rPr>
        <w:lastRenderedPageBreak/>
        <w:t xml:space="preserve">The </w:t>
      </w:r>
      <w:r w:rsidR="00DC3306">
        <w:rPr>
          <w:rFonts w:ascii="Times New Roman" w:hAnsi="Times New Roman"/>
          <w:color w:val="000000"/>
        </w:rPr>
        <w:t>OCL</w:t>
      </w:r>
      <w:r>
        <w:rPr>
          <w:rFonts w:ascii="Times New Roman" w:hAnsi="Times New Roman"/>
          <w:color w:val="000000"/>
        </w:rPr>
        <w:t xml:space="preserve"> function calls an ASL function to analyze the </w:t>
      </w:r>
      <w:r w:rsidR="005200A5">
        <w:rPr>
          <w:rFonts w:ascii="Times New Roman" w:hAnsi="Times New Roman"/>
          <w:color w:val="000000"/>
        </w:rPr>
        <w:t xml:space="preserve">response </w:t>
      </w:r>
      <w:r>
        <w:rPr>
          <w:rFonts w:ascii="Times New Roman" w:hAnsi="Times New Roman"/>
          <w:color w:val="000000"/>
        </w:rPr>
        <w:t xml:space="preserve">event. </w:t>
      </w:r>
    </w:p>
    <w:p w:rsidR="000B5F4A" w:rsidRDefault="000B5F4A" w:rsidP="00A763CC">
      <w:pPr>
        <w:numPr>
          <w:ilvl w:val="0"/>
          <w:numId w:val="12"/>
        </w:numPr>
        <w:spacing w:after="0"/>
        <w:rPr>
          <w:rFonts w:ascii="Times New Roman" w:hAnsi="Times New Roman"/>
          <w:color w:val="000000"/>
        </w:rPr>
      </w:pPr>
      <w:r>
        <w:rPr>
          <w:rFonts w:ascii="Times New Roman" w:hAnsi="Times New Roman"/>
          <w:color w:val="000000"/>
        </w:rPr>
        <w:t xml:space="preserve">The ASL function calls a HAL function to fetch the </w:t>
      </w:r>
      <w:r w:rsidR="005200A5">
        <w:rPr>
          <w:rFonts w:ascii="Times New Roman" w:hAnsi="Times New Roman"/>
          <w:color w:val="000000"/>
        </w:rPr>
        <w:t xml:space="preserve">response </w:t>
      </w:r>
      <w:r>
        <w:rPr>
          <w:rFonts w:ascii="Times New Roman" w:hAnsi="Times New Roman"/>
          <w:color w:val="000000"/>
        </w:rPr>
        <w:t>package from the command</w:t>
      </w:r>
      <w:r w:rsidR="005200A5">
        <w:rPr>
          <w:rFonts w:ascii="Times New Roman" w:hAnsi="Times New Roman"/>
          <w:color w:val="000000"/>
        </w:rPr>
        <w:t>/</w:t>
      </w:r>
      <w:r w:rsidR="005200A5" w:rsidRPr="005200A5">
        <w:rPr>
          <w:rFonts w:ascii="Times New Roman" w:hAnsi="Times New Roman"/>
          <w:color w:val="000000"/>
        </w:rPr>
        <w:t xml:space="preserve"> </w:t>
      </w:r>
      <w:r w:rsidR="005200A5">
        <w:rPr>
          <w:rFonts w:ascii="Times New Roman" w:hAnsi="Times New Roman"/>
          <w:color w:val="000000"/>
        </w:rPr>
        <w:t>response</w:t>
      </w:r>
      <w:r>
        <w:rPr>
          <w:rFonts w:ascii="Times New Roman" w:hAnsi="Times New Roman"/>
          <w:color w:val="000000"/>
        </w:rPr>
        <w:t xml:space="preserve"> buffer or registers, decodes the </w:t>
      </w:r>
      <w:r w:rsidR="005200A5">
        <w:rPr>
          <w:rFonts w:ascii="Times New Roman" w:hAnsi="Times New Roman"/>
          <w:color w:val="000000"/>
        </w:rPr>
        <w:t>Response</w:t>
      </w:r>
      <w:r>
        <w:rPr>
          <w:rFonts w:ascii="Times New Roman" w:hAnsi="Times New Roman"/>
          <w:color w:val="000000"/>
        </w:rPr>
        <w:t xml:space="preserve"> ID and target address and return them to the </w:t>
      </w:r>
      <w:r w:rsidR="00DC3306">
        <w:rPr>
          <w:rFonts w:ascii="Times New Roman" w:hAnsi="Times New Roman"/>
          <w:color w:val="000000"/>
        </w:rPr>
        <w:t>OCL</w:t>
      </w:r>
      <w:r>
        <w:rPr>
          <w:rFonts w:ascii="Times New Roman" w:hAnsi="Times New Roman"/>
          <w:color w:val="000000"/>
        </w:rPr>
        <w:t xml:space="preserve"> function. </w:t>
      </w:r>
    </w:p>
    <w:p w:rsidR="000B5F4A" w:rsidRDefault="000B5F4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 </w:t>
      </w:r>
      <w:r w:rsidR="00DC3306">
        <w:rPr>
          <w:rFonts w:ascii="Times New Roman" w:hAnsi="Times New Roman"/>
          <w:color w:val="000000"/>
        </w:rPr>
        <w:t>OCL</w:t>
      </w:r>
      <w:r w:rsidRPr="00827F2A">
        <w:rPr>
          <w:rFonts w:ascii="Times New Roman" w:hAnsi="Times New Roman"/>
          <w:color w:val="000000"/>
        </w:rPr>
        <w:t xml:space="preserve"> function analyzes the </w:t>
      </w:r>
      <w:r w:rsidR="00F72BFC">
        <w:rPr>
          <w:rFonts w:ascii="Times New Roman" w:hAnsi="Times New Roman"/>
          <w:color w:val="000000"/>
        </w:rPr>
        <w:t xml:space="preserve">Response </w:t>
      </w:r>
      <w:r w:rsidRPr="00827F2A">
        <w:rPr>
          <w:rFonts w:ascii="Times New Roman" w:hAnsi="Times New Roman"/>
          <w:color w:val="000000"/>
        </w:rPr>
        <w:t xml:space="preserve">ID and target address, and finds that the destination of the </w:t>
      </w:r>
      <w:r w:rsidR="009C7810">
        <w:rPr>
          <w:rFonts w:ascii="Times New Roman" w:hAnsi="Times New Roman"/>
          <w:color w:val="000000"/>
        </w:rPr>
        <w:t xml:space="preserve">Response </w:t>
      </w:r>
      <w:r w:rsidRPr="00827F2A">
        <w:rPr>
          <w:rFonts w:ascii="Times New Roman" w:hAnsi="Times New Roman"/>
          <w:color w:val="000000"/>
        </w:rPr>
        <w:t xml:space="preserve">is </w:t>
      </w:r>
      <w:r w:rsidR="009C7810">
        <w:rPr>
          <w:rFonts w:ascii="Times New Roman" w:hAnsi="Times New Roman"/>
          <w:color w:val="000000"/>
        </w:rPr>
        <w:t xml:space="preserve">not </w:t>
      </w:r>
      <w:r w:rsidR="00E605EF">
        <w:rPr>
          <w:rFonts w:ascii="Times New Roman" w:hAnsi="Times New Roman"/>
          <w:color w:val="000000"/>
        </w:rPr>
        <w:t>DUC</w:t>
      </w:r>
      <w:r w:rsidR="009C7810">
        <w:rPr>
          <w:rFonts w:ascii="Times New Roman" w:hAnsi="Times New Roman"/>
          <w:color w:val="000000"/>
        </w:rPr>
        <w:t>3</w:t>
      </w:r>
      <w:r w:rsidRPr="00827F2A">
        <w:rPr>
          <w:rFonts w:ascii="Times New Roman" w:hAnsi="Times New Roman"/>
          <w:color w:val="000000"/>
        </w:rPr>
        <w:t xml:space="preserve">. </w:t>
      </w:r>
    </w:p>
    <w:p w:rsidR="000B5F4A" w:rsidRPr="00827F2A" w:rsidRDefault="000B5F4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Therefore, another </w:t>
      </w:r>
      <w:r w:rsidR="00DC3306">
        <w:rPr>
          <w:rFonts w:ascii="Times New Roman" w:hAnsi="Times New Roman"/>
          <w:color w:val="000000"/>
        </w:rPr>
        <w:t>OCL</w:t>
      </w:r>
      <w:r w:rsidRPr="00827F2A">
        <w:rPr>
          <w:rFonts w:ascii="Times New Roman" w:hAnsi="Times New Roman"/>
          <w:color w:val="000000"/>
        </w:rPr>
        <w:t xml:space="preserve"> function is called to forward the </w:t>
      </w:r>
      <w:r w:rsidR="009C7810">
        <w:rPr>
          <w:rFonts w:ascii="Times New Roman" w:hAnsi="Times New Roman"/>
          <w:color w:val="000000"/>
        </w:rPr>
        <w:t xml:space="preserve">response </w:t>
      </w:r>
      <w:r w:rsidRPr="00827F2A">
        <w:rPr>
          <w:rFonts w:ascii="Times New Roman" w:hAnsi="Times New Roman"/>
          <w:color w:val="000000"/>
        </w:rPr>
        <w:t xml:space="preserve">to </w:t>
      </w:r>
      <w:r w:rsidR="009C7810">
        <w:rPr>
          <w:rFonts w:ascii="Times New Roman" w:hAnsi="Times New Roman"/>
          <w:color w:val="000000"/>
        </w:rPr>
        <w:t>its parent node MB2</w:t>
      </w:r>
      <w:r>
        <w:rPr>
          <w:rFonts w:ascii="Times New Roman" w:hAnsi="Times New Roman"/>
          <w:color w:val="000000"/>
        </w:rPr>
        <w:t>.</w:t>
      </w:r>
    </w:p>
    <w:p w:rsidR="000B5F4A" w:rsidRDefault="000B5F4A"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Pr="00827F2A">
        <w:rPr>
          <w:rFonts w:ascii="Times New Roman" w:hAnsi="Times New Roman"/>
          <w:color w:val="000000"/>
        </w:rPr>
        <w:t xml:space="preserve"> function</w:t>
      </w:r>
      <w:r>
        <w:rPr>
          <w:rFonts w:ascii="Times New Roman" w:hAnsi="Times New Roman"/>
          <w:color w:val="000000"/>
        </w:rPr>
        <w:t xml:space="preserve"> call</w:t>
      </w:r>
      <w:r w:rsidR="001A1431">
        <w:rPr>
          <w:rFonts w:ascii="Times New Roman" w:hAnsi="Times New Roman"/>
          <w:color w:val="000000"/>
        </w:rPr>
        <w:t>s</w:t>
      </w:r>
      <w:r>
        <w:rPr>
          <w:rFonts w:ascii="Times New Roman" w:hAnsi="Times New Roman"/>
          <w:color w:val="000000"/>
        </w:rPr>
        <w:t xml:space="preserve"> an ASL function, and the ASL function call an </w:t>
      </w:r>
      <w:r w:rsidR="008A11A2">
        <w:rPr>
          <w:rFonts w:ascii="Times New Roman" w:hAnsi="Times New Roman"/>
          <w:color w:val="000000"/>
        </w:rPr>
        <w:t>HA</w:t>
      </w:r>
      <w:r>
        <w:rPr>
          <w:rFonts w:ascii="Times New Roman" w:hAnsi="Times New Roman"/>
          <w:color w:val="000000"/>
        </w:rPr>
        <w:t xml:space="preserve">L function to send the </w:t>
      </w:r>
      <w:r w:rsidR="001A1431">
        <w:rPr>
          <w:rFonts w:ascii="Times New Roman" w:hAnsi="Times New Roman"/>
          <w:color w:val="000000"/>
        </w:rPr>
        <w:t xml:space="preserve">response </w:t>
      </w:r>
      <w:r>
        <w:rPr>
          <w:rFonts w:ascii="Times New Roman" w:hAnsi="Times New Roman"/>
          <w:color w:val="000000"/>
        </w:rPr>
        <w:t xml:space="preserve">to </w:t>
      </w:r>
      <w:r w:rsidR="009C7810">
        <w:rPr>
          <w:rFonts w:ascii="Times New Roman" w:hAnsi="Times New Roman"/>
          <w:color w:val="000000"/>
        </w:rPr>
        <w:t>MB2</w:t>
      </w:r>
      <w:r>
        <w:rPr>
          <w:rFonts w:ascii="Times New Roman" w:hAnsi="Times New Roman"/>
          <w:color w:val="000000"/>
        </w:rPr>
        <w:t xml:space="preserve"> through the </w:t>
      </w:r>
      <w:r w:rsidR="009D3246">
        <w:rPr>
          <w:rFonts w:ascii="Times New Roman" w:hAnsi="Times New Roman"/>
          <w:color w:val="000000"/>
        </w:rPr>
        <w:t>status</w:t>
      </w:r>
      <w:r>
        <w:rPr>
          <w:rFonts w:ascii="Times New Roman" w:hAnsi="Times New Roman"/>
          <w:color w:val="000000"/>
        </w:rPr>
        <w:t xml:space="preserve">/command communication interface between </w:t>
      </w:r>
      <w:r w:rsidR="00E605EF">
        <w:rPr>
          <w:rFonts w:ascii="Times New Roman" w:hAnsi="Times New Roman"/>
          <w:color w:val="000000"/>
        </w:rPr>
        <w:t>DUC</w:t>
      </w:r>
      <w:r>
        <w:rPr>
          <w:rFonts w:ascii="Times New Roman" w:hAnsi="Times New Roman"/>
          <w:color w:val="000000"/>
        </w:rPr>
        <w:t xml:space="preserve">3 and </w:t>
      </w:r>
      <w:r w:rsidR="009C7810">
        <w:rPr>
          <w:rFonts w:ascii="Times New Roman" w:hAnsi="Times New Roman"/>
          <w:color w:val="000000"/>
        </w:rPr>
        <w:t>MB2</w:t>
      </w:r>
      <w:r>
        <w:rPr>
          <w:rFonts w:ascii="Times New Roman" w:hAnsi="Times New Roman"/>
          <w:color w:val="000000"/>
        </w:rPr>
        <w:t>.</w:t>
      </w:r>
    </w:p>
    <w:p w:rsidR="00E3648A" w:rsidRDefault="00E3648A" w:rsidP="005A71D9">
      <w:pPr>
        <w:spacing w:after="0"/>
        <w:jc w:val="center"/>
        <w:rPr>
          <w:rFonts w:ascii="Times New Roman" w:hAnsi="Times New Roman"/>
          <w:color w:val="000000"/>
        </w:rPr>
      </w:pPr>
    </w:p>
    <w:p w:rsidR="00E3648A" w:rsidRPr="00FB56C1" w:rsidRDefault="00E3648A" w:rsidP="00A763CC">
      <w:pPr>
        <w:numPr>
          <w:ilvl w:val="0"/>
          <w:numId w:val="14"/>
        </w:numPr>
        <w:spacing w:after="0"/>
        <w:rPr>
          <w:rFonts w:ascii="Times New Roman" w:hAnsi="Times New Roman"/>
          <w:color w:val="000000"/>
          <w:u w:val="single"/>
        </w:rPr>
      </w:pPr>
      <w:r>
        <w:rPr>
          <w:rFonts w:ascii="Times New Roman" w:hAnsi="Times New Roman"/>
          <w:color w:val="000000"/>
          <w:u w:val="single"/>
        </w:rPr>
        <w:t>M</w:t>
      </w:r>
      <w:r w:rsidRPr="00FB56C1">
        <w:rPr>
          <w:rFonts w:ascii="Times New Roman" w:hAnsi="Times New Roman"/>
          <w:color w:val="000000"/>
          <w:u w:val="single"/>
        </w:rPr>
        <w:t>B</w:t>
      </w:r>
      <w:r>
        <w:rPr>
          <w:rFonts w:ascii="Times New Roman" w:hAnsi="Times New Roman"/>
          <w:color w:val="000000"/>
          <w:u w:val="single"/>
        </w:rPr>
        <w:t>2</w:t>
      </w:r>
      <w:r w:rsidRPr="00FB56C1">
        <w:rPr>
          <w:rFonts w:ascii="Times New Roman" w:hAnsi="Times New Roman"/>
          <w:color w:val="000000"/>
          <w:u w:val="single"/>
        </w:rPr>
        <w:t xml:space="preserve"> receives </w:t>
      </w:r>
      <w:r>
        <w:rPr>
          <w:rFonts w:ascii="Times New Roman" w:hAnsi="Times New Roman"/>
          <w:color w:val="000000"/>
          <w:u w:val="single"/>
        </w:rPr>
        <w:t xml:space="preserve">and processes </w:t>
      </w:r>
      <w:r w:rsidRPr="00FB56C1">
        <w:rPr>
          <w:rFonts w:ascii="Times New Roman" w:hAnsi="Times New Roman"/>
          <w:color w:val="000000"/>
          <w:u w:val="single"/>
        </w:rPr>
        <w:t xml:space="preserve">the </w:t>
      </w:r>
      <w:r>
        <w:rPr>
          <w:rFonts w:ascii="Times New Roman" w:hAnsi="Times New Roman"/>
          <w:color w:val="000000"/>
          <w:u w:val="single"/>
        </w:rPr>
        <w:t>response</w:t>
      </w:r>
      <w:r w:rsidRPr="00FB56C1">
        <w:rPr>
          <w:rFonts w:ascii="Times New Roman" w:hAnsi="Times New Roman"/>
          <w:color w:val="000000"/>
          <w:u w:val="single"/>
        </w:rPr>
        <w:t xml:space="preserve"> from </w:t>
      </w:r>
      <w:r w:rsidR="00E605EF">
        <w:rPr>
          <w:rFonts w:ascii="Times New Roman" w:hAnsi="Times New Roman"/>
          <w:color w:val="000000"/>
          <w:u w:val="single"/>
        </w:rPr>
        <w:t>DUC</w:t>
      </w:r>
      <w:r>
        <w:rPr>
          <w:rFonts w:ascii="Times New Roman" w:hAnsi="Times New Roman"/>
          <w:color w:val="000000"/>
          <w:u w:val="single"/>
        </w:rPr>
        <w:t>3</w:t>
      </w:r>
    </w:p>
    <w:p w:rsidR="00E3648A" w:rsidRDefault="00E3648A" w:rsidP="00A763CC">
      <w:pPr>
        <w:numPr>
          <w:ilvl w:val="0"/>
          <w:numId w:val="12"/>
        </w:numPr>
        <w:spacing w:after="0"/>
        <w:rPr>
          <w:rFonts w:ascii="Times New Roman" w:hAnsi="Times New Roman"/>
          <w:color w:val="000000"/>
        </w:rPr>
      </w:pPr>
      <w:r>
        <w:rPr>
          <w:rFonts w:ascii="Times New Roman" w:hAnsi="Times New Roman"/>
          <w:color w:val="000000"/>
        </w:rPr>
        <w:t xml:space="preserve">The response from </w:t>
      </w:r>
      <w:r w:rsidR="009D3246">
        <w:rPr>
          <w:rFonts w:ascii="Times New Roman" w:hAnsi="Times New Roman"/>
          <w:color w:val="000000"/>
        </w:rPr>
        <w:t>status</w:t>
      </w:r>
      <w:r>
        <w:rPr>
          <w:rFonts w:ascii="Times New Roman" w:hAnsi="Times New Roman"/>
          <w:color w:val="000000"/>
        </w:rPr>
        <w:t>/command communication interface causes an interruptive event in MB2.</w:t>
      </w:r>
    </w:p>
    <w:p w:rsidR="00E3648A" w:rsidRDefault="00E3648A" w:rsidP="00A763CC">
      <w:pPr>
        <w:numPr>
          <w:ilvl w:val="0"/>
          <w:numId w:val="12"/>
        </w:numPr>
        <w:spacing w:after="0"/>
        <w:rPr>
          <w:rFonts w:ascii="Times New Roman" w:hAnsi="Times New Roman"/>
          <w:color w:val="000000"/>
        </w:rPr>
      </w:pPr>
      <w:r>
        <w:rPr>
          <w:rFonts w:ascii="Times New Roman" w:hAnsi="Times New Roman"/>
          <w:color w:val="000000"/>
        </w:rPr>
        <w:t xml:space="preserve">If there is no other event processing going on, or the new command/response event has the highest priority than all the other command/response events, an </w:t>
      </w:r>
      <w:r w:rsidR="00DC3306">
        <w:rPr>
          <w:rFonts w:ascii="Times New Roman" w:hAnsi="Times New Roman"/>
          <w:color w:val="000000"/>
        </w:rPr>
        <w:t>OCL</w:t>
      </w:r>
      <w:r>
        <w:rPr>
          <w:rFonts w:ascii="Times New Roman" w:hAnsi="Times New Roman"/>
          <w:color w:val="000000"/>
        </w:rPr>
        <w:t xml:space="preserve"> function will be called to handle the new response event.</w:t>
      </w:r>
    </w:p>
    <w:p w:rsidR="00E3648A" w:rsidRDefault="00E3648A"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Pr>
          <w:rFonts w:ascii="Times New Roman" w:hAnsi="Times New Roman"/>
          <w:color w:val="000000"/>
        </w:rPr>
        <w:t xml:space="preserve"> function calls an ASL function to analyze the response event. </w:t>
      </w:r>
    </w:p>
    <w:p w:rsidR="00E3648A" w:rsidRDefault="00E3648A" w:rsidP="00A763CC">
      <w:pPr>
        <w:numPr>
          <w:ilvl w:val="0"/>
          <w:numId w:val="12"/>
        </w:numPr>
        <w:spacing w:after="0"/>
        <w:rPr>
          <w:rFonts w:ascii="Times New Roman" w:hAnsi="Times New Roman"/>
          <w:color w:val="000000"/>
        </w:rPr>
      </w:pPr>
      <w:r>
        <w:rPr>
          <w:rFonts w:ascii="Times New Roman" w:hAnsi="Times New Roman"/>
          <w:color w:val="000000"/>
        </w:rPr>
        <w:t>The ASL function calls a HAL function to fetch the response package from the command/</w:t>
      </w:r>
      <w:r w:rsidRPr="005200A5">
        <w:rPr>
          <w:rFonts w:ascii="Times New Roman" w:hAnsi="Times New Roman"/>
          <w:color w:val="000000"/>
        </w:rPr>
        <w:t xml:space="preserve"> </w:t>
      </w:r>
      <w:r>
        <w:rPr>
          <w:rFonts w:ascii="Times New Roman" w:hAnsi="Times New Roman"/>
          <w:color w:val="000000"/>
        </w:rPr>
        <w:t xml:space="preserve">response buffer or registers, decodes the Response ID and target address and return them to the </w:t>
      </w:r>
      <w:r w:rsidR="00532F8B">
        <w:rPr>
          <w:rFonts w:ascii="Times New Roman" w:hAnsi="Times New Roman"/>
          <w:color w:val="000000"/>
        </w:rPr>
        <w:t>OSC</w:t>
      </w:r>
      <w:r w:rsidR="00572C38">
        <w:rPr>
          <w:rFonts w:ascii="Times New Roman" w:hAnsi="Times New Roman"/>
          <w:color w:val="000000"/>
        </w:rPr>
        <w:t xml:space="preserve"> </w:t>
      </w:r>
      <w:r>
        <w:rPr>
          <w:rFonts w:ascii="Times New Roman" w:hAnsi="Times New Roman"/>
          <w:color w:val="000000"/>
        </w:rPr>
        <w:t xml:space="preserve">function. </w:t>
      </w:r>
    </w:p>
    <w:p w:rsidR="00E3648A" w:rsidRDefault="00E3648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 </w:t>
      </w:r>
      <w:r w:rsidR="00DC3306">
        <w:rPr>
          <w:rFonts w:ascii="Times New Roman" w:hAnsi="Times New Roman"/>
          <w:color w:val="000000"/>
        </w:rPr>
        <w:t>OCL</w:t>
      </w:r>
      <w:r w:rsidRPr="00827F2A">
        <w:rPr>
          <w:rFonts w:ascii="Times New Roman" w:hAnsi="Times New Roman"/>
          <w:color w:val="000000"/>
        </w:rPr>
        <w:t xml:space="preserve"> function analyzes the </w:t>
      </w:r>
      <w:r>
        <w:rPr>
          <w:rFonts w:ascii="Times New Roman" w:hAnsi="Times New Roman"/>
          <w:color w:val="000000"/>
        </w:rPr>
        <w:t xml:space="preserve">Response </w:t>
      </w:r>
      <w:r w:rsidRPr="00827F2A">
        <w:rPr>
          <w:rFonts w:ascii="Times New Roman" w:hAnsi="Times New Roman"/>
          <w:color w:val="000000"/>
        </w:rPr>
        <w:t xml:space="preserve">ID and target address, and finds that the destination of the </w:t>
      </w:r>
      <w:r>
        <w:rPr>
          <w:rFonts w:ascii="Times New Roman" w:hAnsi="Times New Roman"/>
          <w:color w:val="000000"/>
        </w:rPr>
        <w:t xml:space="preserve">Response </w:t>
      </w:r>
      <w:r w:rsidRPr="00827F2A">
        <w:rPr>
          <w:rFonts w:ascii="Times New Roman" w:hAnsi="Times New Roman"/>
          <w:color w:val="000000"/>
        </w:rPr>
        <w:t xml:space="preserve">is </w:t>
      </w:r>
      <w:r>
        <w:rPr>
          <w:rFonts w:ascii="Times New Roman" w:hAnsi="Times New Roman"/>
          <w:color w:val="000000"/>
        </w:rPr>
        <w:t xml:space="preserve">not </w:t>
      </w:r>
      <w:r w:rsidR="001926E2">
        <w:rPr>
          <w:rFonts w:ascii="Times New Roman" w:hAnsi="Times New Roman"/>
          <w:color w:val="000000"/>
        </w:rPr>
        <w:t>MB2</w:t>
      </w:r>
      <w:r w:rsidRPr="00827F2A">
        <w:rPr>
          <w:rFonts w:ascii="Times New Roman" w:hAnsi="Times New Roman"/>
          <w:color w:val="000000"/>
        </w:rPr>
        <w:t xml:space="preserve">. </w:t>
      </w:r>
    </w:p>
    <w:p w:rsidR="00E3648A" w:rsidRPr="00827F2A" w:rsidRDefault="00E3648A"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Therefore, another </w:t>
      </w:r>
      <w:r w:rsidR="00DC3306">
        <w:rPr>
          <w:rFonts w:ascii="Times New Roman" w:hAnsi="Times New Roman"/>
          <w:color w:val="000000"/>
        </w:rPr>
        <w:t>OCL</w:t>
      </w:r>
      <w:r w:rsidRPr="00827F2A">
        <w:rPr>
          <w:rFonts w:ascii="Times New Roman" w:hAnsi="Times New Roman"/>
          <w:color w:val="000000"/>
        </w:rPr>
        <w:t xml:space="preserve"> function is called to forward the </w:t>
      </w:r>
      <w:r>
        <w:rPr>
          <w:rFonts w:ascii="Times New Roman" w:hAnsi="Times New Roman"/>
          <w:color w:val="000000"/>
        </w:rPr>
        <w:t xml:space="preserve">response </w:t>
      </w:r>
      <w:r w:rsidRPr="00827F2A">
        <w:rPr>
          <w:rFonts w:ascii="Times New Roman" w:hAnsi="Times New Roman"/>
          <w:color w:val="000000"/>
        </w:rPr>
        <w:t xml:space="preserve">to </w:t>
      </w:r>
      <w:r>
        <w:rPr>
          <w:rFonts w:ascii="Times New Roman" w:hAnsi="Times New Roman"/>
          <w:color w:val="000000"/>
        </w:rPr>
        <w:t xml:space="preserve">its parent node </w:t>
      </w:r>
      <w:r w:rsidR="00615B1D">
        <w:rPr>
          <w:rFonts w:ascii="Times New Roman" w:hAnsi="Times New Roman"/>
          <w:color w:val="000000"/>
        </w:rPr>
        <w:t>CUC</w:t>
      </w:r>
      <w:r>
        <w:rPr>
          <w:rFonts w:ascii="Times New Roman" w:hAnsi="Times New Roman"/>
          <w:color w:val="000000"/>
        </w:rPr>
        <w:t>.</w:t>
      </w:r>
    </w:p>
    <w:p w:rsidR="00E3648A" w:rsidRDefault="00E3648A"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function</w:t>
      </w:r>
      <w:r>
        <w:rPr>
          <w:rFonts w:ascii="Times New Roman" w:hAnsi="Times New Roman"/>
          <w:color w:val="000000"/>
        </w:rPr>
        <w:t xml:space="preserve"> call</w:t>
      </w:r>
      <w:r w:rsidR="001A1431">
        <w:rPr>
          <w:rFonts w:ascii="Times New Roman" w:hAnsi="Times New Roman"/>
          <w:color w:val="000000"/>
        </w:rPr>
        <w:t>s</w:t>
      </w:r>
      <w:r>
        <w:rPr>
          <w:rFonts w:ascii="Times New Roman" w:hAnsi="Times New Roman"/>
          <w:color w:val="000000"/>
        </w:rPr>
        <w:t xml:space="preserve"> an ASL function, and the ASL function call an </w:t>
      </w:r>
      <w:r w:rsidR="008A11A2">
        <w:rPr>
          <w:rFonts w:ascii="Times New Roman" w:hAnsi="Times New Roman"/>
          <w:color w:val="000000"/>
        </w:rPr>
        <w:t>HA</w:t>
      </w:r>
      <w:r>
        <w:rPr>
          <w:rFonts w:ascii="Times New Roman" w:hAnsi="Times New Roman"/>
          <w:color w:val="000000"/>
        </w:rPr>
        <w:t xml:space="preserve">L function to send the </w:t>
      </w:r>
      <w:r w:rsidR="001A1431">
        <w:rPr>
          <w:rFonts w:ascii="Times New Roman" w:hAnsi="Times New Roman"/>
          <w:color w:val="000000"/>
        </w:rPr>
        <w:t xml:space="preserve">response </w:t>
      </w:r>
      <w:r>
        <w:rPr>
          <w:rFonts w:ascii="Times New Roman" w:hAnsi="Times New Roman"/>
          <w:color w:val="000000"/>
        </w:rPr>
        <w:t xml:space="preserve">to </w:t>
      </w:r>
      <w:r w:rsidR="00615B1D">
        <w:rPr>
          <w:rFonts w:ascii="Times New Roman" w:hAnsi="Times New Roman"/>
          <w:color w:val="000000"/>
        </w:rPr>
        <w:t>CUC</w:t>
      </w:r>
      <w:r>
        <w:rPr>
          <w:rFonts w:ascii="Times New Roman" w:hAnsi="Times New Roman"/>
          <w:color w:val="000000"/>
        </w:rPr>
        <w:t xml:space="preserve"> through the </w:t>
      </w:r>
      <w:r w:rsidR="009D3246">
        <w:rPr>
          <w:rFonts w:ascii="Times New Roman" w:hAnsi="Times New Roman"/>
          <w:color w:val="000000"/>
        </w:rPr>
        <w:t>status</w:t>
      </w:r>
      <w:r>
        <w:rPr>
          <w:rFonts w:ascii="Times New Roman" w:hAnsi="Times New Roman"/>
          <w:color w:val="000000"/>
        </w:rPr>
        <w:t xml:space="preserve">/command communication interface between </w:t>
      </w:r>
      <w:r w:rsidR="00615B1D">
        <w:rPr>
          <w:rFonts w:ascii="Times New Roman" w:hAnsi="Times New Roman"/>
          <w:color w:val="000000"/>
        </w:rPr>
        <w:t>CUC</w:t>
      </w:r>
      <w:r>
        <w:rPr>
          <w:rFonts w:ascii="Times New Roman" w:hAnsi="Times New Roman"/>
          <w:color w:val="000000"/>
        </w:rPr>
        <w:t xml:space="preserve"> and MB2.</w:t>
      </w:r>
    </w:p>
    <w:p w:rsidR="008A11A2" w:rsidRDefault="008A11A2" w:rsidP="008A11A2">
      <w:pPr>
        <w:spacing w:after="0"/>
        <w:ind w:left="720"/>
        <w:rPr>
          <w:rFonts w:ascii="Times New Roman" w:hAnsi="Times New Roman"/>
          <w:color w:val="000000"/>
        </w:rPr>
      </w:pPr>
    </w:p>
    <w:p w:rsidR="001926E2" w:rsidRPr="00FB56C1" w:rsidRDefault="00615B1D" w:rsidP="00A763CC">
      <w:pPr>
        <w:numPr>
          <w:ilvl w:val="0"/>
          <w:numId w:val="14"/>
        </w:numPr>
        <w:spacing w:after="0"/>
        <w:rPr>
          <w:rFonts w:ascii="Times New Roman" w:hAnsi="Times New Roman"/>
          <w:color w:val="000000"/>
          <w:u w:val="single"/>
        </w:rPr>
      </w:pPr>
      <w:r>
        <w:rPr>
          <w:rFonts w:ascii="Times New Roman" w:hAnsi="Times New Roman"/>
          <w:color w:val="000000"/>
          <w:u w:val="single"/>
        </w:rPr>
        <w:t>CUC</w:t>
      </w:r>
      <w:r w:rsidR="001926E2" w:rsidRPr="00FB56C1">
        <w:rPr>
          <w:rFonts w:ascii="Times New Roman" w:hAnsi="Times New Roman"/>
          <w:color w:val="000000"/>
          <w:u w:val="single"/>
        </w:rPr>
        <w:t xml:space="preserve"> receives </w:t>
      </w:r>
      <w:r w:rsidR="001926E2">
        <w:rPr>
          <w:rFonts w:ascii="Times New Roman" w:hAnsi="Times New Roman"/>
          <w:color w:val="000000"/>
          <w:u w:val="single"/>
        </w:rPr>
        <w:t xml:space="preserve">and processes </w:t>
      </w:r>
      <w:r w:rsidR="001926E2" w:rsidRPr="00FB56C1">
        <w:rPr>
          <w:rFonts w:ascii="Times New Roman" w:hAnsi="Times New Roman"/>
          <w:color w:val="000000"/>
          <w:u w:val="single"/>
        </w:rPr>
        <w:t xml:space="preserve">the </w:t>
      </w:r>
      <w:r w:rsidR="001926E2">
        <w:rPr>
          <w:rFonts w:ascii="Times New Roman" w:hAnsi="Times New Roman"/>
          <w:color w:val="000000"/>
          <w:u w:val="single"/>
        </w:rPr>
        <w:t>response</w:t>
      </w:r>
      <w:r w:rsidR="001926E2" w:rsidRPr="00FB56C1">
        <w:rPr>
          <w:rFonts w:ascii="Times New Roman" w:hAnsi="Times New Roman"/>
          <w:color w:val="000000"/>
          <w:u w:val="single"/>
        </w:rPr>
        <w:t xml:space="preserve"> from </w:t>
      </w:r>
      <w:r w:rsidR="001926E2">
        <w:rPr>
          <w:rFonts w:ascii="Times New Roman" w:hAnsi="Times New Roman"/>
          <w:color w:val="000000"/>
          <w:u w:val="single"/>
        </w:rPr>
        <w:t>MB2</w:t>
      </w:r>
    </w:p>
    <w:p w:rsidR="001926E2" w:rsidRDefault="001926E2" w:rsidP="00A763CC">
      <w:pPr>
        <w:numPr>
          <w:ilvl w:val="0"/>
          <w:numId w:val="12"/>
        </w:numPr>
        <w:spacing w:after="0"/>
        <w:rPr>
          <w:rFonts w:ascii="Times New Roman" w:hAnsi="Times New Roman"/>
          <w:color w:val="000000"/>
        </w:rPr>
      </w:pPr>
      <w:r>
        <w:rPr>
          <w:rFonts w:ascii="Times New Roman" w:hAnsi="Times New Roman"/>
          <w:color w:val="000000"/>
        </w:rPr>
        <w:t xml:space="preserve">The response from </w:t>
      </w:r>
      <w:r w:rsidR="009D3246">
        <w:rPr>
          <w:rFonts w:ascii="Times New Roman" w:hAnsi="Times New Roman"/>
          <w:color w:val="000000"/>
        </w:rPr>
        <w:t>status</w:t>
      </w:r>
      <w:r>
        <w:rPr>
          <w:rFonts w:ascii="Times New Roman" w:hAnsi="Times New Roman"/>
          <w:color w:val="000000"/>
        </w:rPr>
        <w:t xml:space="preserve">/command communication interface causes an interruptive event in </w:t>
      </w:r>
      <w:r w:rsidR="00615B1D">
        <w:rPr>
          <w:rFonts w:ascii="Times New Roman" w:hAnsi="Times New Roman"/>
          <w:color w:val="000000"/>
        </w:rPr>
        <w:t>CUC</w:t>
      </w:r>
      <w:r>
        <w:rPr>
          <w:rFonts w:ascii="Times New Roman" w:hAnsi="Times New Roman"/>
          <w:color w:val="000000"/>
        </w:rPr>
        <w:t>.</w:t>
      </w:r>
    </w:p>
    <w:p w:rsidR="001926E2" w:rsidRDefault="001926E2" w:rsidP="00A763CC">
      <w:pPr>
        <w:numPr>
          <w:ilvl w:val="0"/>
          <w:numId w:val="12"/>
        </w:numPr>
        <w:spacing w:after="0"/>
        <w:rPr>
          <w:rFonts w:ascii="Times New Roman" w:hAnsi="Times New Roman"/>
          <w:color w:val="000000"/>
        </w:rPr>
      </w:pPr>
      <w:r>
        <w:rPr>
          <w:rFonts w:ascii="Times New Roman" w:hAnsi="Times New Roman"/>
          <w:color w:val="000000"/>
        </w:rPr>
        <w:t xml:space="preserve">If there is no other event processing going on, or the new command/response event has the highest priority than all the other command/response events, an </w:t>
      </w:r>
      <w:r w:rsidR="00DC3306">
        <w:rPr>
          <w:rFonts w:ascii="Times New Roman" w:hAnsi="Times New Roman"/>
          <w:color w:val="000000"/>
        </w:rPr>
        <w:t>OCL</w:t>
      </w:r>
      <w:r>
        <w:rPr>
          <w:rFonts w:ascii="Times New Roman" w:hAnsi="Times New Roman"/>
          <w:color w:val="000000"/>
        </w:rPr>
        <w:t xml:space="preserve"> function will be called to handle the new response event.</w:t>
      </w:r>
    </w:p>
    <w:p w:rsidR="001926E2" w:rsidRDefault="001926E2"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532F8B">
        <w:rPr>
          <w:rFonts w:ascii="Times New Roman" w:hAnsi="Times New Roman"/>
          <w:color w:val="000000"/>
        </w:rPr>
        <w:t>OSC</w:t>
      </w:r>
      <w:r>
        <w:rPr>
          <w:rFonts w:ascii="Times New Roman" w:hAnsi="Times New Roman"/>
          <w:color w:val="000000"/>
        </w:rPr>
        <w:t xml:space="preserve"> function calls an ASL function to analyze the response event. </w:t>
      </w:r>
    </w:p>
    <w:p w:rsidR="001926E2" w:rsidRDefault="001926E2" w:rsidP="00A763CC">
      <w:pPr>
        <w:numPr>
          <w:ilvl w:val="0"/>
          <w:numId w:val="12"/>
        </w:numPr>
        <w:spacing w:after="0"/>
        <w:rPr>
          <w:rFonts w:ascii="Times New Roman" w:hAnsi="Times New Roman"/>
          <w:color w:val="000000"/>
        </w:rPr>
      </w:pPr>
      <w:r>
        <w:rPr>
          <w:rFonts w:ascii="Times New Roman" w:hAnsi="Times New Roman"/>
          <w:color w:val="000000"/>
        </w:rPr>
        <w:t>The ASL function calls a HAL function to fetch the response package from the command/</w:t>
      </w:r>
      <w:r w:rsidRPr="005200A5">
        <w:rPr>
          <w:rFonts w:ascii="Times New Roman" w:hAnsi="Times New Roman"/>
          <w:color w:val="000000"/>
        </w:rPr>
        <w:t xml:space="preserve"> </w:t>
      </w:r>
      <w:r>
        <w:rPr>
          <w:rFonts w:ascii="Times New Roman" w:hAnsi="Times New Roman"/>
          <w:color w:val="000000"/>
        </w:rPr>
        <w:t xml:space="preserve">response buffer or registers, decodes the Response ID and target address and return them to the </w:t>
      </w:r>
      <w:r w:rsidR="00DC3306">
        <w:rPr>
          <w:rFonts w:ascii="Times New Roman" w:hAnsi="Times New Roman"/>
          <w:color w:val="000000"/>
        </w:rPr>
        <w:t>OCL</w:t>
      </w:r>
      <w:r w:rsidR="00572C38">
        <w:rPr>
          <w:rFonts w:ascii="Times New Roman" w:hAnsi="Times New Roman"/>
          <w:color w:val="000000"/>
        </w:rPr>
        <w:t xml:space="preserve"> </w:t>
      </w:r>
      <w:r>
        <w:rPr>
          <w:rFonts w:ascii="Times New Roman" w:hAnsi="Times New Roman"/>
          <w:color w:val="000000"/>
        </w:rPr>
        <w:t xml:space="preserve">function. </w:t>
      </w:r>
    </w:p>
    <w:p w:rsidR="001926E2" w:rsidRDefault="001926E2"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 </w:t>
      </w:r>
      <w:r w:rsidR="00DC3306">
        <w:rPr>
          <w:rFonts w:ascii="Times New Roman" w:hAnsi="Times New Roman"/>
          <w:color w:val="000000"/>
        </w:rPr>
        <w:t>OCL</w:t>
      </w:r>
      <w:r w:rsidR="00572C38">
        <w:rPr>
          <w:rFonts w:ascii="Times New Roman" w:hAnsi="Times New Roman"/>
          <w:color w:val="000000"/>
        </w:rPr>
        <w:t xml:space="preserve"> </w:t>
      </w:r>
      <w:r w:rsidRPr="00827F2A">
        <w:rPr>
          <w:rFonts w:ascii="Times New Roman" w:hAnsi="Times New Roman"/>
          <w:color w:val="000000"/>
        </w:rPr>
        <w:t xml:space="preserve">function analyzes the </w:t>
      </w:r>
      <w:r>
        <w:rPr>
          <w:rFonts w:ascii="Times New Roman" w:hAnsi="Times New Roman"/>
          <w:color w:val="000000"/>
        </w:rPr>
        <w:t xml:space="preserve">Response </w:t>
      </w:r>
      <w:r w:rsidRPr="00827F2A">
        <w:rPr>
          <w:rFonts w:ascii="Times New Roman" w:hAnsi="Times New Roman"/>
          <w:color w:val="000000"/>
        </w:rPr>
        <w:t xml:space="preserve">ID and target address, and finds that the destination of the </w:t>
      </w:r>
      <w:r>
        <w:rPr>
          <w:rFonts w:ascii="Times New Roman" w:hAnsi="Times New Roman"/>
          <w:color w:val="000000"/>
        </w:rPr>
        <w:t xml:space="preserve">Response </w:t>
      </w:r>
      <w:r w:rsidRPr="00827F2A">
        <w:rPr>
          <w:rFonts w:ascii="Times New Roman" w:hAnsi="Times New Roman"/>
          <w:color w:val="000000"/>
        </w:rPr>
        <w:t xml:space="preserve">is </w:t>
      </w:r>
      <w:r>
        <w:rPr>
          <w:rFonts w:ascii="Times New Roman" w:hAnsi="Times New Roman"/>
          <w:color w:val="000000"/>
        </w:rPr>
        <w:t xml:space="preserve">not </w:t>
      </w:r>
      <w:r w:rsidR="00615B1D">
        <w:rPr>
          <w:rFonts w:ascii="Times New Roman" w:hAnsi="Times New Roman"/>
          <w:color w:val="000000"/>
        </w:rPr>
        <w:t>CUC</w:t>
      </w:r>
      <w:r w:rsidRPr="00827F2A">
        <w:rPr>
          <w:rFonts w:ascii="Times New Roman" w:hAnsi="Times New Roman"/>
          <w:color w:val="000000"/>
        </w:rPr>
        <w:t xml:space="preserve">. </w:t>
      </w:r>
    </w:p>
    <w:p w:rsidR="001926E2" w:rsidRPr="00827F2A" w:rsidRDefault="001926E2"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Therefore, another </w:t>
      </w:r>
      <w:r w:rsidR="00DC3306">
        <w:rPr>
          <w:rFonts w:ascii="Times New Roman" w:hAnsi="Times New Roman"/>
          <w:color w:val="000000"/>
        </w:rPr>
        <w:t>OCL</w:t>
      </w:r>
      <w:r w:rsidRPr="00827F2A">
        <w:rPr>
          <w:rFonts w:ascii="Times New Roman" w:hAnsi="Times New Roman"/>
          <w:color w:val="000000"/>
        </w:rPr>
        <w:t xml:space="preserve"> function is called to forward the </w:t>
      </w:r>
      <w:r>
        <w:rPr>
          <w:rFonts w:ascii="Times New Roman" w:hAnsi="Times New Roman"/>
          <w:color w:val="000000"/>
        </w:rPr>
        <w:t xml:space="preserve">response </w:t>
      </w:r>
      <w:r w:rsidRPr="00827F2A">
        <w:rPr>
          <w:rFonts w:ascii="Times New Roman" w:hAnsi="Times New Roman"/>
          <w:color w:val="000000"/>
        </w:rPr>
        <w:t xml:space="preserve">to </w:t>
      </w:r>
      <w:r w:rsidR="001A1431">
        <w:rPr>
          <w:rFonts w:ascii="Times New Roman" w:hAnsi="Times New Roman"/>
          <w:color w:val="000000"/>
        </w:rPr>
        <w:t>host PC</w:t>
      </w:r>
      <w:r>
        <w:rPr>
          <w:rFonts w:ascii="Times New Roman" w:hAnsi="Times New Roman"/>
          <w:color w:val="000000"/>
        </w:rPr>
        <w:t>.</w:t>
      </w:r>
    </w:p>
    <w:p w:rsidR="001926E2" w:rsidRDefault="001926E2"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sidRPr="00827F2A">
        <w:rPr>
          <w:rFonts w:ascii="Times New Roman" w:hAnsi="Times New Roman"/>
          <w:color w:val="000000"/>
        </w:rPr>
        <w:t xml:space="preserve"> function</w:t>
      </w:r>
      <w:r>
        <w:rPr>
          <w:rFonts w:ascii="Times New Roman" w:hAnsi="Times New Roman"/>
          <w:color w:val="000000"/>
        </w:rPr>
        <w:t xml:space="preserve"> call</w:t>
      </w:r>
      <w:r w:rsidR="001A1431">
        <w:rPr>
          <w:rFonts w:ascii="Times New Roman" w:hAnsi="Times New Roman"/>
          <w:color w:val="000000"/>
        </w:rPr>
        <w:t>s</w:t>
      </w:r>
      <w:r>
        <w:rPr>
          <w:rFonts w:ascii="Times New Roman" w:hAnsi="Times New Roman"/>
          <w:color w:val="000000"/>
        </w:rPr>
        <w:t xml:space="preserve"> an ASL function, and the ASL function call an </w:t>
      </w:r>
      <w:r w:rsidR="008A11A2">
        <w:rPr>
          <w:rFonts w:ascii="Times New Roman" w:hAnsi="Times New Roman"/>
          <w:color w:val="000000"/>
        </w:rPr>
        <w:t>HA</w:t>
      </w:r>
      <w:r>
        <w:rPr>
          <w:rFonts w:ascii="Times New Roman" w:hAnsi="Times New Roman"/>
          <w:color w:val="000000"/>
        </w:rPr>
        <w:t xml:space="preserve">L function to send the </w:t>
      </w:r>
      <w:r w:rsidR="001A1431">
        <w:rPr>
          <w:rFonts w:ascii="Times New Roman" w:hAnsi="Times New Roman"/>
          <w:color w:val="000000"/>
        </w:rPr>
        <w:t>response</w:t>
      </w:r>
      <w:r>
        <w:rPr>
          <w:rFonts w:ascii="Times New Roman" w:hAnsi="Times New Roman"/>
          <w:color w:val="000000"/>
        </w:rPr>
        <w:t xml:space="preserve"> to </w:t>
      </w:r>
      <w:r w:rsidR="001A1431">
        <w:rPr>
          <w:rFonts w:ascii="Times New Roman" w:hAnsi="Times New Roman"/>
          <w:color w:val="000000"/>
        </w:rPr>
        <w:t>host computer</w:t>
      </w:r>
      <w:r>
        <w:rPr>
          <w:rFonts w:ascii="Times New Roman" w:hAnsi="Times New Roman"/>
          <w:color w:val="000000"/>
        </w:rPr>
        <w:t xml:space="preserve"> through </w:t>
      </w:r>
      <w:r w:rsidR="001A1431">
        <w:rPr>
          <w:rFonts w:ascii="Times New Roman" w:hAnsi="Times New Roman"/>
          <w:color w:val="000000"/>
        </w:rPr>
        <w:t>USB bus</w:t>
      </w:r>
      <w:r>
        <w:rPr>
          <w:rFonts w:ascii="Times New Roman" w:hAnsi="Times New Roman"/>
          <w:color w:val="000000"/>
        </w:rPr>
        <w:t>.</w:t>
      </w:r>
    </w:p>
    <w:p w:rsidR="001926E2" w:rsidRDefault="001926E2" w:rsidP="001926E2">
      <w:pPr>
        <w:spacing w:after="0"/>
        <w:rPr>
          <w:rFonts w:ascii="Times New Roman" w:hAnsi="Times New Roman"/>
          <w:color w:val="000000"/>
        </w:rPr>
      </w:pPr>
    </w:p>
    <w:p w:rsidR="001A1431" w:rsidRPr="00FB56C1" w:rsidRDefault="001A1431" w:rsidP="00A763CC">
      <w:pPr>
        <w:numPr>
          <w:ilvl w:val="0"/>
          <w:numId w:val="14"/>
        </w:numPr>
        <w:spacing w:after="0"/>
        <w:rPr>
          <w:rFonts w:ascii="Times New Roman" w:hAnsi="Times New Roman"/>
          <w:color w:val="000000"/>
          <w:u w:val="single"/>
        </w:rPr>
      </w:pPr>
      <w:r>
        <w:rPr>
          <w:rFonts w:ascii="Times New Roman" w:hAnsi="Times New Roman"/>
          <w:color w:val="000000"/>
          <w:u w:val="single"/>
        </w:rPr>
        <w:t>Host computer</w:t>
      </w:r>
      <w:r w:rsidRPr="00FB56C1">
        <w:rPr>
          <w:rFonts w:ascii="Times New Roman" w:hAnsi="Times New Roman"/>
          <w:color w:val="000000"/>
          <w:u w:val="single"/>
        </w:rPr>
        <w:t xml:space="preserve"> receives </w:t>
      </w:r>
      <w:r>
        <w:rPr>
          <w:rFonts w:ascii="Times New Roman" w:hAnsi="Times New Roman"/>
          <w:color w:val="000000"/>
          <w:u w:val="single"/>
        </w:rPr>
        <w:t xml:space="preserve">and processes </w:t>
      </w:r>
      <w:r w:rsidRPr="00FB56C1">
        <w:rPr>
          <w:rFonts w:ascii="Times New Roman" w:hAnsi="Times New Roman"/>
          <w:color w:val="000000"/>
          <w:u w:val="single"/>
        </w:rPr>
        <w:t xml:space="preserve">the </w:t>
      </w:r>
      <w:r>
        <w:rPr>
          <w:rFonts w:ascii="Times New Roman" w:hAnsi="Times New Roman"/>
          <w:color w:val="000000"/>
          <w:u w:val="single"/>
        </w:rPr>
        <w:t>response</w:t>
      </w:r>
      <w:r w:rsidRPr="00FB56C1">
        <w:rPr>
          <w:rFonts w:ascii="Times New Roman" w:hAnsi="Times New Roman"/>
          <w:color w:val="000000"/>
          <w:u w:val="single"/>
        </w:rPr>
        <w:t xml:space="preserve"> from </w:t>
      </w:r>
      <w:r w:rsidR="00615B1D">
        <w:rPr>
          <w:rFonts w:ascii="Times New Roman" w:hAnsi="Times New Roman"/>
          <w:color w:val="000000"/>
          <w:u w:val="single"/>
        </w:rPr>
        <w:t>CUC</w:t>
      </w:r>
    </w:p>
    <w:p w:rsidR="00572C38" w:rsidRDefault="00572C38" w:rsidP="00A763CC">
      <w:pPr>
        <w:numPr>
          <w:ilvl w:val="0"/>
          <w:numId w:val="12"/>
        </w:numPr>
        <w:spacing w:after="0"/>
        <w:rPr>
          <w:rFonts w:ascii="Times New Roman" w:hAnsi="Times New Roman"/>
          <w:color w:val="000000"/>
        </w:rPr>
      </w:pPr>
      <w:r>
        <w:rPr>
          <w:rFonts w:ascii="Times New Roman" w:hAnsi="Times New Roman"/>
          <w:color w:val="000000"/>
        </w:rPr>
        <w:t>The response from USB cable causes an interruptive event in host PC.</w:t>
      </w:r>
    </w:p>
    <w:p w:rsidR="00572C38" w:rsidRDefault="00572C38" w:rsidP="00A763CC">
      <w:pPr>
        <w:numPr>
          <w:ilvl w:val="0"/>
          <w:numId w:val="12"/>
        </w:numPr>
        <w:spacing w:after="0"/>
        <w:rPr>
          <w:rFonts w:ascii="Times New Roman" w:hAnsi="Times New Roman"/>
          <w:color w:val="000000"/>
        </w:rPr>
      </w:pPr>
      <w:r>
        <w:rPr>
          <w:rFonts w:ascii="Times New Roman" w:hAnsi="Times New Roman"/>
          <w:color w:val="000000"/>
        </w:rPr>
        <w:lastRenderedPageBreak/>
        <w:t>If there is no other event processing going on, or the new command/response event has the highest priority than all the other command/response events, an OAL function will be called to handle the new response event.</w:t>
      </w:r>
    </w:p>
    <w:p w:rsidR="00572C38" w:rsidRDefault="00572C38" w:rsidP="00A763CC">
      <w:pPr>
        <w:numPr>
          <w:ilvl w:val="0"/>
          <w:numId w:val="12"/>
        </w:numPr>
        <w:spacing w:after="0"/>
        <w:rPr>
          <w:rFonts w:ascii="Times New Roman" w:hAnsi="Times New Roman"/>
          <w:color w:val="000000"/>
        </w:rPr>
      </w:pPr>
      <w:r>
        <w:rPr>
          <w:rFonts w:ascii="Times New Roman" w:hAnsi="Times New Roman"/>
          <w:color w:val="000000"/>
        </w:rPr>
        <w:t xml:space="preserve">The OAL function calls an </w:t>
      </w:r>
      <w:r w:rsidR="00DC3306">
        <w:rPr>
          <w:rFonts w:ascii="Times New Roman" w:hAnsi="Times New Roman"/>
          <w:color w:val="000000"/>
        </w:rPr>
        <w:t>OCL</w:t>
      </w:r>
      <w:r>
        <w:rPr>
          <w:rFonts w:ascii="Times New Roman" w:hAnsi="Times New Roman"/>
          <w:color w:val="000000"/>
        </w:rPr>
        <w:t xml:space="preserve"> function to analyze the response event. </w:t>
      </w:r>
    </w:p>
    <w:p w:rsidR="00572C38" w:rsidRDefault="00572C38"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DC3306">
        <w:rPr>
          <w:rFonts w:ascii="Times New Roman" w:hAnsi="Times New Roman"/>
          <w:color w:val="000000"/>
        </w:rPr>
        <w:t>OCL</w:t>
      </w:r>
      <w:r>
        <w:rPr>
          <w:rFonts w:ascii="Times New Roman" w:hAnsi="Times New Roman"/>
          <w:color w:val="000000"/>
        </w:rPr>
        <w:t xml:space="preserve"> function calls </w:t>
      </w:r>
      <w:proofErr w:type="gramStart"/>
      <w:r>
        <w:rPr>
          <w:rFonts w:ascii="Times New Roman" w:hAnsi="Times New Roman"/>
          <w:color w:val="000000"/>
        </w:rPr>
        <w:t>an</w:t>
      </w:r>
      <w:proofErr w:type="gramEnd"/>
      <w:r>
        <w:rPr>
          <w:rFonts w:ascii="Times New Roman" w:hAnsi="Times New Roman"/>
          <w:color w:val="000000"/>
        </w:rPr>
        <w:t xml:space="preserve"> </w:t>
      </w:r>
      <w:r w:rsidR="00E91A2F">
        <w:rPr>
          <w:rFonts w:ascii="Times New Roman" w:hAnsi="Times New Roman"/>
          <w:color w:val="000000"/>
        </w:rPr>
        <w:t>C</w:t>
      </w:r>
      <w:r>
        <w:rPr>
          <w:rFonts w:ascii="Times New Roman" w:hAnsi="Times New Roman"/>
          <w:color w:val="000000"/>
        </w:rPr>
        <w:t xml:space="preserve">SL function to analyze the response event. </w:t>
      </w:r>
    </w:p>
    <w:p w:rsidR="00572C38" w:rsidRDefault="00572C38" w:rsidP="00A763CC">
      <w:pPr>
        <w:numPr>
          <w:ilvl w:val="0"/>
          <w:numId w:val="12"/>
        </w:numPr>
        <w:spacing w:after="0"/>
        <w:rPr>
          <w:rFonts w:ascii="Times New Roman" w:hAnsi="Times New Roman"/>
          <w:color w:val="000000"/>
        </w:rPr>
      </w:pPr>
      <w:r>
        <w:rPr>
          <w:rFonts w:ascii="Times New Roman" w:hAnsi="Times New Roman"/>
          <w:color w:val="000000"/>
        </w:rPr>
        <w:t xml:space="preserve">The </w:t>
      </w:r>
      <w:r w:rsidR="00E91A2F">
        <w:rPr>
          <w:rFonts w:ascii="Times New Roman" w:hAnsi="Times New Roman"/>
          <w:color w:val="000000"/>
        </w:rPr>
        <w:t>C</w:t>
      </w:r>
      <w:r>
        <w:rPr>
          <w:rFonts w:ascii="Times New Roman" w:hAnsi="Times New Roman"/>
          <w:color w:val="000000"/>
        </w:rPr>
        <w:t xml:space="preserve">SL </w:t>
      </w:r>
      <w:proofErr w:type="gramStart"/>
      <w:r>
        <w:rPr>
          <w:rFonts w:ascii="Times New Roman" w:hAnsi="Times New Roman"/>
          <w:color w:val="000000"/>
        </w:rPr>
        <w:t>function calls a HAL function to fetch the response package from the command/</w:t>
      </w:r>
      <w:r w:rsidRPr="005200A5">
        <w:rPr>
          <w:rFonts w:ascii="Times New Roman" w:hAnsi="Times New Roman"/>
          <w:color w:val="000000"/>
        </w:rPr>
        <w:t xml:space="preserve"> </w:t>
      </w:r>
      <w:r>
        <w:rPr>
          <w:rFonts w:ascii="Times New Roman" w:hAnsi="Times New Roman"/>
          <w:color w:val="000000"/>
        </w:rPr>
        <w:t>response buffer or registers, decodes the Response ID</w:t>
      </w:r>
      <w:r w:rsidR="00397AFD">
        <w:rPr>
          <w:rFonts w:ascii="Times New Roman" w:hAnsi="Times New Roman"/>
          <w:color w:val="000000"/>
        </w:rPr>
        <w:t>,</w:t>
      </w:r>
      <w:r>
        <w:rPr>
          <w:rFonts w:ascii="Times New Roman" w:hAnsi="Times New Roman"/>
          <w:color w:val="000000"/>
        </w:rPr>
        <w:t xml:space="preserve"> </w:t>
      </w:r>
      <w:r w:rsidR="00397AFD">
        <w:rPr>
          <w:rFonts w:ascii="Times New Roman" w:hAnsi="Times New Roman"/>
          <w:color w:val="000000"/>
        </w:rPr>
        <w:t xml:space="preserve">source address and </w:t>
      </w:r>
      <w:r>
        <w:rPr>
          <w:rFonts w:ascii="Times New Roman" w:hAnsi="Times New Roman"/>
          <w:color w:val="000000"/>
        </w:rPr>
        <w:t>target address and return</w:t>
      </w:r>
      <w:proofErr w:type="gramEnd"/>
      <w:r>
        <w:rPr>
          <w:rFonts w:ascii="Times New Roman" w:hAnsi="Times New Roman"/>
          <w:color w:val="000000"/>
        </w:rPr>
        <w:t xml:space="preserve"> them to the </w:t>
      </w:r>
      <w:r w:rsidR="00DC3306">
        <w:rPr>
          <w:rFonts w:ascii="Times New Roman" w:hAnsi="Times New Roman"/>
          <w:color w:val="000000"/>
        </w:rPr>
        <w:t>OCL</w:t>
      </w:r>
      <w:r>
        <w:rPr>
          <w:rFonts w:ascii="Times New Roman" w:hAnsi="Times New Roman"/>
          <w:color w:val="000000"/>
        </w:rPr>
        <w:t xml:space="preserve"> function. </w:t>
      </w:r>
    </w:p>
    <w:p w:rsidR="00572C38" w:rsidRDefault="00572C38"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 </w:t>
      </w:r>
      <w:r w:rsidR="00DC3306">
        <w:rPr>
          <w:rFonts w:ascii="Times New Roman" w:hAnsi="Times New Roman"/>
          <w:color w:val="000000"/>
        </w:rPr>
        <w:t>OCL</w:t>
      </w:r>
      <w:r w:rsidRPr="00827F2A">
        <w:rPr>
          <w:rFonts w:ascii="Times New Roman" w:hAnsi="Times New Roman"/>
          <w:color w:val="000000"/>
        </w:rPr>
        <w:t xml:space="preserve"> function analyzes the </w:t>
      </w:r>
      <w:r>
        <w:rPr>
          <w:rFonts w:ascii="Times New Roman" w:hAnsi="Times New Roman"/>
          <w:color w:val="000000"/>
        </w:rPr>
        <w:t xml:space="preserve">Response </w:t>
      </w:r>
      <w:r w:rsidR="00542D09">
        <w:rPr>
          <w:rFonts w:ascii="Times New Roman" w:hAnsi="Times New Roman"/>
          <w:color w:val="000000"/>
        </w:rPr>
        <w:t>ID</w:t>
      </w:r>
      <w:r w:rsidR="00397AFD">
        <w:rPr>
          <w:rFonts w:ascii="Times New Roman" w:hAnsi="Times New Roman"/>
          <w:color w:val="000000"/>
        </w:rPr>
        <w:t>, source address and target address</w:t>
      </w:r>
      <w:r w:rsidRPr="00827F2A">
        <w:rPr>
          <w:rFonts w:ascii="Times New Roman" w:hAnsi="Times New Roman"/>
          <w:color w:val="000000"/>
        </w:rPr>
        <w:t xml:space="preserve">, and finds that the destination of the </w:t>
      </w:r>
      <w:r>
        <w:rPr>
          <w:rFonts w:ascii="Times New Roman" w:hAnsi="Times New Roman"/>
          <w:color w:val="000000"/>
        </w:rPr>
        <w:t xml:space="preserve">Response </w:t>
      </w:r>
      <w:r w:rsidRPr="00827F2A">
        <w:rPr>
          <w:rFonts w:ascii="Times New Roman" w:hAnsi="Times New Roman"/>
          <w:color w:val="000000"/>
        </w:rPr>
        <w:t xml:space="preserve">is </w:t>
      </w:r>
      <w:r w:rsidR="00542D09">
        <w:rPr>
          <w:rFonts w:ascii="Times New Roman" w:hAnsi="Times New Roman"/>
          <w:color w:val="000000"/>
        </w:rPr>
        <w:t>host computer</w:t>
      </w:r>
      <w:r w:rsidRPr="00827F2A">
        <w:rPr>
          <w:rFonts w:ascii="Times New Roman" w:hAnsi="Times New Roman"/>
          <w:color w:val="000000"/>
        </w:rPr>
        <w:t xml:space="preserve">. </w:t>
      </w:r>
    </w:p>
    <w:p w:rsidR="00572C38" w:rsidRPr="00827F2A" w:rsidRDefault="00572C38" w:rsidP="00A763CC">
      <w:pPr>
        <w:numPr>
          <w:ilvl w:val="0"/>
          <w:numId w:val="12"/>
        </w:numPr>
        <w:spacing w:after="0"/>
        <w:rPr>
          <w:rFonts w:ascii="Times New Roman" w:hAnsi="Times New Roman"/>
          <w:color w:val="000000"/>
        </w:rPr>
      </w:pPr>
      <w:r w:rsidRPr="00827F2A">
        <w:rPr>
          <w:rFonts w:ascii="Times New Roman" w:hAnsi="Times New Roman"/>
          <w:color w:val="000000"/>
        </w:rPr>
        <w:t xml:space="preserve">Therefore, another </w:t>
      </w:r>
      <w:r w:rsidR="00DC3306">
        <w:rPr>
          <w:rFonts w:ascii="Times New Roman" w:hAnsi="Times New Roman"/>
          <w:color w:val="000000"/>
        </w:rPr>
        <w:t>OCL</w:t>
      </w:r>
      <w:r>
        <w:rPr>
          <w:rFonts w:ascii="Times New Roman" w:hAnsi="Times New Roman"/>
          <w:color w:val="000000"/>
        </w:rPr>
        <w:t xml:space="preserve"> </w:t>
      </w:r>
      <w:r w:rsidRPr="00827F2A">
        <w:rPr>
          <w:rFonts w:ascii="Times New Roman" w:hAnsi="Times New Roman"/>
          <w:color w:val="000000"/>
        </w:rPr>
        <w:t xml:space="preserve">function </w:t>
      </w:r>
      <w:r w:rsidR="00542D09">
        <w:rPr>
          <w:rFonts w:ascii="Times New Roman" w:hAnsi="Times New Roman"/>
          <w:color w:val="000000"/>
        </w:rPr>
        <w:t xml:space="preserve">returns the results of </w:t>
      </w:r>
      <w:r w:rsidR="00542D09" w:rsidRPr="00542D09">
        <w:rPr>
          <w:rFonts w:ascii="Times New Roman" w:hAnsi="Times New Roman"/>
          <w:color w:val="000000"/>
        </w:rPr>
        <w:t>energy window setting (success or failed)</w:t>
      </w:r>
      <w:r w:rsidR="00542D09">
        <w:rPr>
          <w:rFonts w:ascii="Times New Roman" w:hAnsi="Times New Roman"/>
          <w:color w:val="000000"/>
        </w:rPr>
        <w:t xml:space="preserve"> to the OAL function</w:t>
      </w:r>
      <w:r>
        <w:rPr>
          <w:rFonts w:ascii="Times New Roman" w:hAnsi="Times New Roman"/>
          <w:color w:val="000000"/>
        </w:rPr>
        <w:t>.</w:t>
      </w:r>
    </w:p>
    <w:p w:rsidR="00CA5932" w:rsidRDefault="00CA5932" w:rsidP="005A71D9">
      <w:pPr>
        <w:spacing w:after="0"/>
        <w:jc w:val="center"/>
        <w:rPr>
          <w:rFonts w:ascii="Times New Roman" w:hAnsi="Times New Roman"/>
          <w:color w:val="000000"/>
        </w:rPr>
      </w:pPr>
    </w:p>
    <w:p w:rsidR="00B42B1C" w:rsidRDefault="00B42B1C" w:rsidP="005A71D9">
      <w:pPr>
        <w:spacing w:after="0"/>
        <w:jc w:val="center"/>
        <w:rPr>
          <w:rFonts w:ascii="Times New Roman" w:hAnsi="Times New Roman"/>
          <w:color w:val="1403ED"/>
        </w:rPr>
      </w:pPr>
      <w:r w:rsidRPr="005A71D9">
        <w:rPr>
          <w:rFonts w:ascii="Times New Roman" w:hAnsi="Times New Roman"/>
          <w:color w:val="000000"/>
        </w:rPr>
        <w:br w:type="page"/>
      </w:r>
    </w:p>
    <w:p w:rsidR="006D670A" w:rsidRDefault="006D670A" w:rsidP="00355808">
      <w:pPr>
        <w:spacing w:after="0"/>
        <w:rPr>
          <w:rFonts w:ascii="Times New Roman" w:hAnsi="Times New Roman"/>
          <w:color w:val="1403ED"/>
        </w:rPr>
      </w:pPr>
    </w:p>
    <w:p w:rsidR="00B2556C" w:rsidRPr="00AD65F6" w:rsidRDefault="00B2556C" w:rsidP="00071798">
      <w:pPr>
        <w:pStyle w:val="Heading1"/>
        <w:numPr>
          <w:ilvl w:val="0"/>
          <w:numId w:val="21"/>
        </w:numPr>
        <w:ind w:left="360"/>
        <w:rPr>
          <w:color w:val="000000" w:themeColor="text1"/>
        </w:rPr>
      </w:pPr>
      <w:bookmarkStart w:id="93" w:name="_Toc358368763"/>
      <w:r w:rsidRPr="00AD65F6">
        <w:rPr>
          <w:color w:val="000000" w:themeColor="text1"/>
        </w:rPr>
        <w:t>System firmware</w:t>
      </w:r>
      <w:r w:rsidR="00157384" w:rsidRPr="00AD65F6">
        <w:rPr>
          <w:color w:val="000000" w:themeColor="text1"/>
        </w:rPr>
        <w:t xml:space="preserve"> (FPGA)</w:t>
      </w:r>
      <w:r w:rsidRPr="00AD65F6">
        <w:rPr>
          <w:color w:val="000000" w:themeColor="text1"/>
        </w:rPr>
        <w:t xml:space="preserve"> framework models</w:t>
      </w:r>
      <w:bookmarkEnd w:id="93"/>
    </w:p>
    <w:p w:rsidR="000B6794" w:rsidRDefault="000B6794" w:rsidP="005D528C">
      <w:pPr>
        <w:spacing w:after="0"/>
        <w:ind w:left="360"/>
        <w:rPr>
          <w:rFonts w:ascii="Times New Roman" w:hAnsi="Times New Roman"/>
        </w:rPr>
      </w:pPr>
    </w:p>
    <w:p w:rsidR="000B6794" w:rsidRPr="000B6794" w:rsidRDefault="000B6794" w:rsidP="00071798">
      <w:pPr>
        <w:pStyle w:val="Heading2"/>
        <w:numPr>
          <w:ilvl w:val="1"/>
          <w:numId w:val="21"/>
        </w:numPr>
        <w:ind w:left="450" w:hanging="450"/>
        <w:rPr>
          <w:i/>
          <w:color w:val="000000" w:themeColor="text1"/>
          <w:sz w:val="24"/>
        </w:rPr>
      </w:pPr>
      <w:bookmarkStart w:id="94" w:name="_Toc358368764"/>
      <w:r w:rsidRPr="000B6794">
        <w:rPr>
          <w:i/>
          <w:color w:val="000000" w:themeColor="text1"/>
          <w:sz w:val="24"/>
        </w:rPr>
        <w:t>CUC/MB/DUC</w:t>
      </w:r>
      <w:r>
        <w:rPr>
          <w:i/>
          <w:color w:val="000000" w:themeColor="text1"/>
          <w:sz w:val="24"/>
        </w:rPr>
        <w:t xml:space="preserve">/CDUC </w:t>
      </w:r>
      <w:r w:rsidRPr="000B6794">
        <w:rPr>
          <w:i/>
          <w:color w:val="000000" w:themeColor="text1"/>
          <w:sz w:val="24"/>
        </w:rPr>
        <w:t>firmware (FPGA) framework model</w:t>
      </w:r>
      <w:bookmarkEnd w:id="94"/>
    </w:p>
    <w:p w:rsidR="000B6794" w:rsidRDefault="000B6794" w:rsidP="005D528C">
      <w:pPr>
        <w:spacing w:after="0"/>
        <w:ind w:left="360"/>
        <w:rPr>
          <w:rFonts w:ascii="Times New Roman" w:hAnsi="Times New Roman"/>
        </w:rPr>
      </w:pPr>
    </w:p>
    <w:p w:rsidR="005D528C" w:rsidRDefault="005D528C" w:rsidP="005D528C">
      <w:pPr>
        <w:spacing w:after="0"/>
        <w:ind w:left="360"/>
        <w:rPr>
          <w:rFonts w:ascii="Times New Roman" w:hAnsi="Times New Roman"/>
        </w:rPr>
      </w:pPr>
      <w:r>
        <w:rPr>
          <w:rFonts w:ascii="Times New Roman" w:hAnsi="Times New Roman"/>
        </w:rPr>
        <w:t xml:space="preserve">The </w:t>
      </w:r>
      <w:r w:rsidR="00615B1D">
        <w:rPr>
          <w:rFonts w:ascii="Times New Roman" w:hAnsi="Times New Roman"/>
        </w:rPr>
        <w:t>CUC</w:t>
      </w:r>
      <w:r>
        <w:rPr>
          <w:rFonts w:ascii="Times New Roman" w:hAnsi="Times New Roman"/>
        </w:rPr>
        <w:t>/MB/</w:t>
      </w:r>
      <w:r w:rsidR="00E605EF">
        <w:rPr>
          <w:rFonts w:ascii="Times New Roman" w:hAnsi="Times New Roman"/>
        </w:rPr>
        <w:t>DUC</w:t>
      </w:r>
      <w:r w:rsidR="000B6794">
        <w:rPr>
          <w:rFonts w:ascii="Times New Roman" w:hAnsi="Times New Roman"/>
        </w:rPr>
        <w:t>/CDUC</w:t>
      </w:r>
      <w:r>
        <w:rPr>
          <w:rFonts w:ascii="Times New Roman" w:hAnsi="Times New Roman"/>
        </w:rPr>
        <w:t xml:space="preserve"> firmware </w:t>
      </w:r>
      <w:r w:rsidR="00157384">
        <w:rPr>
          <w:rFonts w:ascii="Times New Roman" w:hAnsi="Times New Roman"/>
        </w:rPr>
        <w:t xml:space="preserve">(FPGA) </w:t>
      </w:r>
      <w:r>
        <w:rPr>
          <w:rFonts w:ascii="Times New Roman" w:hAnsi="Times New Roman"/>
        </w:rPr>
        <w:t xml:space="preserve">framework model is shown </w:t>
      </w:r>
      <w:r w:rsidR="000B6794">
        <w:rPr>
          <w:rFonts w:ascii="Times New Roman" w:hAnsi="Times New Roman"/>
        </w:rPr>
        <w:t>as Figure 14</w:t>
      </w:r>
      <w:r>
        <w:rPr>
          <w:rFonts w:ascii="Times New Roman" w:hAnsi="Times New Roman"/>
        </w:rPr>
        <w:t>.</w:t>
      </w:r>
    </w:p>
    <w:p w:rsidR="00C05789" w:rsidRDefault="00C05789" w:rsidP="00E562CC">
      <w:pPr>
        <w:spacing w:after="0"/>
        <w:jc w:val="center"/>
      </w:pPr>
    </w:p>
    <w:p w:rsidR="00125F11" w:rsidRDefault="000B6794" w:rsidP="00E562CC">
      <w:pPr>
        <w:spacing w:after="0"/>
        <w:jc w:val="center"/>
      </w:pPr>
      <w:r>
        <w:object w:dxaOrig="7474" w:dyaOrig="8734">
          <v:shape id="_x0000_i1045" type="#_x0000_t75" style="width:285.75pt;height:335.25pt" o:ole="">
            <v:imagedata r:id="rId65" o:title=""/>
          </v:shape>
          <o:OLEObject Type="Embed" ProgID="Visio.Drawing.11" ShapeID="_x0000_i1045" DrawAspect="Content" ObjectID="_1432112067" r:id="rId66"/>
        </w:object>
      </w:r>
    </w:p>
    <w:p w:rsidR="00C42FC2" w:rsidRDefault="00C42FC2" w:rsidP="00C42FC2">
      <w:pPr>
        <w:spacing w:after="0"/>
        <w:jc w:val="center"/>
      </w:pPr>
      <w:bookmarkStart w:id="95" w:name="_Toc358368948"/>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36</w:t>
      </w:r>
      <w:r w:rsidRPr="00647EB4">
        <w:rPr>
          <w:rFonts w:ascii="Times New Roman" w:hAnsi="Times New Roman"/>
          <w:b/>
        </w:rPr>
        <w:fldChar w:fldCharType="end"/>
      </w:r>
      <w:r>
        <w:rPr>
          <w:rFonts w:ascii="Times New Roman" w:hAnsi="Times New Roman"/>
          <w:b/>
        </w:rPr>
        <w:t xml:space="preserve"> </w:t>
      </w:r>
      <w:r>
        <w:rPr>
          <w:rFonts w:ascii="Times New Roman" w:hAnsi="Times New Roman"/>
        </w:rPr>
        <w:t>CUC/MB/DUC/CDUC firmware (FPGA) framework model</w:t>
      </w:r>
      <w:r>
        <w:rPr>
          <w:rFonts w:ascii="Times New Roman" w:hAnsi="Times New Roman"/>
          <w:color w:val="000000"/>
        </w:rPr>
        <w:t>.</w:t>
      </w:r>
      <w:bookmarkEnd w:id="95"/>
    </w:p>
    <w:p w:rsidR="005D528C" w:rsidRDefault="005D528C" w:rsidP="00E562CC">
      <w:pPr>
        <w:spacing w:after="0"/>
        <w:jc w:val="center"/>
      </w:pPr>
    </w:p>
    <w:p w:rsidR="005D528C" w:rsidRDefault="005D528C" w:rsidP="005D528C">
      <w:pPr>
        <w:spacing w:after="0"/>
        <w:ind w:left="360"/>
        <w:rPr>
          <w:rFonts w:ascii="Times New Roman" w:hAnsi="Times New Roman"/>
        </w:rPr>
      </w:pPr>
      <w:r>
        <w:rPr>
          <w:rFonts w:ascii="Times New Roman" w:hAnsi="Times New Roman"/>
        </w:rPr>
        <w:t xml:space="preserve">The </w:t>
      </w:r>
      <w:r w:rsidR="000B6794">
        <w:rPr>
          <w:rFonts w:ascii="Times New Roman" w:hAnsi="Times New Roman"/>
        </w:rPr>
        <w:t xml:space="preserve">CUC/MB/DUC/CDUC </w:t>
      </w:r>
      <w:r>
        <w:rPr>
          <w:rFonts w:ascii="Times New Roman" w:hAnsi="Times New Roman"/>
        </w:rPr>
        <w:t xml:space="preserve">firmware framework model </w:t>
      </w:r>
      <w:r w:rsidR="00157384">
        <w:rPr>
          <w:rFonts w:ascii="Times New Roman" w:hAnsi="Times New Roman"/>
        </w:rPr>
        <w:t>has 5 modules:</w:t>
      </w:r>
    </w:p>
    <w:p w:rsidR="00157384" w:rsidRDefault="00157384" w:rsidP="00A763CC">
      <w:pPr>
        <w:pStyle w:val="ListParagraph"/>
        <w:numPr>
          <w:ilvl w:val="0"/>
          <w:numId w:val="15"/>
        </w:numPr>
        <w:spacing w:after="0"/>
        <w:rPr>
          <w:rFonts w:ascii="Times New Roman" w:hAnsi="Times New Roman"/>
        </w:rPr>
      </w:pPr>
      <w:r>
        <w:rPr>
          <w:rFonts w:ascii="Times New Roman" w:hAnsi="Times New Roman"/>
        </w:rPr>
        <w:t xml:space="preserve">NIOS CPU core. </w:t>
      </w:r>
    </w:p>
    <w:p w:rsidR="00157384" w:rsidRDefault="00157384" w:rsidP="00157384">
      <w:pPr>
        <w:pStyle w:val="ListParagraph"/>
        <w:spacing w:after="0"/>
        <w:rPr>
          <w:rFonts w:ascii="Times New Roman" w:hAnsi="Times New Roman"/>
        </w:rPr>
      </w:pPr>
      <w:r>
        <w:rPr>
          <w:rFonts w:ascii="Times New Roman" w:hAnsi="Times New Roman"/>
        </w:rPr>
        <w:t xml:space="preserve">Its main functions are </w:t>
      </w:r>
      <w:proofErr w:type="spellStart"/>
      <w:r>
        <w:rPr>
          <w:rFonts w:ascii="Times New Roman" w:hAnsi="Times New Roman"/>
        </w:rPr>
        <w:t>board</w:t>
      </w:r>
      <w:proofErr w:type="spellEnd"/>
      <w:r>
        <w:rPr>
          <w:rFonts w:ascii="Times New Roman" w:hAnsi="Times New Roman"/>
        </w:rPr>
        <w:t xml:space="preserve"> configuration and board status monitoring.</w:t>
      </w:r>
    </w:p>
    <w:p w:rsidR="00157384" w:rsidRDefault="00157384" w:rsidP="00A763CC">
      <w:pPr>
        <w:pStyle w:val="ListParagraph"/>
        <w:numPr>
          <w:ilvl w:val="0"/>
          <w:numId w:val="15"/>
        </w:numPr>
        <w:spacing w:after="0"/>
        <w:rPr>
          <w:rFonts w:ascii="Times New Roman" w:hAnsi="Times New Roman"/>
        </w:rPr>
      </w:pPr>
      <w:r>
        <w:rPr>
          <w:rFonts w:ascii="Times New Roman" w:hAnsi="Times New Roman"/>
        </w:rPr>
        <w:t>Interface register array</w:t>
      </w:r>
    </w:p>
    <w:p w:rsidR="005D55FB" w:rsidRDefault="005D55FB" w:rsidP="00157384">
      <w:pPr>
        <w:pStyle w:val="ListParagraph"/>
        <w:spacing w:after="0"/>
        <w:rPr>
          <w:rFonts w:ascii="Times New Roman" w:hAnsi="Times New Roman"/>
        </w:rPr>
      </w:pPr>
      <w:r>
        <w:rPr>
          <w:rFonts w:ascii="Times New Roman" w:hAnsi="Times New Roman"/>
        </w:rPr>
        <w:t xml:space="preserve">Its main functions are: </w:t>
      </w:r>
    </w:p>
    <w:p w:rsidR="00157384" w:rsidRDefault="005D55FB" w:rsidP="00A763CC">
      <w:pPr>
        <w:pStyle w:val="ListParagraph"/>
        <w:numPr>
          <w:ilvl w:val="0"/>
          <w:numId w:val="16"/>
        </w:numPr>
        <w:spacing w:after="0"/>
        <w:rPr>
          <w:rFonts w:ascii="Times New Roman" w:hAnsi="Times New Roman"/>
        </w:rPr>
      </w:pPr>
      <w:r>
        <w:rPr>
          <w:rFonts w:ascii="Times New Roman" w:hAnsi="Times New Roman"/>
        </w:rPr>
        <w:t>Interface to PET function logic, hardware interface logic and DB command coprocessor.</w:t>
      </w:r>
    </w:p>
    <w:p w:rsidR="005D55FB" w:rsidRDefault="0085121D" w:rsidP="00A763CC">
      <w:pPr>
        <w:pStyle w:val="ListParagraph"/>
        <w:numPr>
          <w:ilvl w:val="0"/>
          <w:numId w:val="16"/>
        </w:numPr>
        <w:spacing w:after="0"/>
        <w:rPr>
          <w:rFonts w:ascii="Times New Roman" w:hAnsi="Times New Roman"/>
        </w:rPr>
      </w:pPr>
      <w:r>
        <w:rPr>
          <w:rFonts w:ascii="Times New Roman" w:hAnsi="Times New Roman"/>
        </w:rPr>
        <w:t xml:space="preserve">Board firmware configuration and version control. </w:t>
      </w:r>
    </w:p>
    <w:p w:rsidR="0085121D" w:rsidRDefault="0085121D" w:rsidP="00A763CC">
      <w:pPr>
        <w:pStyle w:val="ListParagraph"/>
        <w:numPr>
          <w:ilvl w:val="0"/>
          <w:numId w:val="17"/>
        </w:numPr>
        <w:spacing w:after="0"/>
        <w:rPr>
          <w:rFonts w:ascii="Times New Roman" w:hAnsi="Times New Roman"/>
        </w:rPr>
      </w:pPr>
      <w:r>
        <w:rPr>
          <w:rFonts w:ascii="Times New Roman" w:hAnsi="Times New Roman"/>
        </w:rPr>
        <w:lastRenderedPageBreak/>
        <w:t xml:space="preserve">NIOS CPU is able to determine the board firmware configuration and version by reading the </w:t>
      </w:r>
      <w:r w:rsidR="007716A5">
        <w:rPr>
          <w:rFonts w:ascii="Times New Roman" w:hAnsi="Times New Roman"/>
        </w:rPr>
        <w:t xml:space="preserve">configuration and version control </w:t>
      </w:r>
      <w:r>
        <w:rPr>
          <w:rFonts w:ascii="Times New Roman" w:hAnsi="Times New Roman"/>
        </w:rPr>
        <w:t>registers</w:t>
      </w:r>
      <w:r w:rsidR="007716A5">
        <w:rPr>
          <w:rFonts w:ascii="Times New Roman" w:hAnsi="Times New Roman"/>
        </w:rPr>
        <w:t>;</w:t>
      </w:r>
    </w:p>
    <w:p w:rsidR="007716A5" w:rsidRDefault="009D50E3" w:rsidP="00A763CC">
      <w:pPr>
        <w:pStyle w:val="ListParagraph"/>
        <w:numPr>
          <w:ilvl w:val="0"/>
          <w:numId w:val="17"/>
        </w:numPr>
        <w:spacing w:after="0"/>
        <w:rPr>
          <w:rFonts w:ascii="Times New Roman" w:hAnsi="Times New Roman"/>
        </w:rPr>
      </w:pPr>
      <w:r>
        <w:rPr>
          <w:rFonts w:ascii="Times New Roman" w:hAnsi="Times New Roman"/>
        </w:rPr>
        <w:t xml:space="preserve">We can also implement or remove modules in the FPGA firmware by setting/resetting board firmware configuration and version control registers. In another word, similar to the compiler switches in c code, the Board firmware configuration and version control registers can determine which firmware module will be implemented. </w:t>
      </w:r>
      <w:r w:rsidR="007D359F">
        <w:rPr>
          <w:rFonts w:ascii="Times New Roman" w:hAnsi="Times New Roman"/>
        </w:rPr>
        <w:t xml:space="preserve">  </w:t>
      </w:r>
    </w:p>
    <w:p w:rsidR="00157384" w:rsidRDefault="00157384" w:rsidP="00A763CC">
      <w:pPr>
        <w:pStyle w:val="ListParagraph"/>
        <w:numPr>
          <w:ilvl w:val="0"/>
          <w:numId w:val="15"/>
        </w:numPr>
        <w:spacing w:after="0"/>
        <w:rPr>
          <w:rFonts w:ascii="Times New Roman" w:hAnsi="Times New Roman"/>
        </w:rPr>
      </w:pPr>
      <w:r>
        <w:rPr>
          <w:rFonts w:ascii="Times New Roman" w:hAnsi="Times New Roman"/>
        </w:rPr>
        <w:t>PET function logic</w:t>
      </w:r>
      <w:r w:rsidR="00734A53">
        <w:rPr>
          <w:rFonts w:ascii="Times New Roman" w:hAnsi="Times New Roman"/>
        </w:rPr>
        <w:t xml:space="preserve"> circuits</w:t>
      </w:r>
    </w:p>
    <w:p w:rsidR="0056442A" w:rsidRDefault="00734A53" w:rsidP="00A763CC">
      <w:pPr>
        <w:pStyle w:val="ListParagraph"/>
        <w:numPr>
          <w:ilvl w:val="0"/>
          <w:numId w:val="18"/>
        </w:numPr>
        <w:spacing w:after="0"/>
        <w:rPr>
          <w:rFonts w:ascii="Times New Roman" w:hAnsi="Times New Roman"/>
        </w:rPr>
      </w:pPr>
      <w:r>
        <w:rPr>
          <w:rFonts w:ascii="Times New Roman" w:hAnsi="Times New Roman"/>
        </w:rPr>
        <w:t xml:space="preserve">PET function logic circuits are the logic circuits specifically designed for PET application. For example, in the </w:t>
      </w:r>
      <w:r w:rsidR="00615B1D">
        <w:rPr>
          <w:rFonts w:ascii="Times New Roman" w:hAnsi="Times New Roman"/>
        </w:rPr>
        <w:t>CUC</w:t>
      </w:r>
      <w:r>
        <w:rPr>
          <w:rFonts w:ascii="Times New Roman" w:hAnsi="Times New Roman"/>
        </w:rPr>
        <w:t xml:space="preserve">, the PET function logic circuits need to process coincidence events. </w:t>
      </w:r>
    </w:p>
    <w:p w:rsidR="00E72A52" w:rsidRDefault="00E72A52" w:rsidP="00A763CC">
      <w:pPr>
        <w:pStyle w:val="ListParagraph"/>
        <w:numPr>
          <w:ilvl w:val="0"/>
          <w:numId w:val="18"/>
        </w:numPr>
        <w:spacing w:after="0"/>
        <w:rPr>
          <w:rFonts w:ascii="Times New Roman" w:hAnsi="Times New Roman"/>
        </w:rPr>
      </w:pPr>
      <w:r>
        <w:rPr>
          <w:rFonts w:ascii="Times New Roman" w:hAnsi="Times New Roman"/>
        </w:rPr>
        <w:t xml:space="preserve">NIOS CPU will be able to configure and monitor the </w:t>
      </w:r>
      <w:r w:rsidR="00734A53">
        <w:rPr>
          <w:rFonts w:ascii="Times New Roman" w:hAnsi="Times New Roman"/>
        </w:rPr>
        <w:t xml:space="preserve">PET function logic circuits </w:t>
      </w:r>
      <w:r>
        <w:rPr>
          <w:rFonts w:ascii="Times New Roman" w:hAnsi="Times New Roman"/>
        </w:rPr>
        <w:t>through the Interface register array module.</w:t>
      </w:r>
    </w:p>
    <w:p w:rsidR="00157384" w:rsidRDefault="00157384" w:rsidP="00A763CC">
      <w:pPr>
        <w:pStyle w:val="ListParagraph"/>
        <w:numPr>
          <w:ilvl w:val="0"/>
          <w:numId w:val="15"/>
        </w:numPr>
        <w:spacing w:after="0"/>
        <w:rPr>
          <w:rFonts w:ascii="Times New Roman" w:hAnsi="Times New Roman"/>
        </w:rPr>
      </w:pPr>
      <w:r>
        <w:rPr>
          <w:rFonts w:ascii="Times New Roman" w:hAnsi="Times New Roman"/>
        </w:rPr>
        <w:t>Hardware interface logic</w:t>
      </w:r>
      <w:r w:rsidR="00734A53">
        <w:rPr>
          <w:rFonts w:ascii="Times New Roman" w:hAnsi="Times New Roman"/>
        </w:rPr>
        <w:t xml:space="preserve"> circuits</w:t>
      </w:r>
    </w:p>
    <w:p w:rsidR="007153BE" w:rsidRDefault="007153BE" w:rsidP="00A763CC">
      <w:pPr>
        <w:pStyle w:val="ListParagraph"/>
        <w:numPr>
          <w:ilvl w:val="0"/>
          <w:numId w:val="19"/>
        </w:numPr>
        <w:spacing w:after="0"/>
        <w:rPr>
          <w:rFonts w:ascii="Times New Roman" w:hAnsi="Times New Roman"/>
        </w:rPr>
      </w:pPr>
      <w:r>
        <w:rPr>
          <w:rFonts w:ascii="Times New Roman" w:hAnsi="Times New Roman"/>
        </w:rPr>
        <w:t xml:space="preserve">NIOS CPU and PET function logic </w:t>
      </w:r>
      <w:r w:rsidR="00734A53">
        <w:rPr>
          <w:rFonts w:ascii="Times New Roman" w:hAnsi="Times New Roman"/>
        </w:rPr>
        <w:t xml:space="preserve">circuits </w:t>
      </w:r>
      <w:r>
        <w:rPr>
          <w:rFonts w:ascii="Times New Roman" w:hAnsi="Times New Roman"/>
        </w:rPr>
        <w:t>need to share the low level hardware resources.</w:t>
      </w:r>
    </w:p>
    <w:p w:rsidR="007153BE" w:rsidRDefault="007153BE" w:rsidP="00A763CC">
      <w:pPr>
        <w:pStyle w:val="ListParagraph"/>
        <w:numPr>
          <w:ilvl w:val="0"/>
          <w:numId w:val="19"/>
        </w:numPr>
        <w:spacing w:after="0"/>
        <w:rPr>
          <w:rFonts w:ascii="Times New Roman" w:hAnsi="Times New Roman"/>
        </w:rPr>
      </w:pPr>
      <w:r>
        <w:rPr>
          <w:rFonts w:ascii="Times New Roman" w:hAnsi="Times New Roman"/>
        </w:rPr>
        <w:t xml:space="preserve">PET function logic </w:t>
      </w:r>
      <w:r w:rsidR="00734A53">
        <w:rPr>
          <w:rFonts w:ascii="Times New Roman" w:hAnsi="Times New Roman"/>
        </w:rPr>
        <w:t>circuits have</w:t>
      </w:r>
      <w:r>
        <w:rPr>
          <w:rFonts w:ascii="Times New Roman" w:hAnsi="Times New Roman"/>
        </w:rPr>
        <w:t xml:space="preserve"> higher priority to access to the low level hardware resources.</w:t>
      </w:r>
    </w:p>
    <w:p w:rsidR="000F55E4" w:rsidRDefault="000F55E4" w:rsidP="000F55E4">
      <w:pPr>
        <w:pStyle w:val="ListParagraph"/>
        <w:spacing w:after="0"/>
        <w:rPr>
          <w:rFonts w:ascii="Times New Roman" w:hAnsi="Times New Roman"/>
        </w:rPr>
      </w:pPr>
      <w:r>
        <w:rPr>
          <w:rFonts w:ascii="Times New Roman" w:hAnsi="Times New Roman"/>
        </w:rPr>
        <w:t xml:space="preserve">        For example, when the NIOS CPU needs to read the DDRII RAM, it will firstly send a command to the interface register array. The interface register array will then initialize a read operation in the DDRII RAM module of the interface logic circuits. If the DDRII RAM module is idle, it will start the read operation immediately, and send the data back to the interface register array. So the CPU can read the RAM value from the registers. If the DDRII RAM module is busy at handling R/W request from the PET function logic circuits, it will return a busy response to the interface logic circuits. So the CPU knows the read operation is failed.</w:t>
      </w:r>
    </w:p>
    <w:p w:rsidR="00730EA7" w:rsidRDefault="00730EA7" w:rsidP="000F55E4">
      <w:pPr>
        <w:pStyle w:val="ListParagraph"/>
        <w:spacing w:after="0"/>
        <w:rPr>
          <w:rFonts w:ascii="Times New Roman" w:hAnsi="Times New Roman"/>
        </w:rPr>
      </w:pPr>
      <w:r>
        <w:rPr>
          <w:rFonts w:ascii="Times New Roman" w:hAnsi="Times New Roman"/>
        </w:rPr>
        <w:t xml:space="preserve">        Note: in our current FPGA codes for board test, the NIOS CPU is interfaced to the low level hardware circuits directly. It works well for board diagnosis. However, </w:t>
      </w:r>
      <w:r w:rsidR="00E423EB">
        <w:rPr>
          <w:rFonts w:ascii="Times New Roman" w:hAnsi="Times New Roman"/>
        </w:rPr>
        <w:t xml:space="preserve">when a PET system is in data acquisition mode, the high speed data stream is processed in </w:t>
      </w:r>
      <w:r w:rsidR="00497382">
        <w:rPr>
          <w:rFonts w:ascii="Times New Roman" w:hAnsi="Times New Roman"/>
        </w:rPr>
        <w:t>timely</w:t>
      </w:r>
      <w:r w:rsidR="00E423EB">
        <w:rPr>
          <w:rFonts w:ascii="Times New Roman" w:hAnsi="Times New Roman"/>
        </w:rPr>
        <w:t xml:space="preserve"> pipeline mode. </w:t>
      </w:r>
      <w:r w:rsidR="00497382">
        <w:rPr>
          <w:rFonts w:ascii="Times New Roman" w:hAnsi="Times New Roman"/>
        </w:rPr>
        <w:t xml:space="preserve">The PET function logic circuits need to have full control of the hardware resources (e.g. RAM). Therefore, we will not let the CPU control the hardware resources directly in our framework design. </w:t>
      </w:r>
    </w:p>
    <w:p w:rsidR="0085121D" w:rsidRDefault="0085121D" w:rsidP="0085121D">
      <w:pPr>
        <w:pStyle w:val="ListParagraph"/>
        <w:spacing w:after="0"/>
        <w:rPr>
          <w:rFonts w:ascii="Times New Roman" w:hAnsi="Times New Roman"/>
        </w:rPr>
      </w:pPr>
    </w:p>
    <w:p w:rsidR="00157384" w:rsidRPr="00157384" w:rsidRDefault="00157384" w:rsidP="00A763CC">
      <w:pPr>
        <w:pStyle w:val="ListParagraph"/>
        <w:numPr>
          <w:ilvl w:val="0"/>
          <w:numId w:val="15"/>
        </w:numPr>
        <w:spacing w:after="0"/>
        <w:rPr>
          <w:rFonts w:ascii="Times New Roman" w:hAnsi="Times New Roman"/>
        </w:rPr>
      </w:pPr>
      <w:r>
        <w:rPr>
          <w:rFonts w:ascii="Times New Roman" w:hAnsi="Times New Roman"/>
        </w:rPr>
        <w:t>DB command coprocessor (</w:t>
      </w:r>
      <w:r w:rsidR="00E605EF">
        <w:rPr>
          <w:rFonts w:ascii="Times New Roman" w:hAnsi="Times New Roman"/>
        </w:rPr>
        <w:t>DUC</w:t>
      </w:r>
      <w:r>
        <w:rPr>
          <w:rFonts w:ascii="Times New Roman" w:hAnsi="Times New Roman"/>
        </w:rPr>
        <w:t xml:space="preserve"> only)</w:t>
      </w:r>
    </w:p>
    <w:p w:rsidR="00151DFB" w:rsidRDefault="00151DFB" w:rsidP="00375C1B">
      <w:pPr>
        <w:pStyle w:val="ListParagraph"/>
        <w:spacing w:after="0"/>
        <w:rPr>
          <w:rFonts w:ascii="Times New Roman" w:hAnsi="Times New Roman"/>
        </w:rPr>
      </w:pPr>
      <w:r>
        <w:rPr>
          <w:rFonts w:ascii="Times New Roman" w:hAnsi="Times New Roman"/>
        </w:rPr>
        <w:t xml:space="preserve">        </w:t>
      </w:r>
      <w:r w:rsidR="00F16CA8">
        <w:rPr>
          <w:rFonts w:ascii="Times New Roman" w:hAnsi="Times New Roman"/>
        </w:rPr>
        <w:t xml:space="preserve">NIOS CPU takes a big chunk of the resource in the FPGA. That is not a big issue for </w:t>
      </w:r>
      <w:r w:rsidR="000B6794">
        <w:rPr>
          <w:rFonts w:ascii="Times New Roman" w:hAnsi="Times New Roman"/>
        </w:rPr>
        <w:t xml:space="preserve">CUC/MB/DUC/CDUC </w:t>
      </w:r>
      <w:r w:rsidR="00F16CA8">
        <w:rPr>
          <w:rFonts w:ascii="Times New Roman" w:hAnsi="Times New Roman"/>
        </w:rPr>
        <w:t xml:space="preserve">for two reasons: (a) Those boards have three FPGAs on board and (b) The tasks need to be performed in </w:t>
      </w:r>
      <w:r w:rsidR="000B6794">
        <w:rPr>
          <w:rFonts w:ascii="Times New Roman" w:hAnsi="Times New Roman"/>
        </w:rPr>
        <w:t xml:space="preserve">CUC/MB/DUC/CDUC </w:t>
      </w:r>
      <w:r w:rsidR="00F16CA8">
        <w:rPr>
          <w:rFonts w:ascii="Times New Roman" w:hAnsi="Times New Roman"/>
        </w:rPr>
        <w:t xml:space="preserve">are relatively light. </w:t>
      </w:r>
    </w:p>
    <w:p w:rsidR="00FB269B" w:rsidRDefault="00151DFB" w:rsidP="00FB269B">
      <w:pPr>
        <w:pStyle w:val="ListParagraph"/>
        <w:spacing w:after="0"/>
        <w:rPr>
          <w:rFonts w:ascii="Times New Roman" w:hAnsi="Times New Roman"/>
        </w:rPr>
      </w:pPr>
      <w:r>
        <w:rPr>
          <w:rFonts w:ascii="Times New Roman" w:hAnsi="Times New Roman"/>
        </w:rPr>
        <w:t xml:space="preserve">        For DB boards, the situation is a little bit different. Firstly, the DB board has only one FPGA on board. Secondly, most of the heavy duty tasks need to be performed in the DB. </w:t>
      </w:r>
      <w:r w:rsidR="00FB269B">
        <w:rPr>
          <w:rFonts w:ascii="Times New Roman" w:hAnsi="Times New Roman"/>
        </w:rPr>
        <w:t>For example, the high-precision FPGA-based 32 channel TDC may need a big chunk of the FPGA resource.</w:t>
      </w:r>
    </w:p>
    <w:p w:rsidR="00375C1B" w:rsidRDefault="00FB269B" w:rsidP="00FB269B">
      <w:pPr>
        <w:pStyle w:val="ListParagraph"/>
        <w:spacing w:after="0"/>
        <w:rPr>
          <w:rFonts w:ascii="Times New Roman" w:hAnsi="Times New Roman"/>
        </w:rPr>
      </w:pPr>
      <w:r>
        <w:rPr>
          <w:rFonts w:ascii="Times New Roman" w:hAnsi="Times New Roman"/>
        </w:rPr>
        <w:t xml:space="preserve">        Therefore, w</w:t>
      </w:r>
      <w:r w:rsidR="00E906B7" w:rsidRPr="00FB269B">
        <w:rPr>
          <w:rFonts w:ascii="Times New Roman" w:hAnsi="Times New Roman"/>
        </w:rPr>
        <w:t xml:space="preserve">e will not implement a NIOS CPU in the DB board. </w:t>
      </w:r>
      <w:r w:rsidR="00114B49">
        <w:rPr>
          <w:rFonts w:ascii="Times New Roman" w:hAnsi="Times New Roman"/>
        </w:rPr>
        <w:t xml:space="preserve">Instead, we will use the </w:t>
      </w:r>
      <w:r w:rsidR="00114B49" w:rsidRPr="00FB269B">
        <w:rPr>
          <w:rFonts w:ascii="Times New Roman" w:hAnsi="Times New Roman"/>
        </w:rPr>
        <w:t>NIOS CPU</w:t>
      </w:r>
      <w:r w:rsidR="00114B49">
        <w:rPr>
          <w:rFonts w:ascii="Times New Roman" w:hAnsi="Times New Roman"/>
        </w:rPr>
        <w:t xml:space="preserve"> on the </w:t>
      </w:r>
      <w:r w:rsidR="00E605EF">
        <w:rPr>
          <w:rFonts w:ascii="Times New Roman" w:hAnsi="Times New Roman"/>
        </w:rPr>
        <w:t>DUC</w:t>
      </w:r>
      <w:r w:rsidR="00114B49">
        <w:rPr>
          <w:rFonts w:ascii="Times New Roman" w:hAnsi="Times New Roman"/>
        </w:rPr>
        <w:t xml:space="preserve"> board to configure and monitor the DB boards.</w:t>
      </w:r>
      <w:r w:rsidR="00E906B7" w:rsidRPr="00FB269B">
        <w:rPr>
          <w:rFonts w:ascii="Times New Roman" w:hAnsi="Times New Roman"/>
        </w:rPr>
        <w:t xml:space="preserve"> </w:t>
      </w:r>
      <w:r w:rsidR="00114B49">
        <w:rPr>
          <w:rFonts w:ascii="Times New Roman" w:hAnsi="Times New Roman"/>
        </w:rPr>
        <w:t xml:space="preserve">That will be implemented through two DB command coprocessors. One is in the </w:t>
      </w:r>
      <w:r w:rsidR="00E605EF">
        <w:rPr>
          <w:rFonts w:ascii="Times New Roman" w:hAnsi="Times New Roman"/>
        </w:rPr>
        <w:t>DUC</w:t>
      </w:r>
      <w:r w:rsidR="00114B49">
        <w:rPr>
          <w:rFonts w:ascii="Times New Roman" w:hAnsi="Times New Roman"/>
        </w:rPr>
        <w:t xml:space="preserve"> board. It will receive the commands from the CPU through the register interface array module, transmit it to its partner on the DB, </w:t>
      </w:r>
      <w:r w:rsidR="00114B49">
        <w:rPr>
          <w:rFonts w:ascii="Times New Roman" w:hAnsi="Times New Roman"/>
        </w:rPr>
        <w:lastRenderedPageBreak/>
        <w:t xml:space="preserve">receives the responses from its partner on the DB, and send the responses back to the CPU through the register interface array module. </w:t>
      </w:r>
    </w:p>
    <w:p w:rsidR="00BE290A" w:rsidRPr="00FB269B" w:rsidRDefault="00BE290A" w:rsidP="00FB269B">
      <w:pPr>
        <w:pStyle w:val="ListParagraph"/>
        <w:spacing w:after="0"/>
        <w:rPr>
          <w:rFonts w:ascii="Times New Roman" w:hAnsi="Times New Roman"/>
        </w:rPr>
      </w:pPr>
      <w:r>
        <w:rPr>
          <w:rFonts w:ascii="Times New Roman" w:hAnsi="Times New Roman"/>
        </w:rPr>
        <w:t xml:space="preserve">        For the </w:t>
      </w:r>
      <w:r w:rsidR="00E605EF">
        <w:rPr>
          <w:rFonts w:ascii="Times New Roman" w:hAnsi="Times New Roman"/>
        </w:rPr>
        <w:t>DUC</w:t>
      </w:r>
      <w:r>
        <w:rPr>
          <w:rFonts w:ascii="Times New Roman" w:hAnsi="Times New Roman"/>
        </w:rPr>
        <w:t xml:space="preserve"> CPU, the DB command coprocessors are completely transparent. </w:t>
      </w:r>
      <w:r w:rsidR="00E605EF">
        <w:rPr>
          <w:rFonts w:ascii="Times New Roman" w:hAnsi="Times New Roman"/>
        </w:rPr>
        <w:t>DUC</w:t>
      </w:r>
      <w:r>
        <w:rPr>
          <w:rFonts w:ascii="Times New Roman" w:hAnsi="Times New Roman"/>
        </w:rPr>
        <w:t xml:space="preserve"> CPU will treat DB (and hardware resources in DB) as regular hardware resources. </w:t>
      </w:r>
    </w:p>
    <w:p w:rsidR="005D528C" w:rsidRDefault="005D528C" w:rsidP="00E562CC">
      <w:pPr>
        <w:spacing w:after="0"/>
        <w:jc w:val="center"/>
      </w:pPr>
    </w:p>
    <w:p w:rsidR="005A7752" w:rsidRPr="000B6794" w:rsidRDefault="005A7752" w:rsidP="00071798">
      <w:pPr>
        <w:pStyle w:val="Heading2"/>
        <w:numPr>
          <w:ilvl w:val="1"/>
          <w:numId w:val="21"/>
        </w:numPr>
        <w:ind w:left="450" w:hanging="450"/>
        <w:rPr>
          <w:i/>
          <w:color w:val="000000" w:themeColor="text1"/>
          <w:sz w:val="24"/>
        </w:rPr>
      </w:pPr>
      <w:bookmarkStart w:id="96" w:name="_Toc358368765"/>
      <w:r>
        <w:rPr>
          <w:i/>
          <w:color w:val="000000" w:themeColor="text1"/>
          <w:sz w:val="24"/>
        </w:rPr>
        <w:t>DB</w:t>
      </w:r>
      <w:r w:rsidRPr="000B6794">
        <w:rPr>
          <w:i/>
          <w:color w:val="000000" w:themeColor="text1"/>
          <w:sz w:val="24"/>
        </w:rPr>
        <w:t xml:space="preserve"> (FPGA) framework model</w:t>
      </w:r>
      <w:bookmarkEnd w:id="96"/>
    </w:p>
    <w:p w:rsidR="00E562CC" w:rsidRDefault="00E562CC" w:rsidP="00E562CC">
      <w:pPr>
        <w:spacing w:after="0"/>
        <w:jc w:val="center"/>
      </w:pPr>
    </w:p>
    <w:p w:rsidR="00BE290A" w:rsidRDefault="00BE290A" w:rsidP="00BE290A">
      <w:pPr>
        <w:spacing w:after="0"/>
        <w:ind w:left="360"/>
        <w:rPr>
          <w:rFonts w:ascii="Times New Roman" w:hAnsi="Times New Roman"/>
        </w:rPr>
      </w:pPr>
      <w:r>
        <w:rPr>
          <w:rFonts w:ascii="Times New Roman" w:hAnsi="Times New Roman"/>
        </w:rPr>
        <w:t>The DB firmware framework model has 3 modules</w:t>
      </w:r>
      <w:r w:rsidR="005A7752">
        <w:rPr>
          <w:rFonts w:ascii="Times New Roman" w:hAnsi="Times New Roman"/>
        </w:rPr>
        <w:t xml:space="preserve"> (Figure 15)</w:t>
      </w:r>
      <w:r>
        <w:rPr>
          <w:rFonts w:ascii="Times New Roman" w:hAnsi="Times New Roman"/>
        </w:rPr>
        <w:t>:</w:t>
      </w:r>
    </w:p>
    <w:p w:rsidR="00BE290A" w:rsidRDefault="00BE290A" w:rsidP="00A763CC">
      <w:pPr>
        <w:pStyle w:val="ListParagraph"/>
        <w:numPr>
          <w:ilvl w:val="0"/>
          <w:numId w:val="20"/>
        </w:numPr>
        <w:spacing w:after="0"/>
        <w:rPr>
          <w:rFonts w:ascii="Times New Roman" w:hAnsi="Times New Roman"/>
        </w:rPr>
      </w:pPr>
      <w:r>
        <w:rPr>
          <w:rFonts w:ascii="Times New Roman" w:hAnsi="Times New Roman"/>
        </w:rPr>
        <w:t>DB command coprocessor</w:t>
      </w:r>
    </w:p>
    <w:p w:rsidR="00BE290A" w:rsidRDefault="00BE290A" w:rsidP="00A763CC">
      <w:pPr>
        <w:pStyle w:val="ListParagraph"/>
        <w:numPr>
          <w:ilvl w:val="0"/>
          <w:numId w:val="20"/>
        </w:numPr>
        <w:spacing w:after="0"/>
        <w:rPr>
          <w:rFonts w:ascii="Times New Roman" w:hAnsi="Times New Roman"/>
        </w:rPr>
      </w:pPr>
      <w:r>
        <w:rPr>
          <w:rFonts w:ascii="Times New Roman" w:hAnsi="Times New Roman"/>
        </w:rPr>
        <w:t>PET function logic circuits</w:t>
      </w:r>
    </w:p>
    <w:p w:rsidR="00BE290A" w:rsidRPr="00BE290A" w:rsidRDefault="00BE290A" w:rsidP="00A763CC">
      <w:pPr>
        <w:pStyle w:val="ListParagraph"/>
        <w:numPr>
          <w:ilvl w:val="0"/>
          <w:numId w:val="20"/>
        </w:numPr>
        <w:spacing w:after="0"/>
        <w:rPr>
          <w:rFonts w:ascii="Times New Roman" w:hAnsi="Times New Roman"/>
        </w:rPr>
      </w:pPr>
      <w:r>
        <w:rPr>
          <w:rFonts w:ascii="Times New Roman" w:hAnsi="Times New Roman"/>
        </w:rPr>
        <w:t>Hardware interface logic circuits</w:t>
      </w:r>
    </w:p>
    <w:p w:rsidR="00125F11" w:rsidRDefault="00125F11" w:rsidP="00E562CC">
      <w:pPr>
        <w:spacing w:after="0"/>
        <w:jc w:val="center"/>
      </w:pPr>
    </w:p>
    <w:p w:rsidR="00E562CC" w:rsidRDefault="005A7752" w:rsidP="00E562CC">
      <w:pPr>
        <w:spacing w:after="0"/>
        <w:jc w:val="center"/>
      </w:pPr>
      <w:r>
        <w:object w:dxaOrig="7474" w:dyaOrig="6807">
          <v:shape id="_x0000_i1046" type="#_x0000_t75" style="width:277.5pt;height:252pt" o:ole="">
            <v:imagedata r:id="rId67" o:title=""/>
          </v:shape>
          <o:OLEObject Type="Embed" ProgID="Visio.Drawing.11" ShapeID="_x0000_i1046" DrawAspect="Content" ObjectID="_1432112068" r:id="rId68"/>
        </w:object>
      </w:r>
    </w:p>
    <w:p w:rsidR="00C75A6F" w:rsidRDefault="00C75A6F" w:rsidP="00C75A6F">
      <w:pPr>
        <w:spacing w:after="0"/>
        <w:jc w:val="center"/>
      </w:pPr>
      <w:bookmarkStart w:id="97" w:name="_Toc358368949"/>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37</w:t>
      </w:r>
      <w:r w:rsidRPr="00647EB4">
        <w:rPr>
          <w:rFonts w:ascii="Times New Roman" w:hAnsi="Times New Roman"/>
          <w:b/>
        </w:rPr>
        <w:fldChar w:fldCharType="end"/>
      </w:r>
      <w:r>
        <w:rPr>
          <w:rFonts w:ascii="Times New Roman" w:hAnsi="Times New Roman"/>
          <w:b/>
        </w:rPr>
        <w:t xml:space="preserve"> </w:t>
      </w:r>
      <w:r w:rsidR="000D76CC">
        <w:rPr>
          <w:rFonts w:ascii="Times New Roman" w:hAnsi="Times New Roman"/>
        </w:rPr>
        <w:t>The DB firmware framework model</w:t>
      </w:r>
      <w:r>
        <w:rPr>
          <w:rFonts w:ascii="Times New Roman" w:hAnsi="Times New Roman"/>
          <w:color w:val="000000"/>
        </w:rPr>
        <w:t>.</w:t>
      </w:r>
      <w:bookmarkEnd w:id="97"/>
    </w:p>
    <w:p w:rsidR="00B2556C" w:rsidRDefault="00B2556C" w:rsidP="00355808">
      <w:pPr>
        <w:spacing w:after="0"/>
        <w:rPr>
          <w:rFonts w:ascii="Times New Roman" w:hAnsi="Times New Roman"/>
          <w:color w:val="1403ED"/>
        </w:rPr>
      </w:pPr>
    </w:p>
    <w:p w:rsidR="00BE290A" w:rsidRDefault="00BE290A" w:rsidP="00355808">
      <w:pPr>
        <w:spacing w:after="0"/>
        <w:rPr>
          <w:rFonts w:ascii="Times New Roman" w:hAnsi="Times New Roman"/>
          <w:color w:val="1403ED"/>
        </w:rPr>
      </w:pPr>
    </w:p>
    <w:p w:rsidR="00535678" w:rsidRDefault="00535678" w:rsidP="00451037">
      <w:pPr>
        <w:spacing w:after="0"/>
        <w:ind w:left="720"/>
        <w:rPr>
          <w:rFonts w:ascii="Times New Roman" w:hAnsi="Times New Roman"/>
          <w:b/>
          <w:sz w:val="32"/>
        </w:rPr>
      </w:pPr>
    </w:p>
    <w:p w:rsidR="00535678" w:rsidRDefault="00535678" w:rsidP="00451037">
      <w:pPr>
        <w:spacing w:after="0"/>
        <w:ind w:left="720"/>
        <w:rPr>
          <w:rFonts w:ascii="Times New Roman" w:hAnsi="Times New Roman"/>
          <w:b/>
          <w:sz w:val="32"/>
        </w:rPr>
      </w:pPr>
    </w:p>
    <w:p w:rsidR="00535678" w:rsidRDefault="00535678" w:rsidP="00451037">
      <w:pPr>
        <w:spacing w:after="0"/>
        <w:ind w:left="720"/>
        <w:rPr>
          <w:rFonts w:ascii="Times New Roman" w:hAnsi="Times New Roman"/>
          <w:b/>
          <w:sz w:val="32"/>
        </w:rPr>
      </w:pPr>
    </w:p>
    <w:p w:rsidR="00840FFA" w:rsidRDefault="00840FFA">
      <w:pPr>
        <w:spacing w:after="0" w:line="240" w:lineRule="auto"/>
        <w:rPr>
          <w:rFonts w:ascii="Times New Roman" w:hAnsi="Times New Roman"/>
          <w:b/>
          <w:sz w:val="32"/>
        </w:rPr>
      </w:pPr>
      <w:r>
        <w:rPr>
          <w:rFonts w:ascii="Times New Roman" w:hAnsi="Times New Roman"/>
          <w:b/>
          <w:sz w:val="32"/>
        </w:rPr>
        <w:br w:type="page"/>
      </w:r>
    </w:p>
    <w:p w:rsidR="00840FFA" w:rsidRDefault="00852E71" w:rsidP="00CA781E">
      <w:pPr>
        <w:pStyle w:val="Heading1"/>
        <w:numPr>
          <w:ilvl w:val="0"/>
          <w:numId w:val="21"/>
        </w:numPr>
        <w:ind w:left="360"/>
        <w:rPr>
          <w:color w:val="000000" w:themeColor="text1"/>
        </w:rPr>
      </w:pPr>
      <w:bookmarkStart w:id="98" w:name="_Toc358368766"/>
      <w:r w:rsidRPr="00CA781E">
        <w:rPr>
          <w:color w:val="000000" w:themeColor="text1"/>
        </w:rPr>
        <w:lastRenderedPageBreak/>
        <w:t>OpenPET Programming Tools / Environmen</w:t>
      </w:r>
      <w:r w:rsidR="00840FFA">
        <w:rPr>
          <w:color w:val="000000" w:themeColor="text1"/>
        </w:rPr>
        <w:t>t</w:t>
      </w:r>
      <w:bookmarkEnd w:id="98"/>
    </w:p>
    <w:p w:rsidR="00840FFA" w:rsidRDefault="00840FFA" w:rsidP="00852E71">
      <w:pPr>
        <w:spacing w:after="0"/>
        <w:ind w:firstLine="360"/>
        <w:jc w:val="both"/>
        <w:rPr>
          <w:rFonts w:ascii="Times New Roman" w:hAnsi="Times New Roman"/>
        </w:rPr>
      </w:pPr>
    </w:p>
    <w:p w:rsidR="00852E71" w:rsidRDefault="00852E71" w:rsidP="00852E71">
      <w:pPr>
        <w:spacing w:after="0"/>
        <w:ind w:firstLine="360"/>
        <w:jc w:val="both"/>
        <w:rPr>
          <w:rFonts w:ascii="Times New Roman" w:hAnsi="Times New Roman"/>
        </w:rPr>
      </w:pPr>
      <w:r w:rsidRPr="00355808">
        <w:rPr>
          <w:rFonts w:ascii="Times New Roman" w:hAnsi="Times New Roman"/>
        </w:rPr>
        <w:t xml:space="preserve">The OpenPET </w:t>
      </w:r>
      <w:r>
        <w:rPr>
          <w:rFonts w:ascii="Times New Roman" w:hAnsi="Times New Roman"/>
        </w:rPr>
        <w:t>firmware and software include 4 main functional modules (</w:t>
      </w:r>
      <w:r w:rsidRPr="00E63A75">
        <w:rPr>
          <w:rFonts w:ascii="Times New Roman" w:hAnsi="Times New Roman"/>
        </w:rPr>
        <w:t>Hardware Integrity Test, system configuration, data acquisition and data analysis</w:t>
      </w:r>
      <w:r>
        <w:rPr>
          <w:rFonts w:ascii="Times New Roman" w:hAnsi="Times New Roman"/>
        </w:rPr>
        <w:t xml:space="preserve">), which are implemented in </w:t>
      </w:r>
      <w:r>
        <w:rPr>
          <w:rFonts w:ascii="Times New Roman" w:hAnsi="Times New Roman" w:hint="eastAsia"/>
        </w:rPr>
        <w:t>5 main</w:t>
      </w:r>
      <w:r>
        <w:rPr>
          <w:rFonts w:ascii="Times New Roman" w:hAnsi="Times New Roman"/>
        </w:rPr>
        <w:t xml:space="preserve"> hardware modules (CUC, MB, DUC, DB and Host PC).  </w:t>
      </w:r>
    </w:p>
    <w:p w:rsidR="00852E71" w:rsidRDefault="00852E71" w:rsidP="00852E71">
      <w:pPr>
        <w:spacing w:after="0"/>
        <w:ind w:firstLine="360"/>
        <w:jc w:val="both"/>
        <w:rPr>
          <w:rFonts w:ascii="Times New Roman" w:hAnsi="Times New Roman"/>
        </w:rPr>
      </w:pPr>
      <w:r>
        <w:rPr>
          <w:rFonts w:ascii="Times New Roman" w:hAnsi="Times New Roman"/>
        </w:rPr>
        <w:t>The p</w:t>
      </w:r>
      <w:r w:rsidRPr="00B17C72">
        <w:rPr>
          <w:rFonts w:ascii="Times New Roman" w:hAnsi="Times New Roman"/>
        </w:rPr>
        <w:t>rogramming</w:t>
      </w:r>
      <w:r>
        <w:rPr>
          <w:rFonts w:ascii="Times New Roman" w:hAnsi="Times New Roman"/>
        </w:rPr>
        <w:t xml:space="preserve"> languages used in OpenPET are VHDL (and schematic design) and standard C. </w:t>
      </w:r>
    </w:p>
    <w:p w:rsidR="00852E71" w:rsidRDefault="00852E71" w:rsidP="00852E71">
      <w:pPr>
        <w:spacing w:after="0"/>
        <w:ind w:firstLine="360"/>
        <w:jc w:val="both"/>
        <w:rPr>
          <w:rFonts w:ascii="Times New Roman" w:hAnsi="Times New Roman"/>
        </w:rPr>
      </w:pPr>
      <w:r>
        <w:rPr>
          <w:rFonts w:ascii="Times New Roman" w:hAnsi="Times New Roman"/>
        </w:rPr>
        <w:t>The p</w:t>
      </w:r>
      <w:r w:rsidRPr="00B17C72">
        <w:rPr>
          <w:rFonts w:ascii="Times New Roman" w:hAnsi="Times New Roman"/>
        </w:rPr>
        <w:t>rogramming</w:t>
      </w:r>
      <w:r>
        <w:rPr>
          <w:rFonts w:ascii="Times New Roman" w:hAnsi="Times New Roman"/>
        </w:rPr>
        <w:t xml:space="preserve"> tools required for OpenPET are </w:t>
      </w:r>
      <w:r w:rsidRPr="00B17C72">
        <w:rPr>
          <w:rFonts w:ascii="Times New Roman" w:hAnsi="Times New Roman"/>
        </w:rPr>
        <w:t>Altera free design tools</w:t>
      </w:r>
      <w:r>
        <w:rPr>
          <w:rFonts w:ascii="Times New Roman" w:hAnsi="Times New Roman"/>
        </w:rPr>
        <w:t xml:space="preserve"> (</w:t>
      </w:r>
      <w:r w:rsidRPr="00B17C72">
        <w:rPr>
          <w:rFonts w:ascii="Times New Roman" w:hAnsi="Times New Roman"/>
          <w:b/>
          <w:bCs/>
          <w:color w:val="1403ED"/>
        </w:rPr>
        <w:t>X</w:t>
      </w:r>
      <w:r>
        <w:rPr>
          <w:rFonts w:ascii="Times New Roman" w:hAnsi="Times New Roman"/>
        </w:rPr>
        <w:t xml:space="preserve">) and </w:t>
      </w:r>
      <w:r w:rsidRPr="00B17C72">
        <w:rPr>
          <w:rFonts w:ascii="Times New Roman" w:hAnsi="Times New Roman"/>
        </w:rPr>
        <w:t xml:space="preserve">NI </w:t>
      </w:r>
      <w:proofErr w:type="spellStart"/>
      <w:r w:rsidRPr="00B17C72">
        <w:rPr>
          <w:rFonts w:ascii="Times New Roman" w:hAnsi="Times New Roman"/>
        </w:rPr>
        <w:t>LabWindows</w:t>
      </w:r>
      <w:proofErr w:type="spellEnd"/>
      <w:r w:rsidRPr="00B17C72">
        <w:rPr>
          <w:rFonts w:ascii="Times New Roman" w:hAnsi="Times New Roman"/>
        </w:rPr>
        <w:t>/CVI ($2,599)</w:t>
      </w:r>
      <w:r>
        <w:rPr>
          <w:rFonts w:ascii="Times New Roman" w:hAnsi="Times New Roman"/>
        </w:rPr>
        <w:t xml:space="preserve"> (</w:t>
      </w:r>
      <w:r w:rsidRPr="00B17C72">
        <w:rPr>
          <w:rFonts w:ascii="Times New Roman" w:hAnsi="Times New Roman"/>
          <w:b/>
          <w:bCs/>
          <w:color w:val="FF0000"/>
        </w:rPr>
        <w:t>X</w:t>
      </w:r>
      <w:r>
        <w:rPr>
          <w:rFonts w:ascii="Times New Roman" w:hAnsi="Times New Roman"/>
        </w:rPr>
        <w:t>)</w:t>
      </w:r>
    </w:p>
    <w:p w:rsidR="00852E71" w:rsidRPr="00355808" w:rsidRDefault="00852E71" w:rsidP="00852E71">
      <w:pPr>
        <w:spacing w:after="0"/>
        <w:ind w:firstLine="360"/>
        <w:jc w:val="both"/>
        <w:rPr>
          <w:rFonts w:ascii="Times New Roman" w:hAnsi="Times New Roman"/>
        </w:rPr>
      </w:pPr>
    </w:p>
    <w:p w:rsidR="00852E71" w:rsidRDefault="00852E71" w:rsidP="00852E71">
      <w:pPr>
        <w:spacing w:after="0"/>
        <w:jc w:val="center"/>
        <w:rPr>
          <w:rFonts w:ascii="Times New Roman" w:hAnsi="Times New Roman"/>
        </w:rPr>
      </w:pPr>
      <w:r>
        <w:rPr>
          <w:rFonts w:ascii="Times New Roman" w:hAnsi="Times New Roman"/>
        </w:rPr>
        <w:t xml:space="preserve">Table 1 </w:t>
      </w:r>
      <w:r w:rsidRPr="00B17C72">
        <w:rPr>
          <w:rFonts w:ascii="Times New Roman" w:hAnsi="Times New Roman"/>
        </w:rPr>
        <w:t>OpenPET Programming Tools / Environment</w:t>
      </w:r>
    </w:p>
    <w:tbl>
      <w:tblPr>
        <w:tblW w:w="8645" w:type="dxa"/>
        <w:tblInd w:w="589" w:type="dxa"/>
        <w:tblCellMar>
          <w:left w:w="0" w:type="dxa"/>
          <w:right w:w="0" w:type="dxa"/>
        </w:tblCellMar>
        <w:tblLook w:val="04A0" w:firstRow="1" w:lastRow="0" w:firstColumn="1" w:lastColumn="0" w:noHBand="0" w:noVBand="1"/>
      </w:tblPr>
      <w:tblGrid>
        <w:gridCol w:w="2790"/>
        <w:gridCol w:w="1094"/>
        <w:gridCol w:w="981"/>
        <w:gridCol w:w="1440"/>
        <w:gridCol w:w="1170"/>
        <w:gridCol w:w="1170"/>
      </w:tblGrid>
      <w:tr w:rsidR="00852E71" w:rsidRPr="00002C41" w:rsidTr="00DD08FB">
        <w:trPr>
          <w:trHeight w:val="277"/>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rPr>
                <w:rFonts w:ascii="Times New Roman" w:hAnsi="Times New Roman"/>
              </w:rPr>
            </w:pPr>
          </w:p>
        </w:tc>
        <w:tc>
          <w:tcPr>
            <w:tcW w:w="10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r>
              <w:rPr>
                <w:rFonts w:ascii="Times New Roman" w:hAnsi="Times New Roman"/>
                <w:b/>
                <w:bCs/>
              </w:rPr>
              <w:t>DB</w:t>
            </w:r>
          </w:p>
        </w:tc>
        <w:tc>
          <w:tcPr>
            <w:tcW w:w="981" w:type="dxa"/>
            <w:tcBorders>
              <w:top w:val="single" w:sz="8" w:space="0" w:color="000000"/>
              <w:left w:val="single" w:sz="8" w:space="0" w:color="000000"/>
              <w:bottom w:val="single" w:sz="8" w:space="0" w:color="000000"/>
              <w:right w:val="single" w:sz="8" w:space="0" w:color="000000"/>
            </w:tcBorders>
          </w:tcPr>
          <w:p w:rsidR="00852E71" w:rsidRPr="00002C41" w:rsidRDefault="00852E71" w:rsidP="00DD08FB">
            <w:pPr>
              <w:spacing w:after="0"/>
              <w:jc w:val="center"/>
              <w:rPr>
                <w:rFonts w:ascii="Times New Roman" w:hAnsi="Times New Roman"/>
              </w:rPr>
            </w:pPr>
            <w:r>
              <w:rPr>
                <w:rFonts w:ascii="Times New Roman" w:hAnsi="Times New Roman"/>
                <w:b/>
                <w:bCs/>
              </w:rPr>
              <w:t>DUC</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r>
              <w:rPr>
                <w:rFonts w:ascii="Times New Roman" w:hAnsi="Times New Roman"/>
                <w:b/>
                <w:bCs/>
              </w:rPr>
              <w:t>MB</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r>
              <w:rPr>
                <w:rFonts w:ascii="Times New Roman" w:hAnsi="Times New Roman"/>
                <w:b/>
                <w:bCs/>
              </w:rPr>
              <w:t>CUC</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r w:rsidRPr="00002C41">
              <w:rPr>
                <w:rFonts w:ascii="Times New Roman" w:hAnsi="Times New Roman"/>
                <w:b/>
                <w:bCs/>
              </w:rPr>
              <w:t>Host PC</w:t>
            </w:r>
          </w:p>
        </w:tc>
      </w:tr>
      <w:tr w:rsidR="00852E71" w:rsidRPr="00002C41" w:rsidTr="00DD08FB">
        <w:trPr>
          <w:trHeight w:val="349"/>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rPr>
                <w:rFonts w:ascii="Times New Roman" w:hAnsi="Times New Roman"/>
              </w:rPr>
            </w:pPr>
            <w:r w:rsidRPr="00002C41">
              <w:rPr>
                <w:rFonts w:ascii="Times New Roman" w:hAnsi="Times New Roman"/>
                <w:b/>
                <w:bCs/>
              </w:rPr>
              <w:t>FPGA Firmware</w:t>
            </w:r>
          </w:p>
        </w:tc>
        <w:tc>
          <w:tcPr>
            <w:tcW w:w="10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B17C72" w:rsidRDefault="00852E71" w:rsidP="00DD08FB">
            <w:pPr>
              <w:spacing w:after="0"/>
              <w:jc w:val="center"/>
              <w:rPr>
                <w:rFonts w:ascii="Times New Roman" w:hAnsi="Times New Roman"/>
                <w:color w:val="1403ED"/>
              </w:rPr>
            </w:pPr>
            <w:r w:rsidRPr="00B17C72">
              <w:rPr>
                <w:rFonts w:ascii="Times New Roman" w:hAnsi="Times New Roman"/>
                <w:b/>
                <w:bCs/>
                <w:color w:val="1403ED"/>
              </w:rPr>
              <w:t>X</w:t>
            </w:r>
          </w:p>
        </w:tc>
        <w:tc>
          <w:tcPr>
            <w:tcW w:w="981" w:type="dxa"/>
            <w:tcBorders>
              <w:top w:val="single" w:sz="8" w:space="0" w:color="000000"/>
              <w:left w:val="single" w:sz="8" w:space="0" w:color="000000"/>
              <w:bottom w:val="single" w:sz="8" w:space="0" w:color="000000"/>
              <w:right w:val="single" w:sz="8" w:space="0" w:color="000000"/>
            </w:tcBorders>
          </w:tcPr>
          <w:p w:rsidR="00852E71" w:rsidRPr="00B17C72" w:rsidRDefault="00852E71" w:rsidP="00DD08FB">
            <w:pPr>
              <w:spacing w:after="0"/>
              <w:jc w:val="center"/>
              <w:rPr>
                <w:rFonts w:ascii="Times New Roman" w:hAnsi="Times New Roman"/>
                <w:color w:val="1403ED"/>
              </w:rPr>
            </w:pPr>
            <w:r w:rsidRPr="00B17C72">
              <w:rPr>
                <w:rFonts w:ascii="Times New Roman" w:hAnsi="Times New Roman"/>
                <w:b/>
                <w:bCs/>
                <w:color w:val="1403ED"/>
              </w:rPr>
              <w:t>X</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B17C72" w:rsidRDefault="00852E71" w:rsidP="00DD08FB">
            <w:pPr>
              <w:spacing w:after="0"/>
              <w:jc w:val="center"/>
              <w:rPr>
                <w:rFonts w:ascii="Times New Roman" w:hAnsi="Times New Roman"/>
                <w:color w:val="1403ED"/>
              </w:rPr>
            </w:pPr>
            <w:r w:rsidRPr="00B17C72">
              <w:rPr>
                <w:rFonts w:ascii="Times New Roman" w:hAnsi="Times New Roman"/>
                <w:b/>
                <w:bCs/>
                <w:color w:val="1403ED"/>
              </w:rPr>
              <w:t>X</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B17C72" w:rsidRDefault="00852E71" w:rsidP="00DD08FB">
            <w:pPr>
              <w:spacing w:after="0"/>
              <w:jc w:val="center"/>
              <w:rPr>
                <w:rFonts w:ascii="Times New Roman" w:hAnsi="Times New Roman"/>
                <w:color w:val="1403ED"/>
              </w:rPr>
            </w:pPr>
            <w:r w:rsidRPr="00B17C72">
              <w:rPr>
                <w:rFonts w:ascii="Times New Roman" w:hAnsi="Times New Roman"/>
                <w:b/>
                <w:bCs/>
                <w:color w:val="1403ED"/>
              </w:rPr>
              <w:t>X</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p>
        </w:tc>
      </w:tr>
      <w:tr w:rsidR="00852E71" w:rsidRPr="00002C41" w:rsidTr="00DD08FB">
        <w:trPr>
          <w:trHeight w:val="547"/>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rPr>
                <w:rFonts w:ascii="Times New Roman" w:hAnsi="Times New Roman"/>
              </w:rPr>
            </w:pPr>
            <w:r w:rsidRPr="00002C41">
              <w:rPr>
                <w:rFonts w:ascii="Times New Roman" w:hAnsi="Times New Roman"/>
                <w:b/>
                <w:bCs/>
              </w:rPr>
              <w:t xml:space="preserve">Embedded Microprocessor Software </w:t>
            </w:r>
          </w:p>
        </w:tc>
        <w:tc>
          <w:tcPr>
            <w:tcW w:w="10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B17C72" w:rsidRDefault="00852E71" w:rsidP="00DD08FB">
            <w:pPr>
              <w:spacing w:after="0"/>
              <w:jc w:val="center"/>
              <w:rPr>
                <w:rFonts w:ascii="Times New Roman" w:hAnsi="Times New Roman"/>
                <w:color w:val="1403ED"/>
              </w:rPr>
            </w:pPr>
          </w:p>
        </w:tc>
        <w:tc>
          <w:tcPr>
            <w:tcW w:w="981" w:type="dxa"/>
            <w:tcBorders>
              <w:top w:val="single" w:sz="8" w:space="0" w:color="000000"/>
              <w:left w:val="single" w:sz="8" w:space="0" w:color="000000"/>
              <w:bottom w:val="single" w:sz="8" w:space="0" w:color="000000"/>
              <w:right w:val="single" w:sz="8" w:space="0" w:color="000000"/>
            </w:tcBorders>
          </w:tcPr>
          <w:p w:rsidR="00852E71" w:rsidRPr="00B17C72" w:rsidRDefault="00852E71" w:rsidP="00DD08FB">
            <w:pPr>
              <w:spacing w:after="0"/>
              <w:jc w:val="center"/>
              <w:rPr>
                <w:rFonts w:ascii="Times New Roman" w:hAnsi="Times New Roman"/>
                <w:color w:val="1403ED"/>
              </w:rPr>
            </w:pPr>
            <w:r w:rsidRPr="00B17C72">
              <w:rPr>
                <w:rFonts w:ascii="Times New Roman" w:hAnsi="Times New Roman"/>
                <w:b/>
                <w:bCs/>
                <w:color w:val="1403ED"/>
              </w:rPr>
              <w:t>X</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B17C72" w:rsidRDefault="00852E71" w:rsidP="00DD08FB">
            <w:pPr>
              <w:spacing w:after="0"/>
              <w:jc w:val="center"/>
              <w:rPr>
                <w:rFonts w:ascii="Times New Roman" w:hAnsi="Times New Roman"/>
                <w:color w:val="1403ED"/>
              </w:rPr>
            </w:pPr>
            <w:r w:rsidRPr="00B17C72">
              <w:rPr>
                <w:rFonts w:ascii="Times New Roman" w:hAnsi="Times New Roman"/>
                <w:b/>
                <w:bCs/>
                <w:color w:val="1403ED"/>
              </w:rPr>
              <w:t>X</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B17C72" w:rsidRDefault="00852E71" w:rsidP="00DD08FB">
            <w:pPr>
              <w:spacing w:after="0"/>
              <w:jc w:val="center"/>
              <w:rPr>
                <w:rFonts w:ascii="Times New Roman" w:hAnsi="Times New Roman"/>
                <w:color w:val="1403ED"/>
              </w:rPr>
            </w:pPr>
            <w:r w:rsidRPr="00B17C72">
              <w:rPr>
                <w:rFonts w:ascii="Times New Roman" w:hAnsi="Times New Roman"/>
                <w:b/>
                <w:bCs/>
                <w:color w:val="1403ED"/>
              </w:rPr>
              <w:t>X</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p>
        </w:tc>
      </w:tr>
      <w:tr w:rsidR="00852E71" w:rsidRPr="00002C41" w:rsidTr="00DD08FB">
        <w:trPr>
          <w:trHeight w:val="439"/>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rPr>
                <w:rFonts w:ascii="Times New Roman" w:hAnsi="Times New Roman"/>
              </w:rPr>
            </w:pPr>
            <w:r w:rsidRPr="00002C41">
              <w:rPr>
                <w:rFonts w:ascii="Times New Roman" w:hAnsi="Times New Roman"/>
                <w:b/>
                <w:bCs/>
              </w:rPr>
              <w:t>PC</w:t>
            </w:r>
            <w:r>
              <w:rPr>
                <w:rFonts w:ascii="Times New Roman" w:hAnsi="Times New Roman"/>
                <w:b/>
                <w:bCs/>
              </w:rPr>
              <w:t xml:space="preserve"> </w:t>
            </w:r>
            <w:r w:rsidRPr="00002C41">
              <w:rPr>
                <w:rFonts w:ascii="Times New Roman" w:hAnsi="Times New Roman"/>
                <w:b/>
                <w:bCs/>
              </w:rPr>
              <w:t xml:space="preserve">Software </w:t>
            </w:r>
          </w:p>
        </w:tc>
        <w:tc>
          <w:tcPr>
            <w:tcW w:w="10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p>
        </w:tc>
        <w:tc>
          <w:tcPr>
            <w:tcW w:w="981" w:type="dxa"/>
            <w:tcBorders>
              <w:top w:val="single" w:sz="8" w:space="0" w:color="000000"/>
              <w:left w:val="single" w:sz="8" w:space="0" w:color="000000"/>
              <w:bottom w:val="single" w:sz="8" w:space="0" w:color="000000"/>
              <w:right w:val="single" w:sz="8" w:space="0" w:color="000000"/>
            </w:tcBorders>
          </w:tcPr>
          <w:p w:rsidR="00852E71" w:rsidRPr="00002C41" w:rsidRDefault="00852E71" w:rsidP="00DD08FB">
            <w:pPr>
              <w:spacing w:after="0"/>
              <w:jc w:val="center"/>
              <w:rPr>
                <w:rFonts w:ascii="Times New Roman" w:hAnsi="Times New Roman"/>
              </w:rPr>
            </w:pP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002C41" w:rsidRDefault="00852E71" w:rsidP="00DD08FB">
            <w:pPr>
              <w:spacing w:after="0"/>
              <w:jc w:val="center"/>
              <w:rPr>
                <w:rFonts w:ascii="Times New Roman" w:hAnsi="Times New Roman"/>
              </w:rPr>
            </w:pP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52E71" w:rsidRPr="00B17C72" w:rsidRDefault="00852E71" w:rsidP="00DD08FB">
            <w:pPr>
              <w:spacing w:after="0"/>
              <w:jc w:val="center"/>
              <w:rPr>
                <w:rFonts w:ascii="Times New Roman" w:hAnsi="Times New Roman"/>
                <w:color w:val="FF0000"/>
              </w:rPr>
            </w:pPr>
            <w:r w:rsidRPr="00B17C72">
              <w:rPr>
                <w:rFonts w:ascii="Times New Roman" w:hAnsi="Times New Roman"/>
                <w:b/>
                <w:bCs/>
                <w:color w:val="FF0000"/>
              </w:rPr>
              <w:t>X</w:t>
            </w:r>
          </w:p>
        </w:tc>
      </w:tr>
    </w:tbl>
    <w:p w:rsidR="00852E71" w:rsidRPr="00002C41" w:rsidRDefault="00852E71" w:rsidP="00852E71">
      <w:pPr>
        <w:spacing w:after="0"/>
        <w:rPr>
          <w:rFonts w:ascii="Times New Roman" w:hAnsi="Times New Roman"/>
        </w:rPr>
      </w:pPr>
      <w:r>
        <w:rPr>
          <w:rFonts w:ascii="Times New Roman" w:hAnsi="Times New Roman"/>
        </w:rPr>
        <w:t xml:space="preserve"> </w:t>
      </w:r>
    </w:p>
    <w:p w:rsidR="00852E71" w:rsidRPr="00B9559D" w:rsidRDefault="00852E71" w:rsidP="00852E71">
      <w:pPr>
        <w:spacing w:after="0"/>
        <w:ind w:left="360"/>
        <w:rPr>
          <w:rFonts w:ascii="Times New Roman" w:hAnsi="Times New Roman"/>
          <w:highlight w:val="yellow"/>
        </w:rPr>
      </w:pPr>
      <w:r w:rsidRPr="00B9559D">
        <w:rPr>
          <w:rFonts w:ascii="Times New Roman" w:hAnsi="Times New Roman"/>
          <w:highlight w:val="yellow"/>
        </w:rPr>
        <w:t xml:space="preserve">Host computer: Window 7 </w:t>
      </w:r>
    </w:p>
    <w:p w:rsidR="00852E71" w:rsidRDefault="00852E71" w:rsidP="00852E71">
      <w:pPr>
        <w:spacing w:after="0"/>
        <w:ind w:left="360"/>
        <w:rPr>
          <w:rFonts w:ascii="Times New Roman" w:hAnsi="Times New Roman"/>
        </w:rPr>
      </w:pPr>
      <w:proofErr w:type="spellStart"/>
      <w:r w:rsidRPr="00B9559D">
        <w:rPr>
          <w:rFonts w:ascii="Times New Roman" w:hAnsi="Times New Roman"/>
          <w:highlight w:val="yellow"/>
        </w:rPr>
        <w:t>Nios</w:t>
      </w:r>
      <w:proofErr w:type="spellEnd"/>
      <w:r w:rsidRPr="00B9559D">
        <w:rPr>
          <w:rFonts w:ascii="Times New Roman" w:hAnsi="Times New Roman"/>
          <w:highlight w:val="yellow"/>
        </w:rPr>
        <w:t xml:space="preserve"> II microprocessor: </w:t>
      </w:r>
      <w:proofErr w:type="spellStart"/>
      <w:r w:rsidRPr="00B9559D">
        <w:rPr>
          <w:rFonts w:ascii="Times New Roman" w:hAnsi="Times New Roman"/>
          <w:highlight w:val="yellow"/>
        </w:rPr>
        <w:t>Nios</w:t>
      </w:r>
      <w:proofErr w:type="spellEnd"/>
      <w:r w:rsidRPr="00B9559D">
        <w:rPr>
          <w:rFonts w:ascii="Times New Roman" w:hAnsi="Times New Roman"/>
          <w:highlight w:val="yellow"/>
        </w:rPr>
        <w:t xml:space="preserve"> II real time OS.</w:t>
      </w:r>
      <w:r>
        <w:rPr>
          <w:rFonts w:ascii="Times New Roman" w:hAnsi="Times New Roman"/>
        </w:rPr>
        <w:t xml:space="preserve"> </w:t>
      </w:r>
    </w:p>
    <w:p w:rsidR="00852E71" w:rsidRDefault="00852E71" w:rsidP="00852E71">
      <w:pPr>
        <w:spacing w:after="0"/>
        <w:ind w:left="360"/>
        <w:rPr>
          <w:rFonts w:ascii="Times New Roman" w:hAnsi="Times New Roman"/>
        </w:rPr>
      </w:pPr>
    </w:p>
    <w:p w:rsidR="00852E71" w:rsidRPr="00CA781E" w:rsidRDefault="00852E71" w:rsidP="00071798">
      <w:pPr>
        <w:pStyle w:val="Heading2"/>
        <w:numPr>
          <w:ilvl w:val="1"/>
          <w:numId w:val="21"/>
        </w:numPr>
        <w:ind w:left="450" w:hanging="450"/>
        <w:rPr>
          <w:i/>
          <w:color w:val="000000" w:themeColor="text1"/>
          <w:sz w:val="24"/>
        </w:rPr>
      </w:pPr>
      <w:bookmarkStart w:id="99" w:name="_Toc358368767"/>
      <w:r w:rsidRPr="00CA781E">
        <w:rPr>
          <w:i/>
          <w:color w:val="000000" w:themeColor="text1"/>
          <w:sz w:val="24"/>
        </w:rPr>
        <w:t>Collaboration through Github</w:t>
      </w:r>
      <w:bookmarkEnd w:id="99"/>
    </w:p>
    <w:p w:rsidR="00852E71" w:rsidRDefault="00852E71" w:rsidP="00852E71">
      <w:pPr>
        <w:contextualSpacing/>
      </w:pPr>
    </w:p>
    <w:p w:rsidR="00852E71" w:rsidRPr="00E94D78" w:rsidRDefault="00852E71" w:rsidP="00852E71">
      <w:pPr>
        <w:spacing w:after="0"/>
        <w:ind w:firstLine="360"/>
        <w:jc w:val="both"/>
        <w:rPr>
          <w:rFonts w:ascii="Times New Roman" w:hAnsi="Times New Roman"/>
          <w:sz w:val="24"/>
          <w:szCs w:val="24"/>
        </w:rPr>
      </w:pPr>
      <w:r w:rsidRPr="00E94D78">
        <w:rPr>
          <w:rFonts w:ascii="Times New Roman" w:hAnsi="Times New Roman"/>
          <w:sz w:val="24"/>
          <w:szCs w:val="24"/>
        </w:rPr>
        <w:t>All source code and documentation will be made publically available on github.com and can be found by searching “OpenPET”.  The OpenPET project has been divided into several Github repositories to store the hardware and software files independently. All users have read-only access to these files by default.  If you are new to Github, a Github in windows tutorial is provided in “</w:t>
      </w:r>
      <w:proofErr w:type="spellStart"/>
      <w:r w:rsidRPr="00E94D78">
        <w:rPr>
          <w:rFonts w:ascii="Times New Roman" w:hAnsi="Times New Roman"/>
          <w:sz w:val="24"/>
          <w:szCs w:val="24"/>
        </w:rPr>
        <w:t>HostPC</w:t>
      </w:r>
      <w:proofErr w:type="spellEnd"/>
      <w:r w:rsidRPr="00E94D78">
        <w:rPr>
          <w:rFonts w:ascii="Times New Roman" w:hAnsi="Times New Roman"/>
          <w:sz w:val="24"/>
          <w:szCs w:val="24"/>
        </w:rPr>
        <w:t>/Getting Started”. If you would like to contribute source code from a local directory, you can make a pull request on the Github website. Your code will be checked by an administrator and included as long as it is bug-free and adheres to OpenPET coding standards (uses Doxygen style comments, etc.). If the administrators trust your ability to contribute to the project and adhere to OpenPET coding standards, you can be given independent read/write permission by being listed as a collaborator on Github.</w:t>
      </w:r>
    </w:p>
    <w:p w:rsidR="00852E71" w:rsidRPr="00840FFA" w:rsidRDefault="00852E71" w:rsidP="00071798">
      <w:pPr>
        <w:pStyle w:val="Heading2"/>
        <w:numPr>
          <w:ilvl w:val="1"/>
          <w:numId w:val="21"/>
        </w:numPr>
        <w:ind w:left="450" w:hanging="450"/>
        <w:rPr>
          <w:i/>
          <w:color w:val="000000" w:themeColor="text1"/>
          <w:sz w:val="24"/>
        </w:rPr>
      </w:pPr>
      <w:bookmarkStart w:id="100" w:name="_Toc358368768"/>
      <w:r w:rsidRPr="00840FFA">
        <w:rPr>
          <w:i/>
          <w:color w:val="000000" w:themeColor="text1"/>
          <w:sz w:val="24"/>
        </w:rPr>
        <w:t>OpenPET Programming Code Styles</w:t>
      </w:r>
      <w:bookmarkEnd w:id="100"/>
      <w:r w:rsidRPr="00840FFA">
        <w:rPr>
          <w:i/>
          <w:color w:val="000000" w:themeColor="text1"/>
          <w:sz w:val="24"/>
        </w:rPr>
        <w:t xml:space="preserve"> </w:t>
      </w:r>
    </w:p>
    <w:p w:rsidR="00852E71" w:rsidRDefault="00852E71" w:rsidP="00852E71">
      <w:pPr>
        <w:spacing w:after="0"/>
        <w:ind w:firstLine="360"/>
        <w:jc w:val="both"/>
        <w:rPr>
          <w:rFonts w:ascii="Times New Roman" w:hAnsi="Times New Roman"/>
        </w:rPr>
      </w:pPr>
    </w:p>
    <w:p w:rsidR="00852E71" w:rsidRPr="00AE3DFB" w:rsidRDefault="00852E71" w:rsidP="00852E71">
      <w:pPr>
        <w:spacing w:after="0"/>
        <w:ind w:firstLine="360"/>
        <w:jc w:val="both"/>
        <w:rPr>
          <w:rFonts w:ascii="Times New Roman" w:hAnsi="Times New Roman"/>
        </w:rPr>
      </w:pPr>
      <w:r>
        <w:rPr>
          <w:rFonts w:ascii="Times New Roman" w:hAnsi="Times New Roman"/>
          <w:sz w:val="24"/>
          <w:szCs w:val="24"/>
        </w:rPr>
        <w:t>The source codes developed for OpenPET will be in a style which is well organized, easy to read and understand, maintainable and efficient.</w:t>
      </w:r>
    </w:p>
    <w:p w:rsidR="00852E71" w:rsidRPr="00AE3DFB" w:rsidRDefault="00852E71" w:rsidP="00852E71"/>
    <w:p w:rsidR="00852E71" w:rsidRPr="00BD6F62" w:rsidRDefault="00852E71" w:rsidP="00840FFA">
      <w:pPr>
        <w:pStyle w:val="Heading3"/>
        <w:numPr>
          <w:ilvl w:val="2"/>
          <w:numId w:val="21"/>
        </w:numPr>
        <w:rPr>
          <w:rFonts w:ascii="Times New Roman" w:hAnsi="Times New Roman"/>
          <w:b w:val="0"/>
          <w:i/>
          <w:color w:val="000000"/>
        </w:rPr>
      </w:pPr>
      <w:bookmarkStart w:id="101" w:name="_Toc358368769"/>
      <w:r>
        <w:rPr>
          <w:rFonts w:ascii="Times New Roman" w:hAnsi="Times New Roman"/>
          <w:b w:val="0"/>
          <w:i/>
          <w:color w:val="000000"/>
        </w:rPr>
        <w:lastRenderedPageBreak/>
        <w:t>C</w:t>
      </w:r>
      <w:r w:rsidRPr="00BD6F62">
        <w:rPr>
          <w:rFonts w:ascii="Times New Roman" w:hAnsi="Times New Roman"/>
          <w:b w:val="0"/>
          <w:i/>
          <w:color w:val="000000"/>
        </w:rPr>
        <w:t xml:space="preserve"> Programming </w:t>
      </w:r>
      <w:r>
        <w:rPr>
          <w:rFonts w:ascii="Times New Roman" w:hAnsi="Times New Roman"/>
          <w:b w:val="0"/>
          <w:i/>
          <w:color w:val="000000"/>
        </w:rPr>
        <w:t>Code Styles</w:t>
      </w:r>
      <w:bookmarkEnd w:id="101"/>
      <w:r>
        <w:rPr>
          <w:rFonts w:ascii="Times New Roman" w:hAnsi="Times New Roman"/>
          <w:b w:val="0"/>
          <w:i/>
          <w:color w:val="000000"/>
        </w:rPr>
        <w:t xml:space="preserve"> </w:t>
      </w:r>
    </w:p>
    <w:p w:rsidR="00852E71" w:rsidRDefault="00852E71" w:rsidP="00852E71">
      <w:pPr>
        <w:spacing w:after="0"/>
        <w:ind w:left="360"/>
        <w:rPr>
          <w:rFonts w:ascii="Times New Roman" w:hAnsi="Times New Roman"/>
        </w:rPr>
      </w:pPr>
    </w:p>
    <w:p w:rsidR="00852E71" w:rsidRDefault="00852E71" w:rsidP="00852E71">
      <w:pPr>
        <w:spacing w:after="0"/>
        <w:ind w:firstLine="360"/>
        <w:jc w:val="both"/>
        <w:rPr>
          <w:rFonts w:ascii="Times New Roman" w:hAnsi="Times New Roman"/>
        </w:rPr>
      </w:pPr>
      <w:r>
        <w:rPr>
          <w:rFonts w:ascii="Times New Roman" w:hAnsi="Times New Roman"/>
        </w:rPr>
        <w:t xml:space="preserve">We suggest that the </w:t>
      </w:r>
      <w:r w:rsidRPr="00C202B1">
        <w:rPr>
          <w:rFonts w:ascii="Times New Roman" w:hAnsi="Times New Roman"/>
        </w:rPr>
        <w:t xml:space="preserve">C codes running in the NIOS CPU and host PC be developed in a style following the “C Style Guide” suggested by </w:t>
      </w:r>
      <w:r w:rsidRPr="00741901">
        <w:rPr>
          <w:rFonts w:ascii="Times New Roman" w:hAnsi="Times New Roman"/>
        </w:rPr>
        <w:t xml:space="preserve">Software Engineering Laboratory (SEL), the National Aeronautics and Space Administration (NASA) in 1994. For </w:t>
      </w:r>
      <w:r>
        <w:rPr>
          <w:rFonts w:ascii="Times New Roman" w:hAnsi="Times New Roman"/>
        </w:rPr>
        <w:t>detailed</w:t>
      </w:r>
      <w:r w:rsidRPr="00741901">
        <w:rPr>
          <w:rFonts w:ascii="Times New Roman" w:hAnsi="Times New Roman"/>
        </w:rPr>
        <w:t xml:space="preserve"> information, please download and read “nasa-c-style.pdf” from “homepages.inf.ed.ac.uk/</w:t>
      </w:r>
      <w:proofErr w:type="spellStart"/>
      <w:r w:rsidRPr="00741901">
        <w:rPr>
          <w:rFonts w:ascii="Times New Roman" w:hAnsi="Times New Roman"/>
        </w:rPr>
        <w:t>dts</w:t>
      </w:r>
      <w:proofErr w:type="spellEnd"/>
      <w:r w:rsidRPr="00741901">
        <w:rPr>
          <w:rFonts w:ascii="Times New Roman" w:hAnsi="Times New Roman"/>
        </w:rPr>
        <w:t xml:space="preserve">/pm/Papers/nasa-c-style.pdf‎”.  </w:t>
      </w:r>
    </w:p>
    <w:p w:rsidR="00852E71" w:rsidRDefault="00852E71" w:rsidP="00852E71">
      <w:pPr>
        <w:spacing w:after="0"/>
        <w:ind w:firstLine="360"/>
        <w:jc w:val="both"/>
        <w:rPr>
          <w:rFonts w:ascii="Times New Roman" w:hAnsi="Times New Roman"/>
        </w:rPr>
      </w:pPr>
    </w:p>
    <w:p w:rsidR="00852E71" w:rsidRPr="004F5260" w:rsidRDefault="00852E71" w:rsidP="0044572E">
      <w:pPr>
        <w:pStyle w:val="Heading4"/>
        <w:numPr>
          <w:ilvl w:val="3"/>
          <w:numId w:val="21"/>
        </w:numPr>
        <w:rPr>
          <w:rFonts w:ascii="Times New Roman" w:hAnsi="Times New Roman"/>
          <w:b w:val="0"/>
          <w:i w:val="0"/>
          <w:color w:val="000000"/>
        </w:rPr>
      </w:pPr>
      <w:r w:rsidRPr="0044572E">
        <w:rPr>
          <w:rFonts w:ascii="Times New Roman" w:hAnsi="Times New Roman"/>
          <w:b w:val="0"/>
          <w:i w:val="0"/>
          <w:color w:val="000000"/>
        </w:rPr>
        <w:t>Program file style</w:t>
      </w:r>
    </w:p>
    <w:p w:rsidR="00852E71" w:rsidRDefault="00852E71" w:rsidP="00852E71">
      <w:pPr>
        <w:spacing w:after="0"/>
        <w:ind w:firstLine="360"/>
        <w:jc w:val="both"/>
        <w:rPr>
          <w:rFonts w:ascii="Times New Roman" w:hAnsi="Times New Roman"/>
        </w:rPr>
      </w:pPr>
      <w:r w:rsidRPr="00741901">
        <w:rPr>
          <w:rFonts w:ascii="Times New Roman" w:hAnsi="Times New Roman"/>
        </w:rPr>
        <w:t>To guarantee the readability and maintainability of the source codes, we request the programmer</w:t>
      </w:r>
      <w:r>
        <w:rPr>
          <w:rFonts w:ascii="Times New Roman" w:hAnsi="Times New Roman"/>
        </w:rPr>
        <w:t>s</w:t>
      </w:r>
      <w:r w:rsidRPr="00741901">
        <w:rPr>
          <w:rFonts w:ascii="Times New Roman" w:hAnsi="Times New Roman"/>
        </w:rPr>
        <w:t xml:space="preserve"> to </w:t>
      </w:r>
      <w:r>
        <w:rPr>
          <w:rFonts w:ascii="Times New Roman" w:hAnsi="Times New Roman"/>
        </w:rPr>
        <w:t>write the C code program files in a style shown in Figure below.</w:t>
      </w:r>
      <w:r>
        <w:t xml:space="preserve"> </w:t>
      </w:r>
    </w:p>
    <w:p w:rsidR="00852E71" w:rsidRDefault="00852E71" w:rsidP="00852E71">
      <w:pPr>
        <w:spacing w:after="0"/>
        <w:ind w:firstLine="360"/>
        <w:jc w:val="both"/>
        <w:rPr>
          <w:rFonts w:ascii="Times New Roman" w:hAnsi="Times New Roman"/>
        </w:rPr>
      </w:pPr>
    </w:p>
    <w:p w:rsidR="00852E71" w:rsidRDefault="00852E71" w:rsidP="00852E71">
      <w:pPr>
        <w:spacing w:after="0"/>
        <w:jc w:val="center"/>
        <w:rPr>
          <w:rFonts w:ascii="Times New Roman" w:hAnsi="Times New Roman"/>
        </w:rPr>
      </w:pPr>
      <w:r>
        <w:rPr>
          <w:rFonts w:ascii="Times New Roman" w:hAnsi="Times New Roman"/>
          <w:noProof/>
          <w:color w:val="333333"/>
          <w:sz w:val="20"/>
          <w:szCs w:val="20"/>
          <w:shd w:val="clear" w:color="auto" w:fill="FFFFFF"/>
          <w:lang w:eastAsia="en-US"/>
        </w:rPr>
        <w:drawing>
          <wp:inline distT="0" distB="0" distL="0" distR="0" wp14:anchorId="0EFA68A5" wp14:editId="378D357E">
            <wp:extent cx="4391020" cy="37084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92688" cy="3709809"/>
                    </a:xfrm>
                    <a:prstGeom prst="rect">
                      <a:avLst/>
                    </a:prstGeom>
                    <a:noFill/>
                    <a:ln>
                      <a:noFill/>
                    </a:ln>
                  </pic:spPr>
                </pic:pic>
              </a:graphicData>
            </a:graphic>
          </wp:inline>
        </w:drawing>
      </w:r>
    </w:p>
    <w:p w:rsidR="000B28D9" w:rsidRDefault="000B28D9" w:rsidP="000B28D9">
      <w:pPr>
        <w:spacing w:after="0"/>
        <w:jc w:val="center"/>
      </w:pPr>
      <w:bookmarkStart w:id="102" w:name="_Toc358368950"/>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38</w:t>
      </w:r>
      <w:r w:rsidRPr="00647EB4">
        <w:rPr>
          <w:rFonts w:ascii="Times New Roman" w:hAnsi="Times New Roman"/>
          <w:b/>
        </w:rPr>
        <w:fldChar w:fldCharType="end"/>
      </w:r>
      <w:r>
        <w:rPr>
          <w:rFonts w:ascii="Times New Roman" w:hAnsi="Times New Roman"/>
          <w:b/>
        </w:rPr>
        <w:t xml:space="preserve"> </w:t>
      </w:r>
      <w:r>
        <w:rPr>
          <w:rFonts w:ascii="Times New Roman" w:hAnsi="Times New Roman"/>
        </w:rPr>
        <w:t>C code program files style</w:t>
      </w:r>
      <w:r>
        <w:rPr>
          <w:rFonts w:ascii="Times New Roman" w:hAnsi="Times New Roman"/>
          <w:color w:val="000000"/>
        </w:rPr>
        <w:t>.</w:t>
      </w:r>
      <w:bookmarkEnd w:id="102"/>
    </w:p>
    <w:p w:rsidR="00852E71" w:rsidRDefault="00852E71" w:rsidP="00852E71">
      <w:pPr>
        <w:spacing w:after="0"/>
        <w:ind w:firstLine="360"/>
        <w:jc w:val="both"/>
        <w:rPr>
          <w:rFonts w:ascii="Times New Roman" w:hAnsi="Times New Roman"/>
        </w:rPr>
      </w:pPr>
    </w:p>
    <w:p w:rsidR="00852E71" w:rsidRDefault="00852E71" w:rsidP="00852E71">
      <w:pPr>
        <w:spacing w:after="0"/>
        <w:ind w:firstLine="360"/>
        <w:jc w:val="both"/>
        <w:rPr>
          <w:rFonts w:ascii="Times New Roman" w:hAnsi="Times New Roman"/>
        </w:rPr>
      </w:pPr>
    </w:p>
    <w:p w:rsidR="00852E71" w:rsidRPr="004F5260" w:rsidRDefault="00852E71" w:rsidP="0044572E">
      <w:pPr>
        <w:pStyle w:val="Heading4"/>
        <w:numPr>
          <w:ilvl w:val="3"/>
          <w:numId w:val="21"/>
        </w:numPr>
        <w:rPr>
          <w:rFonts w:ascii="Times New Roman" w:hAnsi="Times New Roman"/>
          <w:b w:val="0"/>
          <w:i w:val="0"/>
          <w:color w:val="000000"/>
        </w:rPr>
      </w:pPr>
      <w:r w:rsidRPr="0044572E">
        <w:rPr>
          <w:rFonts w:ascii="Times New Roman" w:hAnsi="Times New Roman"/>
          <w:b w:val="0"/>
          <w:i w:val="0"/>
          <w:color w:val="000000"/>
        </w:rPr>
        <w:t>Comments style</w:t>
      </w:r>
    </w:p>
    <w:p w:rsidR="00852E71" w:rsidRDefault="00852E71" w:rsidP="00852E71">
      <w:pPr>
        <w:spacing w:after="0"/>
        <w:ind w:firstLine="360"/>
        <w:jc w:val="both"/>
        <w:rPr>
          <w:rFonts w:ascii="Times New Roman" w:hAnsi="Times New Roman"/>
        </w:rPr>
      </w:pPr>
      <w:r>
        <w:rPr>
          <w:rFonts w:ascii="Times New Roman" w:hAnsi="Times New Roman"/>
        </w:rPr>
        <w:t>We use Doxygen (</w:t>
      </w:r>
      <w:hyperlink r:id="rId70" w:history="1">
        <w:r>
          <w:rPr>
            <w:rStyle w:val="Hyperlink"/>
          </w:rPr>
          <w:t>http://www.stack.nl/~dimitri/doxygen/</w:t>
        </w:r>
      </w:hyperlink>
      <w:r>
        <w:t>) in order to automatically generate html documentation from comments placed within C and VHDL code.  Special care must be taken to make comments in the correct format so that Doxygen can properly parse the comments and create error-free documentation.</w:t>
      </w:r>
    </w:p>
    <w:p w:rsidR="00852E71" w:rsidRPr="004F5260" w:rsidRDefault="00852E71" w:rsidP="00852E71">
      <w:pPr>
        <w:spacing w:after="0"/>
        <w:ind w:firstLine="360"/>
        <w:jc w:val="both"/>
        <w:rPr>
          <w:rFonts w:ascii="Times New Roman" w:hAnsi="Times New Roman"/>
        </w:rPr>
      </w:pPr>
      <w:r w:rsidRPr="004F5260">
        <w:rPr>
          <w:rFonts w:ascii="Times New Roman" w:hAnsi="Times New Roman"/>
        </w:rPr>
        <w:t>To guarantee the readability and maintainability of the source codes, we request the programmer to placed different level</w:t>
      </w:r>
      <w:r>
        <w:rPr>
          <w:rFonts w:ascii="Times New Roman" w:hAnsi="Times New Roman"/>
        </w:rPr>
        <w:t>s</w:t>
      </w:r>
      <w:r w:rsidRPr="004F5260">
        <w:rPr>
          <w:rFonts w:ascii="Times New Roman" w:hAnsi="Times New Roman"/>
        </w:rPr>
        <w:t xml:space="preserve"> of comments in the codes: </w:t>
      </w:r>
    </w:p>
    <w:p w:rsidR="00852E71" w:rsidRPr="0029733A" w:rsidRDefault="00852E71" w:rsidP="00852E71">
      <w:pPr>
        <w:pStyle w:val="ListParagraph"/>
        <w:numPr>
          <w:ilvl w:val="0"/>
          <w:numId w:val="37"/>
        </w:numPr>
        <w:spacing w:after="0"/>
        <w:jc w:val="both"/>
        <w:rPr>
          <w:rFonts w:ascii="Times New Roman" w:hAnsi="Times New Roman"/>
          <w:color w:val="333333"/>
          <w:szCs w:val="20"/>
          <w:shd w:val="clear" w:color="auto" w:fill="FFFFFF"/>
        </w:rPr>
      </w:pPr>
      <w:r w:rsidRPr="0029733A">
        <w:rPr>
          <w:rFonts w:ascii="Times New Roman" w:hAnsi="Times New Roman"/>
          <w:color w:val="333333"/>
          <w:szCs w:val="20"/>
          <w:shd w:val="clear" w:color="auto" w:fill="FFFFFF"/>
        </w:rPr>
        <w:lastRenderedPageBreak/>
        <w:t xml:space="preserve">At the program level, include a README file that provides a general description of the program and explains its organization. The README file might include (a) all conditional compilation flags and their meanings; (b) files that are machine dependent; and (c) </w:t>
      </w:r>
      <w:r>
        <w:rPr>
          <w:rFonts w:ascii="Times New Roman" w:hAnsi="Times New Roman"/>
          <w:color w:val="333333"/>
          <w:szCs w:val="20"/>
          <w:shd w:val="clear" w:color="auto" w:fill="FFFFFF"/>
        </w:rPr>
        <w:t>p</w:t>
      </w:r>
      <w:r w:rsidRPr="0029733A">
        <w:rPr>
          <w:rFonts w:ascii="Times New Roman" w:hAnsi="Times New Roman"/>
          <w:color w:val="333333"/>
          <w:szCs w:val="20"/>
          <w:shd w:val="clear" w:color="auto" w:fill="FFFFFF"/>
        </w:rPr>
        <w:t>aths to reused components.</w:t>
      </w:r>
    </w:p>
    <w:p w:rsidR="00852E71" w:rsidRPr="004F5260" w:rsidRDefault="00852E71" w:rsidP="00852E71">
      <w:pPr>
        <w:pStyle w:val="ListParagraph"/>
        <w:numPr>
          <w:ilvl w:val="0"/>
          <w:numId w:val="37"/>
        </w:numPr>
        <w:spacing w:after="0"/>
        <w:jc w:val="both"/>
        <w:rPr>
          <w:rFonts w:ascii="Times New Roman" w:hAnsi="Times New Roman"/>
          <w:color w:val="333333"/>
          <w:szCs w:val="20"/>
          <w:shd w:val="clear" w:color="auto" w:fill="FFFFFF"/>
        </w:rPr>
      </w:pPr>
      <w:r w:rsidRPr="004F5260">
        <w:rPr>
          <w:rFonts w:ascii="Times New Roman" w:hAnsi="Times New Roman"/>
          <w:color w:val="333333"/>
          <w:szCs w:val="20"/>
          <w:shd w:val="clear" w:color="auto" w:fill="FFFFFF"/>
        </w:rPr>
        <w:t>At the file level, include a file prolog that explains the purpose of the file and provides other information (</w:t>
      </w:r>
      <w:r>
        <w:rPr>
          <w:rFonts w:ascii="Times New Roman" w:hAnsi="Times New Roman"/>
          <w:color w:val="333333"/>
          <w:szCs w:val="20"/>
          <w:shd w:val="clear" w:color="auto" w:fill="FFFFFF"/>
        </w:rPr>
        <w:t xml:space="preserve">figure shown below, </w:t>
      </w:r>
      <w:r w:rsidRPr="004F5260">
        <w:rPr>
          <w:rFonts w:ascii="Times New Roman" w:hAnsi="Times New Roman"/>
          <w:color w:val="333333"/>
          <w:szCs w:val="20"/>
          <w:shd w:val="clear" w:color="auto" w:fill="FFFFFF"/>
        </w:rPr>
        <w:t xml:space="preserve">example shown in </w:t>
      </w:r>
      <w:r>
        <w:rPr>
          <w:rFonts w:ascii="Times New Roman" w:hAnsi="Times New Roman"/>
          <w:color w:val="333333"/>
          <w:szCs w:val="20"/>
          <w:shd w:val="clear" w:color="auto" w:fill="FFFFFF"/>
        </w:rPr>
        <w:t>doxygenTemplate_vl.1</w:t>
      </w:r>
      <w:r w:rsidRPr="004F5260">
        <w:rPr>
          <w:rFonts w:ascii="Times New Roman" w:hAnsi="Times New Roman"/>
          <w:color w:val="333333"/>
          <w:szCs w:val="20"/>
          <w:shd w:val="clear" w:color="auto" w:fill="FFFFFF"/>
        </w:rPr>
        <w:t>.c).</w:t>
      </w:r>
      <w:r>
        <w:rPr>
          <w:rFonts w:ascii="Times New Roman" w:hAnsi="Times New Roman"/>
          <w:color w:val="333333"/>
          <w:szCs w:val="20"/>
          <w:shd w:val="clear" w:color="auto" w:fill="FFFFFF"/>
        </w:rPr>
        <w:t xml:space="preserve"> Note that the comment block should start at the beginning of the file, open with /**, contain @file and @brief commands to tell Doxygen the file name and brief description, and contain each of the specified subheadings marked by ###. Please, include each subheading even if the value specified is simply “none”. Plain text tables should be created exactly in the style shown with | to separate each column and --- to separate only the first heading row from the following rows. This specific format will be recognized by Doxygen to create an elegant table in the documentation.</w:t>
      </w:r>
    </w:p>
    <w:p w:rsidR="00852E71" w:rsidRPr="004F5260" w:rsidRDefault="00852E71" w:rsidP="00852E71">
      <w:pPr>
        <w:pStyle w:val="ListParagraph"/>
        <w:numPr>
          <w:ilvl w:val="0"/>
          <w:numId w:val="37"/>
        </w:numPr>
        <w:spacing w:after="0"/>
        <w:jc w:val="both"/>
        <w:rPr>
          <w:rFonts w:ascii="Times New Roman" w:hAnsi="Times New Roman"/>
          <w:color w:val="333333"/>
          <w:szCs w:val="20"/>
          <w:shd w:val="clear" w:color="auto" w:fill="FFFFFF"/>
        </w:rPr>
      </w:pPr>
      <w:r w:rsidRPr="004F5260">
        <w:rPr>
          <w:rFonts w:ascii="Times New Roman" w:hAnsi="Times New Roman"/>
          <w:color w:val="333333"/>
          <w:szCs w:val="20"/>
          <w:shd w:val="clear" w:color="auto" w:fill="FFFFFF"/>
        </w:rPr>
        <w:t>At the function level, add a comment which serves as a function prolog.</w:t>
      </w:r>
      <w:r>
        <w:rPr>
          <w:rFonts w:ascii="Times New Roman" w:hAnsi="Times New Roman"/>
          <w:color w:val="333333"/>
          <w:szCs w:val="20"/>
          <w:shd w:val="clear" w:color="auto" w:fill="FFFFFF"/>
        </w:rPr>
        <w:t xml:space="preserve"> </w:t>
      </w:r>
      <w:r w:rsidRPr="004F5260">
        <w:rPr>
          <w:rFonts w:ascii="Times New Roman" w:hAnsi="Times New Roman"/>
          <w:color w:val="333333"/>
          <w:szCs w:val="20"/>
          <w:shd w:val="clear" w:color="auto" w:fill="FFFFFF"/>
        </w:rPr>
        <w:t>(</w:t>
      </w:r>
      <w:proofErr w:type="gramStart"/>
      <w:r>
        <w:rPr>
          <w:rFonts w:ascii="Times New Roman" w:hAnsi="Times New Roman"/>
          <w:color w:val="333333"/>
          <w:szCs w:val="20"/>
          <w:shd w:val="clear" w:color="auto" w:fill="FFFFFF"/>
        </w:rPr>
        <w:t>figure</w:t>
      </w:r>
      <w:proofErr w:type="gramEnd"/>
      <w:r>
        <w:rPr>
          <w:rFonts w:ascii="Times New Roman" w:hAnsi="Times New Roman"/>
          <w:color w:val="333333"/>
          <w:szCs w:val="20"/>
          <w:shd w:val="clear" w:color="auto" w:fill="FFFFFF"/>
        </w:rPr>
        <w:t xml:space="preserve"> shown below, </w:t>
      </w:r>
      <w:r w:rsidRPr="004F5260">
        <w:rPr>
          <w:rFonts w:ascii="Times New Roman" w:hAnsi="Times New Roman"/>
          <w:color w:val="333333"/>
          <w:szCs w:val="20"/>
          <w:shd w:val="clear" w:color="auto" w:fill="FFFFFF"/>
        </w:rPr>
        <w:t>example shown in</w:t>
      </w:r>
      <w:r>
        <w:rPr>
          <w:rFonts w:ascii="Times New Roman" w:hAnsi="Times New Roman"/>
          <w:color w:val="333333"/>
          <w:szCs w:val="20"/>
          <w:shd w:val="clear" w:color="auto" w:fill="FFFFFF"/>
        </w:rPr>
        <w:t>doxygenTemplate_v1.1</w:t>
      </w:r>
      <w:r w:rsidRPr="004F5260">
        <w:rPr>
          <w:rFonts w:ascii="Times New Roman" w:hAnsi="Times New Roman"/>
          <w:color w:val="333333"/>
          <w:szCs w:val="20"/>
          <w:shd w:val="clear" w:color="auto" w:fill="FFFFFF"/>
        </w:rPr>
        <w:t>.c).</w:t>
      </w:r>
      <w:r>
        <w:rPr>
          <w:rFonts w:ascii="Times New Roman" w:hAnsi="Times New Roman"/>
          <w:color w:val="333333"/>
          <w:szCs w:val="20"/>
          <w:shd w:val="clear" w:color="auto" w:fill="FFFFFF"/>
        </w:rPr>
        <w:t xml:space="preserve"> Note that the comment block must be placed directly before the function prototype and open with /**. It should contain @brief, @</w:t>
      </w:r>
      <w:proofErr w:type="spellStart"/>
      <w:r>
        <w:rPr>
          <w:rFonts w:ascii="Times New Roman" w:hAnsi="Times New Roman"/>
          <w:color w:val="333333"/>
          <w:szCs w:val="20"/>
          <w:shd w:val="clear" w:color="auto" w:fill="FFFFFF"/>
        </w:rPr>
        <w:t>param</w:t>
      </w:r>
      <w:proofErr w:type="spellEnd"/>
      <w:r>
        <w:rPr>
          <w:rFonts w:ascii="Times New Roman" w:hAnsi="Times New Roman"/>
          <w:color w:val="333333"/>
          <w:szCs w:val="20"/>
          <w:shd w:val="clear" w:color="auto" w:fill="FFFFFF"/>
        </w:rPr>
        <w:t xml:space="preserve">, and @return to provide a brief description of the function, of each parameter, and of the return variable, respectively. Other commands may be used, such as </w:t>
      </w:r>
      <w:proofErr w:type="gramStart"/>
      <w:r>
        <w:rPr>
          <w:rFonts w:ascii="Times New Roman" w:hAnsi="Times New Roman"/>
          <w:color w:val="333333"/>
          <w:szCs w:val="20"/>
          <w:shd w:val="clear" w:color="auto" w:fill="FFFFFF"/>
        </w:rPr>
        <w:t>@</w:t>
      </w:r>
      <w:proofErr w:type="spellStart"/>
      <w:r>
        <w:rPr>
          <w:rFonts w:ascii="Times New Roman" w:hAnsi="Times New Roman"/>
          <w:color w:val="333333"/>
          <w:szCs w:val="20"/>
          <w:shd w:val="clear" w:color="auto" w:fill="FFFFFF"/>
        </w:rPr>
        <w:t>sa</w:t>
      </w:r>
      <w:proofErr w:type="spellEnd"/>
      <w:proofErr w:type="gramEnd"/>
      <w:r>
        <w:rPr>
          <w:rFonts w:ascii="Times New Roman" w:hAnsi="Times New Roman"/>
          <w:color w:val="333333"/>
          <w:szCs w:val="20"/>
          <w:shd w:val="clear" w:color="auto" w:fill="FFFFFF"/>
        </w:rPr>
        <w:t xml:space="preserve"> “see also” to specify related functions (</w:t>
      </w:r>
      <w:hyperlink r:id="rId71" w:history="1">
        <w:r>
          <w:rPr>
            <w:rStyle w:val="Hyperlink"/>
          </w:rPr>
          <w:t>http://www.stack.nl/~dimitri/doxygen/manual/commands.html</w:t>
        </w:r>
      </w:hyperlink>
      <w:r>
        <w:t>)</w:t>
      </w:r>
      <w:r>
        <w:rPr>
          <w:rFonts w:ascii="Times New Roman" w:hAnsi="Times New Roman"/>
          <w:color w:val="333333"/>
          <w:szCs w:val="20"/>
          <w:shd w:val="clear" w:color="auto" w:fill="FFFFFF"/>
        </w:rPr>
        <w:t xml:space="preserve">. Again, subheadings should be denoted by ### and tables created with | and ---. To avoid redundancy, we do not ask you to include all function subheadings. Only use those that provide relevant information about the function. </w:t>
      </w:r>
    </w:p>
    <w:p w:rsidR="00852E71" w:rsidRPr="004F5260" w:rsidRDefault="00852E71" w:rsidP="00852E71">
      <w:pPr>
        <w:pStyle w:val="ListParagraph"/>
        <w:numPr>
          <w:ilvl w:val="0"/>
          <w:numId w:val="37"/>
        </w:numPr>
        <w:spacing w:after="0"/>
        <w:jc w:val="both"/>
        <w:rPr>
          <w:rFonts w:ascii="Times New Roman" w:hAnsi="Times New Roman"/>
          <w:color w:val="333333"/>
          <w:szCs w:val="20"/>
          <w:shd w:val="clear" w:color="auto" w:fill="FFFFFF"/>
        </w:rPr>
      </w:pPr>
      <w:r w:rsidRPr="004F5260">
        <w:rPr>
          <w:rFonts w:ascii="Times New Roman" w:hAnsi="Times New Roman"/>
          <w:color w:val="333333"/>
          <w:szCs w:val="20"/>
          <w:shd w:val="clear" w:color="auto" w:fill="FFFFFF"/>
        </w:rPr>
        <w:t>Throughout the file, where data are being declared or defined, add comments to explain the purpose of the variables.</w:t>
      </w:r>
      <w:r>
        <w:rPr>
          <w:rFonts w:ascii="Times New Roman" w:hAnsi="Times New Roman"/>
          <w:color w:val="333333"/>
          <w:szCs w:val="20"/>
          <w:shd w:val="clear" w:color="auto" w:fill="FFFFFF"/>
        </w:rPr>
        <w:t xml:space="preserve"> (please refer to “</w:t>
      </w:r>
      <w:r w:rsidRPr="00741901">
        <w:rPr>
          <w:rFonts w:ascii="Times New Roman" w:hAnsi="Times New Roman"/>
        </w:rPr>
        <w:t>nasa-c-style.pdf</w:t>
      </w:r>
      <w:r>
        <w:rPr>
          <w:rFonts w:ascii="Times New Roman" w:hAnsi="Times New Roman"/>
          <w:color w:val="333333"/>
          <w:szCs w:val="20"/>
          <w:shd w:val="clear" w:color="auto" w:fill="FFFFFF"/>
        </w:rPr>
        <w:t>”</w:t>
      </w:r>
      <w:r w:rsidR="00767570">
        <w:rPr>
          <w:rFonts w:ascii="Times New Roman" w:hAnsi="Times New Roman"/>
          <w:color w:val="333333"/>
          <w:szCs w:val="20"/>
          <w:shd w:val="clear" w:color="auto" w:fill="FFFFFF"/>
        </w:rPr>
        <w:fldChar w:fldCharType="begin"/>
      </w:r>
      <w:r w:rsidR="00767570">
        <w:rPr>
          <w:rFonts w:ascii="Times New Roman" w:hAnsi="Times New Roman"/>
          <w:color w:val="333333"/>
          <w:szCs w:val="20"/>
          <w:shd w:val="clear" w:color="auto" w:fill="FFFFFF"/>
        </w:rPr>
        <w:instrText xml:space="preserve"> ADDIN EN.CITE &lt;EndNote&gt;&lt;Cite&gt;&lt;RecNum&gt;1&lt;/RecNum&gt;&lt;DisplayText&gt;[1]&lt;/DisplayText&gt;&lt;record&gt;&lt;rec-number&gt;1&lt;/rec-number&gt;&lt;foreign-keys&gt;&lt;key app="EN" db-id="0et2x0d03wsftoeszf5pa50l92zxxssa9pfp"&gt;1&lt;/key&gt;&lt;/foreign-keys&gt;&lt;ref-type name="Web Page"&gt;12&lt;/ref-type&gt;&lt;contributors&gt;&lt;/contributors&gt;&lt;titles&gt;&lt;title&gt;nasa-c-style.pdf, &lt;/title&gt;&lt;/titles&gt;&lt;dates&gt;&lt;/dates&gt;&lt;urls&gt;&lt;/urls&gt;&lt;/record&gt;&lt;/Cite&gt;&lt;/EndNote&gt;</w:instrText>
      </w:r>
      <w:r w:rsidR="00767570">
        <w:rPr>
          <w:rFonts w:ascii="Times New Roman" w:hAnsi="Times New Roman"/>
          <w:color w:val="333333"/>
          <w:szCs w:val="20"/>
          <w:shd w:val="clear" w:color="auto" w:fill="FFFFFF"/>
        </w:rPr>
        <w:fldChar w:fldCharType="separate"/>
      </w:r>
      <w:r w:rsidR="00767570">
        <w:rPr>
          <w:rFonts w:ascii="Times New Roman" w:hAnsi="Times New Roman"/>
          <w:noProof/>
          <w:color w:val="333333"/>
          <w:szCs w:val="20"/>
          <w:shd w:val="clear" w:color="auto" w:fill="FFFFFF"/>
        </w:rPr>
        <w:t>[</w:t>
      </w:r>
      <w:hyperlink w:anchor="_ENREF_1" w:tooltip=",  #1" w:history="1">
        <w:r w:rsidR="00767570">
          <w:rPr>
            <w:rFonts w:ascii="Times New Roman" w:hAnsi="Times New Roman"/>
            <w:noProof/>
            <w:color w:val="333333"/>
            <w:szCs w:val="20"/>
            <w:shd w:val="clear" w:color="auto" w:fill="FFFFFF"/>
          </w:rPr>
          <w:t>1</w:t>
        </w:r>
      </w:hyperlink>
      <w:r w:rsidR="00767570">
        <w:rPr>
          <w:rFonts w:ascii="Times New Roman" w:hAnsi="Times New Roman"/>
          <w:noProof/>
          <w:color w:val="333333"/>
          <w:szCs w:val="20"/>
          <w:shd w:val="clear" w:color="auto" w:fill="FFFFFF"/>
        </w:rPr>
        <w:t>]</w:t>
      </w:r>
      <w:r w:rsidR="00767570">
        <w:rPr>
          <w:rFonts w:ascii="Times New Roman" w:hAnsi="Times New Roman"/>
          <w:color w:val="333333"/>
          <w:szCs w:val="20"/>
          <w:shd w:val="clear" w:color="auto" w:fill="FFFFFF"/>
        </w:rPr>
        <w:fldChar w:fldCharType="end"/>
      </w:r>
      <w:r>
        <w:rPr>
          <w:rFonts w:ascii="Times New Roman" w:hAnsi="Times New Roman"/>
          <w:color w:val="333333"/>
          <w:szCs w:val="20"/>
          <w:shd w:val="clear" w:color="auto" w:fill="FFFFFF"/>
        </w:rPr>
        <w:t xml:space="preserve"> pag</w:t>
      </w:r>
      <w:r w:rsidR="002C549F">
        <w:rPr>
          <w:rFonts w:ascii="Times New Roman" w:hAnsi="Times New Roman"/>
          <w:color w:val="333333"/>
          <w:szCs w:val="20"/>
          <w:shd w:val="clear" w:color="auto" w:fill="FFFFFF"/>
        </w:rPr>
        <w:t>e</w:t>
      </w:r>
      <w:r>
        <w:rPr>
          <w:rFonts w:ascii="Times New Roman" w:hAnsi="Times New Roman"/>
          <w:color w:val="333333"/>
          <w:szCs w:val="20"/>
          <w:shd w:val="clear" w:color="auto" w:fill="FFFFFF"/>
        </w:rPr>
        <w:t xml:space="preserve"> 7 and 8 for examples of recommended b</w:t>
      </w:r>
      <w:r w:rsidRPr="003220CD">
        <w:rPr>
          <w:rFonts w:ascii="Times New Roman" w:hAnsi="Times New Roman"/>
          <w:color w:val="333333"/>
          <w:szCs w:val="20"/>
          <w:shd w:val="clear" w:color="auto" w:fill="FFFFFF"/>
        </w:rPr>
        <w:t>oxed comments</w:t>
      </w:r>
      <w:r>
        <w:rPr>
          <w:rFonts w:ascii="Times New Roman" w:hAnsi="Times New Roman"/>
          <w:color w:val="333333"/>
          <w:szCs w:val="20"/>
          <w:shd w:val="clear" w:color="auto" w:fill="FFFFFF"/>
        </w:rPr>
        <w:t xml:space="preserve">, </w:t>
      </w:r>
      <w:r w:rsidRPr="003220CD">
        <w:rPr>
          <w:rFonts w:ascii="Times New Roman" w:hAnsi="Times New Roman"/>
          <w:color w:val="333333"/>
          <w:szCs w:val="20"/>
          <w:shd w:val="clear" w:color="auto" w:fill="FFFFFF"/>
        </w:rPr>
        <w:t>Block comments, Short comments and Inline comments</w:t>
      </w:r>
      <w:r>
        <w:rPr>
          <w:rFonts w:ascii="Times New Roman" w:hAnsi="Times New Roman"/>
          <w:color w:val="333333"/>
          <w:szCs w:val="20"/>
          <w:shd w:val="clear" w:color="auto" w:fill="FFFFFF"/>
        </w:rPr>
        <w:t>).</w:t>
      </w:r>
    </w:p>
    <w:p w:rsidR="00852E71" w:rsidRDefault="00852E71" w:rsidP="00852E71">
      <w:pPr>
        <w:spacing w:after="0"/>
        <w:jc w:val="both"/>
        <w:rPr>
          <w:rFonts w:ascii="Times New Roman" w:hAnsi="Times New Roman"/>
        </w:rPr>
      </w:pPr>
    </w:p>
    <w:p w:rsidR="00852E71" w:rsidRDefault="00852E71" w:rsidP="00852E71">
      <w:pPr>
        <w:spacing w:after="0"/>
        <w:jc w:val="both"/>
        <w:rPr>
          <w:rFonts w:ascii="Times New Roman" w:hAnsi="Times New Roman"/>
        </w:rPr>
      </w:pPr>
    </w:p>
    <w:p w:rsidR="00852E71" w:rsidRDefault="00852E71" w:rsidP="00852E71">
      <w:pPr>
        <w:spacing w:after="0"/>
        <w:ind w:firstLine="360"/>
        <w:jc w:val="both"/>
        <w:rPr>
          <w:rFonts w:ascii="Times New Roman" w:hAnsi="Times New Roman"/>
        </w:rPr>
      </w:pPr>
      <w:r w:rsidRPr="00982A20">
        <w:rPr>
          <w:rFonts w:ascii="Times New Roman" w:hAnsi="Times New Roman"/>
        </w:rPr>
        <w:t xml:space="preserve">In order to maintain organization with the OpenPET project, we </w:t>
      </w:r>
      <w:r>
        <w:rPr>
          <w:rFonts w:ascii="Times New Roman" w:hAnsi="Times New Roman"/>
        </w:rPr>
        <w:t>request</w:t>
      </w:r>
      <w:r w:rsidRPr="00982A20">
        <w:rPr>
          <w:rFonts w:ascii="Times New Roman" w:hAnsi="Times New Roman"/>
        </w:rPr>
        <w:t xml:space="preserve"> </w:t>
      </w:r>
      <w:r>
        <w:rPr>
          <w:rFonts w:ascii="Times New Roman" w:hAnsi="Times New Roman"/>
        </w:rPr>
        <w:t>the developers</w:t>
      </w:r>
      <w:r w:rsidRPr="00982A20">
        <w:rPr>
          <w:rFonts w:ascii="Times New Roman" w:hAnsi="Times New Roman"/>
        </w:rPr>
        <w:t xml:space="preserve"> to use the </w:t>
      </w:r>
      <w:r>
        <w:rPr>
          <w:rFonts w:ascii="Times New Roman" w:hAnsi="Times New Roman"/>
        </w:rPr>
        <w:t>template shown below</w:t>
      </w:r>
      <w:r w:rsidRPr="00982A20">
        <w:rPr>
          <w:rFonts w:ascii="Times New Roman" w:hAnsi="Times New Roman"/>
        </w:rPr>
        <w:t>.</w:t>
      </w:r>
      <w:r>
        <w:rPr>
          <w:rFonts w:ascii="Times New Roman" w:hAnsi="Times New Roman"/>
        </w:rPr>
        <w:t xml:space="preserve"> For more information about the template, please refer to “</w:t>
      </w:r>
      <w:r w:rsidRPr="00BD5996">
        <w:rPr>
          <w:rFonts w:ascii="Times New Roman" w:hAnsi="Times New Roman"/>
        </w:rPr>
        <w:t>doxygenGuide</w:t>
      </w:r>
      <w:r>
        <w:rPr>
          <w:rFonts w:ascii="Times New Roman" w:hAnsi="Times New Roman"/>
        </w:rPr>
        <w:t>_For_OpenPET_Developer</w:t>
      </w:r>
      <w:r w:rsidRPr="00BD5996">
        <w:rPr>
          <w:rFonts w:ascii="Times New Roman" w:hAnsi="Times New Roman"/>
        </w:rPr>
        <w:t>_v1.2.docx</w:t>
      </w:r>
      <w:r>
        <w:rPr>
          <w:rFonts w:ascii="Times New Roman" w:hAnsi="Times New Roman"/>
        </w:rPr>
        <w:t xml:space="preserve">”. </w:t>
      </w:r>
    </w:p>
    <w:p w:rsidR="00852E71" w:rsidRDefault="00852E71" w:rsidP="00852E71">
      <w:pPr>
        <w:spacing w:after="0"/>
        <w:jc w:val="center"/>
        <w:rPr>
          <w:rFonts w:ascii="Times New Roman" w:hAnsi="Times New Roman"/>
        </w:rPr>
      </w:pPr>
      <w:r>
        <w:rPr>
          <w:noProof/>
          <w:lang w:eastAsia="en-US"/>
        </w:rPr>
        <w:lastRenderedPageBreak/>
        <w:drawing>
          <wp:inline distT="0" distB="0" distL="0" distR="0" wp14:anchorId="3F49FB6A" wp14:editId="143EE6C7">
            <wp:extent cx="5438775" cy="7515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38775" cy="7515225"/>
                    </a:xfrm>
                    <a:prstGeom prst="rect">
                      <a:avLst/>
                    </a:prstGeom>
                  </pic:spPr>
                </pic:pic>
              </a:graphicData>
            </a:graphic>
          </wp:inline>
        </w:drawing>
      </w:r>
    </w:p>
    <w:p w:rsidR="00852E71" w:rsidRDefault="00852E71" w:rsidP="00852E71">
      <w:pPr>
        <w:spacing w:after="0"/>
        <w:jc w:val="center"/>
        <w:rPr>
          <w:rFonts w:ascii="Times New Roman" w:hAnsi="Times New Roman"/>
        </w:rPr>
      </w:pPr>
      <w:r>
        <w:rPr>
          <w:noProof/>
          <w:lang w:eastAsia="en-US"/>
        </w:rPr>
        <w:lastRenderedPageBreak/>
        <w:drawing>
          <wp:inline distT="0" distB="0" distL="0" distR="0" wp14:anchorId="4C282EE4" wp14:editId="3C9BCF6C">
            <wp:extent cx="6419088" cy="3913632"/>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419088" cy="3913632"/>
                    </a:xfrm>
                    <a:prstGeom prst="rect">
                      <a:avLst/>
                    </a:prstGeom>
                  </pic:spPr>
                </pic:pic>
              </a:graphicData>
            </a:graphic>
          </wp:inline>
        </w:drawing>
      </w:r>
    </w:p>
    <w:p w:rsidR="00522BBA" w:rsidRDefault="00522BBA" w:rsidP="00522BBA">
      <w:pPr>
        <w:spacing w:after="0"/>
        <w:jc w:val="center"/>
      </w:pPr>
      <w:bookmarkStart w:id="103" w:name="_Toc358368951"/>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39</w:t>
      </w:r>
      <w:r w:rsidRPr="00647EB4">
        <w:rPr>
          <w:rFonts w:ascii="Times New Roman" w:hAnsi="Times New Roman"/>
          <w:b/>
        </w:rPr>
        <w:fldChar w:fldCharType="end"/>
      </w:r>
      <w:r>
        <w:rPr>
          <w:rFonts w:ascii="Times New Roman" w:hAnsi="Times New Roman"/>
          <w:b/>
        </w:rPr>
        <w:t xml:space="preserve"> </w:t>
      </w:r>
      <w:r>
        <w:rPr>
          <w:rFonts w:ascii="Times New Roman" w:hAnsi="Times New Roman"/>
        </w:rPr>
        <w:t>Program file prolog format</w:t>
      </w:r>
      <w:r>
        <w:rPr>
          <w:rFonts w:ascii="Times New Roman" w:hAnsi="Times New Roman"/>
          <w:color w:val="000000"/>
        </w:rPr>
        <w:t>.</w:t>
      </w:r>
      <w:bookmarkEnd w:id="103"/>
    </w:p>
    <w:p w:rsidR="00852E71" w:rsidRDefault="00852E71" w:rsidP="00852E71">
      <w:pPr>
        <w:spacing w:after="0"/>
        <w:jc w:val="both"/>
        <w:rPr>
          <w:rFonts w:ascii="Times New Roman" w:hAnsi="Times New Roman"/>
        </w:rPr>
      </w:pPr>
    </w:p>
    <w:p w:rsidR="00852E71" w:rsidRDefault="00852E71" w:rsidP="00852E71">
      <w:pPr>
        <w:spacing w:after="0"/>
        <w:jc w:val="center"/>
        <w:rPr>
          <w:rFonts w:ascii="Times New Roman" w:hAnsi="Times New Roman"/>
        </w:rPr>
      </w:pPr>
    </w:p>
    <w:p w:rsidR="00852E71" w:rsidRDefault="00852E71" w:rsidP="00852E71">
      <w:pPr>
        <w:spacing w:after="0"/>
        <w:jc w:val="center"/>
        <w:rPr>
          <w:rFonts w:ascii="Times New Roman" w:hAnsi="Times New Roman"/>
        </w:rPr>
      </w:pPr>
      <w:r>
        <w:rPr>
          <w:noProof/>
          <w:lang w:eastAsia="en-US"/>
        </w:rPr>
        <w:lastRenderedPageBreak/>
        <w:drawing>
          <wp:inline distT="0" distB="0" distL="0" distR="0" wp14:anchorId="40713FF8" wp14:editId="53AFEFD9">
            <wp:extent cx="5381625" cy="71723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381625" cy="7172325"/>
                    </a:xfrm>
                    <a:prstGeom prst="rect">
                      <a:avLst/>
                    </a:prstGeom>
                  </pic:spPr>
                </pic:pic>
              </a:graphicData>
            </a:graphic>
          </wp:inline>
        </w:drawing>
      </w:r>
    </w:p>
    <w:p w:rsidR="00852E71" w:rsidRDefault="00852E71" w:rsidP="00852E71">
      <w:pPr>
        <w:spacing w:after="0"/>
        <w:jc w:val="center"/>
        <w:rPr>
          <w:rFonts w:ascii="Times New Roman" w:hAnsi="Times New Roman"/>
        </w:rPr>
      </w:pPr>
      <w:r>
        <w:rPr>
          <w:noProof/>
          <w:lang w:eastAsia="en-US"/>
        </w:rPr>
        <w:lastRenderedPageBreak/>
        <w:drawing>
          <wp:inline distT="0" distB="0" distL="0" distR="0" wp14:anchorId="1F91411C" wp14:editId="227B8A84">
            <wp:extent cx="6373368" cy="4791456"/>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373368" cy="4791456"/>
                    </a:xfrm>
                    <a:prstGeom prst="rect">
                      <a:avLst/>
                    </a:prstGeom>
                  </pic:spPr>
                </pic:pic>
              </a:graphicData>
            </a:graphic>
          </wp:inline>
        </w:drawing>
      </w:r>
    </w:p>
    <w:p w:rsidR="00117940" w:rsidRDefault="00117940" w:rsidP="00117940">
      <w:pPr>
        <w:spacing w:after="0"/>
        <w:jc w:val="center"/>
      </w:pPr>
      <w:bookmarkStart w:id="104" w:name="_Toc358368952"/>
      <w:proofErr w:type="gramStart"/>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40</w:t>
      </w:r>
      <w:r w:rsidRPr="00647EB4">
        <w:rPr>
          <w:rFonts w:ascii="Times New Roman" w:hAnsi="Times New Roman"/>
          <w:b/>
        </w:rPr>
        <w:fldChar w:fldCharType="end"/>
      </w:r>
      <w:r>
        <w:rPr>
          <w:rFonts w:ascii="Times New Roman" w:hAnsi="Times New Roman"/>
          <w:b/>
        </w:rPr>
        <w:t xml:space="preserve"> </w:t>
      </w:r>
      <w:r>
        <w:rPr>
          <w:rFonts w:ascii="Times New Roman" w:hAnsi="Times New Roman"/>
        </w:rPr>
        <w:t>function prolog format</w:t>
      </w:r>
      <w:r>
        <w:rPr>
          <w:rFonts w:ascii="Times New Roman" w:hAnsi="Times New Roman"/>
          <w:color w:val="000000"/>
        </w:rPr>
        <w:t>.</w:t>
      </w:r>
      <w:bookmarkEnd w:id="104"/>
      <w:proofErr w:type="gramEnd"/>
    </w:p>
    <w:p w:rsidR="00852E71" w:rsidRDefault="00852E71" w:rsidP="00852E71">
      <w:pPr>
        <w:spacing w:after="0"/>
        <w:jc w:val="both"/>
        <w:rPr>
          <w:rFonts w:ascii="Times New Roman" w:hAnsi="Times New Roman"/>
        </w:rPr>
      </w:pPr>
    </w:p>
    <w:p w:rsidR="00852E71" w:rsidRDefault="00852E71" w:rsidP="0044572E">
      <w:pPr>
        <w:pStyle w:val="Heading4"/>
        <w:numPr>
          <w:ilvl w:val="3"/>
          <w:numId w:val="21"/>
        </w:numPr>
        <w:rPr>
          <w:rFonts w:ascii="Times New Roman" w:hAnsi="Times New Roman"/>
          <w:b w:val="0"/>
          <w:i w:val="0"/>
          <w:color w:val="000000"/>
        </w:rPr>
      </w:pPr>
      <w:r w:rsidRPr="0044572E">
        <w:rPr>
          <w:rFonts w:ascii="Times New Roman" w:hAnsi="Times New Roman"/>
          <w:b w:val="0"/>
          <w:i w:val="0"/>
          <w:color w:val="000000"/>
        </w:rPr>
        <w:t>Meaningful Names</w:t>
      </w:r>
    </w:p>
    <w:p w:rsidR="00852E71" w:rsidRDefault="00852E71" w:rsidP="00852E71">
      <w:pPr>
        <w:spacing w:after="0"/>
        <w:ind w:firstLine="360"/>
        <w:jc w:val="both"/>
        <w:rPr>
          <w:rFonts w:ascii="Times New Roman" w:hAnsi="Times New Roman"/>
        </w:rPr>
      </w:pPr>
      <w:r w:rsidRPr="004F5260">
        <w:rPr>
          <w:rFonts w:ascii="Times New Roman" w:hAnsi="Times New Roman"/>
        </w:rPr>
        <w:t>To guarantee the readability and maintainability of the source codes, we request the programmer</w:t>
      </w:r>
      <w:r>
        <w:rPr>
          <w:rFonts w:ascii="Times New Roman" w:hAnsi="Times New Roman"/>
        </w:rPr>
        <w:t>s</w:t>
      </w:r>
      <w:r w:rsidRPr="004F5260">
        <w:rPr>
          <w:rFonts w:ascii="Times New Roman" w:hAnsi="Times New Roman"/>
        </w:rPr>
        <w:t xml:space="preserve"> to </w:t>
      </w:r>
      <w:r>
        <w:rPr>
          <w:rFonts w:ascii="Times New Roman" w:hAnsi="Times New Roman"/>
        </w:rPr>
        <w:t>obey the following rules to create element names</w:t>
      </w:r>
      <w:r w:rsidRPr="004F5260">
        <w:rPr>
          <w:rFonts w:ascii="Times New Roman" w:hAnsi="Times New Roman"/>
        </w:rPr>
        <w:t>:</w:t>
      </w:r>
    </w:p>
    <w:p w:rsidR="00852E71" w:rsidRDefault="00852E71" w:rsidP="00852E71">
      <w:pPr>
        <w:pStyle w:val="ListParagraph"/>
        <w:numPr>
          <w:ilvl w:val="0"/>
          <w:numId w:val="7"/>
        </w:numPr>
        <w:spacing w:after="0"/>
        <w:ind w:left="270" w:hanging="270"/>
        <w:jc w:val="both"/>
        <w:rPr>
          <w:rFonts w:ascii="Times New Roman" w:hAnsi="Times New Roman"/>
        </w:rPr>
      </w:pPr>
      <w:r w:rsidRPr="000B473D">
        <w:rPr>
          <w:rFonts w:ascii="Times New Roman" w:hAnsi="Times New Roman"/>
        </w:rPr>
        <w:t>Variables</w:t>
      </w:r>
      <w:r>
        <w:rPr>
          <w:rFonts w:ascii="Times New Roman" w:hAnsi="Times New Roman"/>
        </w:rPr>
        <w:t xml:space="preserve"> (and </w:t>
      </w:r>
      <w:r w:rsidRPr="00022275">
        <w:rPr>
          <w:rFonts w:ascii="Times New Roman" w:hAnsi="Times New Roman"/>
        </w:rPr>
        <w:t>Type names</w:t>
      </w:r>
      <w:r>
        <w:rPr>
          <w:rFonts w:ascii="Times New Roman" w:hAnsi="Times New Roman"/>
        </w:rPr>
        <w:t>)</w:t>
      </w:r>
      <w:r w:rsidRPr="000B473D">
        <w:rPr>
          <w:rFonts w:ascii="Times New Roman" w:hAnsi="Times New Roman"/>
        </w:rPr>
        <w:t>: Use lower-case words separated by underscores.</w:t>
      </w:r>
      <w:r>
        <w:rPr>
          <w:rFonts w:ascii="Times New Roman" w:hAnsi="Times New Roman"/>
        </w:rPr>
        <w:t xml:space="preserve"> </w:t>
      </w:r>
    </w:p>
    <w:p w:rsidR="00852E71" w:rsidRPr="000B473D" w:rsidRDefault="00852E71" w:rsidP="00852E71">
      <w:pPr>
        <w:spacing w:after="0"/>
        <w:ind w:firstLine="360"/>
        <w:jc w:val="both"/>
        <w:rPr>
          <w:rFonts w:ascii="Times New Roman" w:hAnsi="Times New Roman"/>
        </w:rPr>
      </w:pPr>
      <w:r>
        <w:rPr>
          <w:rFonts w:ascii="Times New Roman" w:hAnsi="Times New Roman"/>
        </w:rPr>
        <w:t xml:space="preserve">For example: </w:t>
      </w:r>
      <w:proofErr w:type="spellStart"/>
      <w:r w:rsidRPr="00F6738B">
        <w:rPr>
          <w:rFonts w:ascii="Times New Roman" w:hAnsi="Times New Roman"/>
        </w:rPr>
        <w:t>open_database</w:t>
      </w:r>
      <w:proofErr w:type="spellEnd"/>
      <w:r w:rsidRPr="00F6738B">
        <w:rPr>
          <w:rFonts w:ascii="Times New Roman" w:hAnsi="Times New Roman"/>
        </w:rPr>
        <w:t xml:space="preserve"> </w:t>
      </w:r>
    </w:p>
    <w:p w:rsidR="00852E71" w:rsidRDefault="00852E71" w:rsidP="00852E71">
      <w:pPr>
        <w:pStyle w:val="ListParagraph"/>
        <w:numPr>
          <w:ilvl w:val="0"/>
          <w:numId w:val="7"/>
        </w:numPr>
        <w:spacing w:after="0"/>
        <w:ind w:left="270" w:hanging="270"/>
        <w:jc w:val="both"/>
        <w:rPr>
          <w:rFonts w:ascii="Times New Roman" w:hAnsi="Times New Roman"/>
        </w:rPr>
      </w:pPr>
      <w:r w:rsidRPr="000B473D">
        <w:rPr>
          <w:rFonts w:ascii="Times New Roman" w:hAnsi="Times New Roman"/>
        </w:rPr>
        <w:t>Function names: Capitalize the first letter of each word; do not use</w:t>
      </w:r>
      <w:r>
        <w:rPr>
          <w:rFonts w:ascii="Times New Roman" w:hAnsi="Times New Roman"/>
        </w:rPr>
        <w:t xml:space="preserve"> </w:t>
      </w:r>
      <w:r w:rsidRPr="000B473D">
        <w:rPr>
          <w:rFonts w:ascii="Times New Roman" w:hAnsi="Times New Roman"/>
        </w:rPr>
        <w:t>underscores.</w:t>
      </w:r>
      <w:r>
        <w:rPr>
          <w:rFonts w:ascii="Times New Roman" w:hAnsi="Times New Roman"/>
        </w:rPr>
        <w:t xml:space="preserve"> </w:t>
      </w:r>
    </w:p>
    <w:p w:rsidR="00852E71" w:rsidRPr="000B473D" w:rsidRDefault="00852E71" w:rsidP="00852E71">
      <w:pPr>
        <w:spacing w:after="0"/>
        <w:ind w:firstLine="360"/>
        <w:jc w:val="both"/>
        <w:rPr>
          <w:rFonts w:ascii="Times New Roman" w:hAnsi="Times New Roman"/>
        </w:rPr>
      </w:pPr>
      <w:r>
        <w:rPr>
          <w:rFonts w:ascii="Times New Roman" w:hAnsi="Times New Roman"/>
        </w:rPr>
        <w:t xml:space="preserve">For example: </w:t>
      </w:r>
      <w:proofErr w:type="spellStart"/>
      <w:r w:rsidRPr="00F6738B">
        <w:rPr>
          <w:rFonts w:ascii="Times New Roman" w:hAnsi="Times New Roman"/>
        </w:rPr>
        <w:t>ProcessError</w:t>
      </w:r>
      <w:proofErr w:type="spellEnd"/>
    </w:p>
    <w:p w:rsidR="00852E71" w:rsidRPr="00F6738B" w:rsidRDefault="00852E71" w:rsidP="00852E71">
      <w:pPr>
        <w:pStyle w:val="ListParagraph"/>
        <w:numPr>
          <w:ilvl w:val="0"/>
          <w:numId w:val="7"/>
        </w:numPr>
        <w:spacing w:after="0"/>
        <w:ind w:left="270" w:hanging="270"/>
        <w:jc w:val="both"/>
        <w:rPr>
          <w:rFonts w:ascii="Times New Roman" w:hAnsi="Times New Roman"/>
        </w:rPr>
      </w:pPr>
      <w:r w:rsidRPr="00F6738B">
        <w:rPr>
          <w:rFonts w:ascii="Times New Roman" w:hAnsi="Times New Roman"/>
        </w:rPr>
        <w:t>Constants</w:t>
      </w:r>
      <w:r>
        <w:rPr>
          <w:rFonts w:ascii="Times New Roman" w:hAnsi="Times New Roman"/>
        </w:rPr>
        <w:t xml:space="preserve"> (and </w:t>
      </w:r>
      <w:r w:rsidRPr="00022275">
        <w:rPr>
          <w:rFonts w:ascii="Times New Roman" w:hAnsi="Times New Roman"/>
        </w:rPr>
        <w:t>Enumeration types</w:t>
      </w:r>
      <w:proofErr w:type="gramStart"/>
      <w:r>
        <w:rPr>
          <w:rFonts w:ascii="Times New Roman" w:hAnsi="Times New Roman"/>
        </w:rPr>
        <w:t xml:space="preserve">) </w:t>
      </w:r>
      <w:r w:rsidRPr="00F6738B">
        <w:rPr>
          <w:rFonts w:ascii="Times New Roman" w:hAnsi="Times New Roman"/>
        </w:rPr>
        <w:t>:</w:t>
      </w:r>
      <w:proofErr w:type="gramEnd"/>
      <w:r w:rsidRPr="00F6738B">
        <w:rPr>
          <w:rFonts w:ascii="Times New Roman" w:hAnsi="Times New Roman"/>
        </w:rPr>
        <w:t xml:space="preserve"> Use upper-case words separated by underscores.</w:t>
      </w:r>
    </w:p>
    <w:p w:rsidR="00852E71" w:rsidRPr="00E12A4D" w:rsidRDefault="00852E71" w:rsidP="00852E71">
      <w:pPr>
        <w:spacing w:after="0"/>
        <w:ind w:firstLine="360"/>
        <w:jc w:val="both"/>
        <w:rPr>
          <w:rFonts w:ascii="Times New Roman" w:hAnsi="Times New Roman"/>
        </w:rPr>
      </w:pPr>
      <w:r>
        <w:rPr>
          <w:rFonts w:ascii="Times New Roman" w:hAnsi="Times New Roman"/>
        </w:rPr>
        <w:t xml:space="preserve">For example: </w:t>
      </w:r>
      <w:r w:rsidRPr="00E12A4D">
        <w:rPr>
          <w:rFonts w:ascii="Times New Roman" w:hAnsi="Times New Roman"/>
        </w:rPr>
        <w:t>MAX_COUNT</w:t>
      </w:r>
    </w:p>
    <w:p w:rsidR="00852E71" w:rsidRDefault="00852E71" w:rsidP="00852E71">
      <w:pPr>
        <w:spacing w:after="0"/>
        <w:ind w:firstLine="360"/>
        <w:jc w:val="both"/>
        <w:rPr>
          <w:rFonts w:ascii="Times New Roman" w:hAnsi="Times New Roman"/>
        </w:rPr>
      </w:pPr>
    </w:p>
    <w:p w:rsidR="00852E71" w:rsidRDefault="00852E71" w:rsidP="00852E71">
      <w:pPr>
        <w:spacing w:after="0"/>
        <w:ind w:firstLine="360"/>
        <w:jc w:val="both"/>
        <w:rPr>
          <w:rFonts w:ascii="Times New Roman" w:hAnsi="Times New Roman"/>
        </w:rPr>
      </w:pPr>
      <w:r>
        <w:rPr>
          <w:rFonts w:ascii="Times New Roman" w:hAnsi="Times New Roman"/>
        </w:rPr>
        <w:t xml:space="preserve">We suggest </w:t>
      </w:r>
      <w:r w:rsidRPr="004F5260">
        <w:rPr>
          <w:rFonts w:ascii="Times New Roman" w:hAnsi="Times New Roman"/>
        </w:rPr>
        <w:t>the programmer</w:t>
      </w:r>
      <w:r>
        <w:rPr>
          <w:rFonts w:ascii="Times New Roman" w:hAnsi="Times New Roman"/>
        </w:rPr>
        <w:t>s</w:t>
      </w:r>
      <w:r w:rsidRPr="004F5260">
        <w:rPr>
          <w:rFonts w:ascii="Times New Roman" w:hAnsi="Times New Roman"/>
        </w:rPr>
        <w:t xml:space="preserve"> to </w:t>
      </w:r>
      <w:r>
        <w:rPr>
          <w:rFonts w:ascii="Times New Roman" w:hAnsi="Times New Roman"/>
        </w:rPr>
        <w:t>follow the following guidelines to create element names</w:t>
      </w:r>
      <w:r w:rsidRPr="004F5260">
        <w:rPr>
          <w:rFonts w:ascii="Times New Roman" w:hAnsi="Times New Roman"/>
        </w:rPr>
        <w:t>:</w:t>
      </w:r>
    </w:p>
    <w:p w:rsidR="00852E71" w:rsidRPr="003173F3" w:rsidRDefault="00852E71" w:rsidP="00852E71">
      <w:pPr>
        <w:pStyle w:val="ListParagraph"/>
        <w:numPr>
          <w:ilvl w:val="0"/>
          <w:numId w:val="7"/>
        </w:numPr>
        <w:spacing w:after="0"/>
        <w:ind w:left="270" w:hanging="270"/>
        <w:jc w:val="both"/>
        <w:rPr>
          <w:rFonts w:ascii="Times New Roman" w:hAnsi="Times New Roman"/>
        </w:rPr>
      </w:pPr>
      <w:r w:rsidRPr="003173F3">
        <w:rPr>
          <w:rFonts w:ascii="Times New Roman" w:hAnsi="Times New Roman"/>
        </w:rPr>
        <w:t>Choose names with meanings that are precise and use them consistently throughout the program.</w:t>
      </w:r>
    </w:p>
    <w:p w:rsidR="00852E71" w:rsidRPr="003173F3" w:rsidRDefault="00852E71" w:rsidP="00852E71">
      <w:pPr>
        <w:pStyle w:val="ListParagraph"/>
        <w:numPr>
          <w:ilvl w:val="0"/>
          <w:numId w:val="7"/>
        </w:numPr>
        <w:spacing w:after="0"/>
        <w:ind w:left="270" w:hanging="270"/>
        <w:jc w:val="both"/>
        <w:rPr>
          <w:rFonts w:ascii="Times New Roman" w:hAnsi="Times New Roman"/>
        </w:rPr>
      </w:pPr>
      <w:r w:rsidRPr="003173F3">
        <w:rPr>
          <w:rFonts w:ascii="Times New Roman" w:hAnsi="Times New Roman"/>
        </w:rPr>
        <w:t>Follow a uniform scheme when abbreviating names. For example, if you have</w:t>
      </w:r>
      <w:r>
        <w:rPr>
          <w:rFonts w:ascii="Times New Roman" w:hAnsi="Times New Roman"/>
        </w:rPr>
        <w:t xml:space="preserve"> </w:t>
      </w:r>
      <w:r w:rsidRPr="003173F3">
        <w:rPr>
          <w:rFonts w:ascii="Times New Roman" w:hAnsi="Times New Roman"/>
        </w:rPr>
        <w:t>a number of functions associated with the “data refresher,” you may want to</w:t>
      </w:r>
      <w:r>
        <w:rPr>
          <w:rFonts w:ascii="Times New Roman" w:hAnsi="Times New Roman"/>
        </w:rPr>
        <w:t xml:space="preserve"> </w:t>
      </w:r>
      <w:r w:rsidRPr="003173F3">
        <w:rPr>
          <w:rFonts w:ascii="Times New Roman" w:hAnsi="Times New Roman"/>
        </w:rPr>
        <w:t>prefix the functions with “</w:t>
      </w:r>
      <w:proofErr w:type="spellStart"/>
      <w:r w:rsidRPr="003173F3">
        <w:rPr>
          <w:rFonts w:ascii="Times New Roman" w:hAnsi="Times New Roman"/>
        </w:rPr>
        <w:t>dr</w:t>
      </w:r>
      <w:proofErr w:type="spellEnd"/>
      <w:r w:rsidRPr="003173F3">
        <w:rPr>
          <w:rFonts w:ascii="Times New Roman" w:hAnsi="Times New Roman"/>
        </w:rPr>
        <w:t>_”.</w:t>
      </w:r>
    </w:p>
    <w:p w:rsidR="00852E71" w:rsidRPr="003173F3" w:rsidRDefault="00852E71" w:rsidP="00852E71">
      <w:pPr>
        <w:pStyle w:val="ListParagraph"/>
        <w:numPr>
          <w:ilvl w:val="0"/>
          <w:numId w:val="7"/>
        </w:numPr>
        <w:spacing w:after="0"/>
        <w:ind w:left="270" w:hanging="270"/>
        <w:jc w:val="both"/>
        <w:rPr>
          <w:rFonts w:ascii="Times New Roman" w:hAnsi="Times New Roman"/>
        </w:rPr>
      </w:pPr>
      <w:r w:rsidRPr="003173F3">
        <w:rPr>
          <w:rFonts w:ascii="Times New Roman" w:hAnsi="Times New Roman"/>
        </w:rPr>
        <w:lastRenderedPageBreak/>
        <w:t>Avoid abbreviations that form letter combinations that may suggest</w:t>
      </w:r>
      <w:r>
        <w:rPr>
          <w:rFonts w:ascii="Times New Roman" w:hAnsi="Times New Roman"/>
        </w:rPr>
        <w:t xml:space="preserve"> </w:t>
      </w:r>
      <w:r w:rsidRPr="003173F3">
        <w:rPr>
          <w:rFonts w:ascii="Times New Roman" w:hAnsi="Times New Roman"/>
        </w:rPr>
        <w:t>unintended meanings. For example, the name “inch” is a misleading</w:t>
      </w:r>
      <w:r>
        <w:rPr>
          <w:rFonts w:ascii="Times New Roman" w:hAnsi="Times New Roman"/>
        </w:rPr>
        <w:t xml:space="preserve"> </w:t>
      </w:r>
      <w:r w:rsidRPr="003173F3">
        <w:rPr>
          <w:rFonts w:ascii="Times New Roman" w:hAnsi="Times New Roman"/>
        </w:rPr>
        <w:t>abbreviation for “input character.” The name “</w:t>
      </w:r>
      <w:proofErr w:type="spellStart"/>
      <w:r w:rsidRPr="003173F3">
        <w:rPr>
          <w:rFonts w:ascii="Times New Roman" w:hAnsi="Times New Roman"/>
        </w:rPr>
        <w:t>in_char</w:t>
      </w:r>
      <w:proofErr w:type="spellEnd"/>
      <w:r w:rsidRPr="003173F3">
        <w:rPr>
          <w:rFonts w:ascii="Times New Roman" w:hAnsi="Times New Roman"/>
        </w:rPr>
        <w:t>” would be better.</w:t>
      </w:r>
    </w:p>
    <w:p w:rsidR="00852E71" w:rsidRPr="003173F3" w:rsidRDefault="00852E71" w:rsidP="00852E71">
      <w:pPr>
        <w:pStyle w:val="ListParagraph"/>
        <w:numPr>
          <w:ilvl w:val="0"/>
          <w:numId w:val="7"/>
        </w:numPr>
        <w:spacing w:after="0"/>
        <w:ind w:left="270" w:hanging="270"/>
        <w:jc w:val="both"/>
        <w:rPr>
          <w:rFonts w:ascii="Times New Roman" w:hAnsi="Times New Roman"/>
        </w:rPr>
      </w:pPr>
      <w:r w:rsidRPr="003173F3">
        <w:rPr>
          <w:rFonts w:ascii="Times New Roman" w:hAnsi="Times New Roman"/>
        </w:rPr>
        <w:t>Use underscores within names to improve readability and clarity:</w:t>
      </w:r>
    </w:p>
    <w:p w:rsidR="00852E71" w:rsidRPr="003173F3" w:rsidRDefault="00852E71" w:rsidP="00852E71">
      <w:pPr>
        <w:spacing w:after="0"/>
        <w:ind w:firstLine="360"/>
        <w:jc w:val="both"/>
        <w:rPr>
          <w:rFonts w:ascii="Times New Roman" w:hAnsi="Times New Roman"/>
        </w:rPr>
      </w:pPr>
      <w:proofErr w:type="spellStart"/>
      <w:r w:rsidRPr="003173F3">
        <w:rPr>
          <w:rFonts w:ascii="Times New Roman" w:hAnsi="Times New Roman"/>
        </w:rPr>
        <w:t>get_best_fit_model</w:t>
      </w:r>
      <w:proofErr w:type="spellEnd"/>
    </w:p>
    <w:p w:rsidR="00852E71" w:rsidRPr="003173F3" w:rsidRDefault="00852E71" w:rsidP="00852E71">
      <w:pPr>
        <w:spacing w:after="0"/>
        <w:ind w:firstLine="360"/>
        <w:jc w:val="both"/>
        <w:rPr>
          <w:rFonts w:ascii="Times New Roman" w:hAnsi="Times New Roman"/>
        </w:rPr>
      </w:pPr>
      <w:proofErr w:type="spellStart"/>
      <w:r w:rsidRPr="003173F3">
        <w:rPr>
          <w:rFonts w:ascii="Times New Roman" w:hAnsi="Times New Roman"/>
        </w:rPr>
        <w:t>load_best_estimate_model</w:t>
      </w:r>
      <w:proofErr w:type="spellEnd"/>
    </w:p>
    <w:p w:rsidR="00852E71" w:rsidRPr="009B1E8D" w:rsidRDefault="00852E71" w:rsidP="00852E71">
      <w:pPr>
        <w:pStyle w:val="ListParagraph"/>
        <w:numPr>
          <w:ilvl w:val="0"/>
          <w:numId w:val="7"/>
        </w:numPr>
        <w:spacing w:after="0"/>
        <w:ind w:left="270" w:hanging="270"/>
        <w:jc w:val="both"/>
        <w:rPr>
          <w:rFonts w:ascii="Times New Roman" w:hAnsi="Times New Roman"/>
        </w:rPr>
      </w:pPr>
      <w:r w:rsidRPr="009B1E8D">
        <w:rPr>
          <w:rFonts w:ascii="Times New Roman" w:hAnsi="Times New Roman"/>
        </w:rPr>
        <w:t>Assign names that are unique (with respect to the number of unique characters).</w:t>
      </w:r>
    </w:p>
    <w:p w:rsidR="00852E71" w:rsidRDefault="00852E71" w:rsidP="00852E71">
      <w:pPr>
        <w:pStyle w:val="ListParagraph"/>
        <w:numPr>
          <w:ilvl w:val="0"/>
          <w:numId w:val="7"/>
        </w:numPr>
        <w:spacing w:after="0"/>
        <w:ind w:left="270" w:hanging="270"/>
        <w:jc w:val="both"/>
        <w:rPr>
          <w:rFonts w:ascii="Times New Roman" w:hAnsi="Times New Roman"/>
        </w:rPr>
      </w:pPr>
      <w:r w:rsidRPr="002C7B55">
        <w:rPr>
          <w:rFonts w:ascii="Times New Roman" w:hAnsi="Times New Roman"/>
        </w:rPr>
        <w:t>Use longer names to improve readability and clarity. However, if names are too long, the program may be more difficult to understand and it may be difficult to express the structure of the program using proper indentation.</w:t>
      </w:r>
    </w:p>
    <w:p w:rsidR="00852E71" w:rsidRPr="002C7B55" w:rsidRDefault="00852E71" w:rsidP="00852E71">
      <w:pPr>
        <w:pStyle w:val="ListParagraph"/>
        <w:numPr>
          <w:ilvl w:val="0"/>
          <w:numId w:val="7"/>
        </w:numPr>
        <w:spacing w:after="0"/>
        <w:ind w:left="270" w:hanging="270"/>
        <w:jc w:val="both"/>
        <w:rPr>
          <w:rFonts w:ascii="Times New Roman" w:hAnsi="Times New Roman"/>
        </w:rPr>
      </w:pPr>
      <w:r w:rsidRPr="002C7B55">
        <w:rPr>
          <w:rFonts w:ascii="Times New Roman" w:hAnsi="Times New Roman"/>
        </w:rPr>
        <w:t>Names more than four characters in length should differ by at least two characters. For example, “</w:t>
      </w:r>
      <w:proofErr w:type="spellStart"/>
      <w:r w:rsidRPr="002C7B55">
        <w:rPr>
          <w:rFonts w:ascii="Times New Roman" w:hAnsi="Times New Roman"/>
        </w:rPr>
        <w:t>systst</w:t>
      </w:r>
      <w:proofErr w:type="spellEnd"/>
      <w:r w:rsidRPr="002C7B55">
        <w:rPr>
          <w:rFonts w:ascii="Times New Roman" w:hAnsi="Times New Roman"/>
        </w:rPr>
        <w:t>” and “</w:t>
      </w:r>
      <w:proofErr w:type="spellStart"/>
      <w:r w:rsidRPr="002C7B55">
        <w:rPr>
          <w:rFonts w:ascii="Times New Roman" w:hAnsi="Times New Roman"/>
        </w:rPr>
        <w:t>sysstst</w:t>
      </w:r>
      <w:proofErr w:type="spellEnd"/>
      <w:r w:rsidRPr="002C7B55">
        <w:rPr>
          <w:rFonts w:ascii="Times New Roman" w:hAnsi="Times New Roman"/>
        </w:rPr>
        <w:t>” are easily confused. Add</w:t>
      </w:r>
      <w:r>
        <w:rPr>
          <w:rFonts w:ascii="Times New Roman" w:hAnsi="Times New Roman"/>
        </w:rPr>
        <w:t xml:space="preserve"> </w:t>
      </w:r>
      <w:r w:rsidRPr="002C7B55">
        <w:rPr>
          <w:rFonts w:ascii="Times New Roman" w:hAnsi="Times New Roman"/>
        </w:rPr>
        <w:t>underscores to distinguish between similar names:</w:t>
      </w:r>
    </w:p>
    <w:p w:rsidR="00852E71" w:rsidRPr="003173F3" w:rsidRDefault="00852E71" w:rsidP="00852E71">
      <w:pPr>
        <w:spacing w:after="0"/>
        <w:ind w:firstLine="360"/>
        <w:jc w:val="both"/>
        <w:rPr>
          <w:rFonts w:ascii="Times New Roman" w:hAnsi="Times New Roman"/>
        </w:rPr>
      </w:pPr>
      <w:proofErr w:type="spellStart"/>
      <w:proofErr w:type="gramStart"/>
      <w:r w:rsidRPr="003173F3">
        <w:rPr>
          <w:rFonts w:ascii="Times New Roman" w:hAnsi="Times New Roman"/>
        </w:rPr>
        <w:t>systst</w:t>
      </w:r>
      <w:proofErr w:type="spellEnd"/>
      <w:proofErr w:type="gramEnd"/>
      <w:r w:rsidRPr="003173F3">
        <w:rPr>
          <w:rFonts w:ascii="Times New Roman" w:hAnsi="Times New Roman"/>
        </w:rPr>
        <w:t xml:space="preserve"> </w:t>
      </w:r>
      <w:proofErr w:type="spellStart"/>
      <w:r w:rsidRPr="003173F3">
        <w:rPr>
          <w:rFonts w:ascii="Times New Roman" w:hAnsi="Times New Roman"/>
        </w:rPr>
        <w:t>sys_tst</w:t>
      </w:r>
      <w:proofErr w:type="spellEnd"/>
    </w:p>
    <w:p w:rsidR="00852E71" w:rsidRPr="003173F3" w:rsidRDefault="00852E71" w:rsidP="00852E71">
      <w:pPr>
        <w:spacing w:after="0"/>
        <w:ind w:firstLine="360"/>
        <w:jc w:val="both"/>
        <w:rPr>
          <w:rFonts w:ascii="Times New Roman" w:hAnsi="Times New Roman"/>
        </w:rPr>
      </w:pPr>
      <w:proofErr w:type="spellStart"/>
      <w:proofErr w:type="gramStart"/>
      <w:r w:rsidRPr="003173F3">
        <w:rPr>
          <w:rFonts w:ascii="Times New Roman" w:hAnsi="Times New Roman"/>
        </w:rPr>
        <w:t>sysstst</w:t>
      </w:r>
      <w:proofErr w:type="spellEnd"/>
      <w:proofErr w:type="gramEnd"/>
      <w:r w:rsidRPr="003173F3">
        <w:rPr>
          <w:rFonts w:ascii="Times New Roman" w:hAnsi="Times New Roman"/>
        </w:rPr>
        <w:t xml:space="preserve"> </w:t>
      </w:r>
      <w:proofErr w:type="spellStart"/>
      <w:r w:rsidRPr="003173F3">
        <w:rPr>
          <w:rFonts w:ascii="Times New Roman" w:hAnsi="Times New Roman"/>
        </w:rPr>
        <w:t>sys_s_tst</w:t>
      </w:r>
      <w:proofErr w:type="spellEnd"/>
    </w:p>
    <w:p w:rsidR="00852E71" w:rsidRPr="002C7B55" w:rsidRDefault="00852E71" w:rsidP="00852E71">
      <w:pPr>
        <w:pStyle w:val="ListParagraph"/>
        <w:numPr>
          <w:ilvl w:val="0"/>
          <w:numId w:val="7"/>
        </w:numPr>
        <w:spacing w:after="0"/>
        <w:ind w:left="270" w:hanging="270"/>
        <w:jc w:val="both"/>
        <w:rPr>
          <w:rFonts w:ascii="Times New Roman" w:hAnsi="Times New Roman"/>
        </w:rPr>
      </w:pPr>
      <w:r w:rsidRPr="003173F3">
        <w:rPr>
          <w:rFonts w:ascii="Times New Roman" w:hAnsi="Times New Roman"/>
        </w:rPr>
        <w:t xml:space="preserve">Do not rely on letter case to make a name unique. Although C is </w:t>
      </w:r>
      <w:proofErr w:type="spellStart"/>
      <w:r w:rsidRPr="003173F3">
        <w:rPr>
          <w:rFonts w:ascii="Times New Roman" w:hAnsi="Times New Roman"/>
        </w:rPr>
        <w:t>casesensitive</w:t>
      </w:r>
      <w:proofErr w:type="spellEnd"/>
      <w:r>
        <w:rPr>
          <w:rFonts w:ascii="Times New Roman" w:hAnsi="Times New Roman"/>
        </w:rPr>
        <w:t xml:space="preserve"> </w:t>
      </w:r>
      <w:r w:rsidRPr="002C7B55">
        <w:rPr>
          <w:rFonts w:ascii="Times New Roman" w:hAnsi="Times New Roman"/>
        </w:rPr>
        <w:t>(i.e., “</w:t>
      </w:r>
      <w:proofErr w:type="spellStart"/>
      <w:r w:rsidRPr="002C7B55">
        <w:rPr>
          <w:rFonts w:ascii="Times New Roman" w:hAnsi="Times New Roman"/>
        </w:rPr>
        <w:t>LineLength</w:t>
      </w:r>
      <w:proofErr w:type="spellEnd"/>
      <w:r w:rsidRPr="002C7B55">
        <w:rPr>
          <w:rFonts w:ascii="Times New Roman" w:hAnsi="Times New Roman"/>
        </w:rPr>
        <w:t>” is different from “</w:t>
      </w:r>
      <w:proofErr w:type="spellStart"/>
      <w:r w:rsidRPr="002C7B55">
        <w:rPr>
          <w:rFonts w:ascii="Times New Roman" w:hAnsi="Times New Roman"/>
        </w:rPr>
        <w:t>linelength</w:t>
      </w:r>
      <w:proofErr w:type="spellEnd"/>
      <w:r w:rsidRPr="002C7B55">
        <w:rPr>
          <w:rFonts w:ascii="Times New Roman" w:hAnsi="Times New Roman"/>
        </w:rPr>
        <w:t>” in C), all names</w:t>
      </w:r>
      <w:r>
        <w:rPr>
          <w:rFonts w:ascii="Times New Roman" w:hAnsi="Times New Roman"/>
        </w:rPr>
        <w:t xml:space="preserve"> </w:t>
      </w:r>
      <w:r w:rsidRPr="002C7B55">
        <w:rPr>
          <w:rFonts w:ascii="Times New Roman" w:hAnsi="Times New Roman"/>
        </w:rPr>
        <w:t>should be unique irrespective of letter case. Do not define two variables with</w:t>
      </w:r>
      <w:r>
        <w:rPr>
          <w:rFonts w:ascii="Times New Roman" w:hAnsi="Times New Roman"/>
        </w:rPr>
        <w:t xml:space="preserve"> </w:t>
      </w:r>
      <w:r w:rsidRPr="002C7B55">
        <w:rPr>
          <w:rFonts w:ascii="Times New Roman" w:hAnsi="Times New Roman"/>
        </w:rPr>
        <w:t>the same spelling, but different case.</w:t>
      </w:r>
    </w:p>
    <w:p w:rsidR="00852E71" w:rsidRDefault="00852E71" w:rsidP="00852E71">
      <w:pPr>
        <w:pStyle w:val="ListParagraph"/>
        <w:numPr>
          <w:ilvl w:val="0"/>
          <w:numId w:val="7"/>
        </w:numPr>
        <w:spacing w:after="0"/>
        <w:ind w:left="270" w:hanging="270"/>
        <w:jc w:val="both"/>
        <w:rPr>
          <w:rFonts w:ascii="Times New Roman" w:hAnsi="Times New Roman"/>
        </w:rPr>
      </w:pPr>
      <w:r w:rsidRPr="003173F3">
        <w:rPr>
          <w:rFonts w:ascii="Times New Roman" w:hAnsi="Times New Roman"/>
        </w:rPr>
        <w:t xml:space="preserve">Do not assign a variable and a </w:t>
      </w:r>
      <w:proofErr w:type="spellStart"/>
      <w:r w:rsidRPr="003173F3">
        <w:rPr>
          <w:rFonts w:ascii="Times New Roman" w:hAnsi="Times New Roman"/>
        </w:rPr>
        <w:t>typedef</w:t>
      </w:r>
      <w:proofErr w:type="spellEnd"/>
      <w:r w:rsidRPr="003173F3">
        <w:rPr>
          <w:rFonts w:ascii="Times New Roman" w:hAnsi="Times New Roman"/>
        </w:rPr>
        <w:t xml:space="preserve"> (or </w:t>
      </w:r>
      <w:proofErr w:type="spellStart"/>
      <w:r w:rsidRPr="003173F3">
        <w:rPr>
          <w:rFonts w:ascii="Times New Roman" w:hAnsi="Times New Roman"/>
        </w:rPr>
        <w:t>struct</w:t>
      </w:r>
      <w:proofErr w:type="spellEnd"/>
      <w:r w:rsidRPr="003173F3">
        <w:rPr>
          <w:rFonts w:ascii="Times New Roman" w:hAnsi="Times New Roman"/>
        </w:rPr>
        <w:t>) with the same name, even</w:t>
      </w:r>
      <w:r>
        <w:rPr>
          <w:rFonts w:ascii="Times New Roman" w:hAnsi="Times New Roman"/>
        </w:rPr>
        <w:t xml:space="preserve"> </w:t>
      </w:r>
      <w:r w:rsidRPr="002C7B55">
        <w:rPr>
          <w:rFonts w:ascii="Times New Roman" w:hAnsi="Times New Roman"/>
        </w:rPr>
        <w:t>though C allows this. This type of redundancy can make the program difficult</w:t>
      </w:r>
      <w:r>
        <w:rPr>
          <w:rFonts w:ascii="Times New Roman" w:hAnsi="Times New Roman"/>
        </w:rPr>
        <w:t xml:space="preserve"> </w:t>
      </w:r>
      <w:r w:rsidRPr="002C7B55">
        <w:rPr>
          <w:rFonts w:ascii="Times New Roman" w:hAnsi="Times New Roman"/>
        </w:rPr>
        <w:t>to follow.</w:t>
      </w:r>
    </w:p>
    <w:p w:rsidR="00852E71" w:rsidRPr="001D5E2C" w:rsidRDefault="00852E71" w:rsidP="00852E71">
      <w:pPr>
        <w:pStyle w:val="ListParagraph"/>
        <w:numPr>
          <w:ilvl w:val="0"/>
          <w:numId w:val="7"/>
        </w:numPr>
        <w:spacing w:after="0"/>
        <w:ind w:left="270" w:hanging="270"/>
        <w:jc w:val="both"/>
        <w:rPr>
          <w:rFonts w:ascii="Times New Roman" w:hAnsi="Times New Roman"/>
        </w:rPr>
      </w:pPr>
      <w:r w:rsidRPr="001D5E2C">
        <w:rPr>
          <w:rFonts w:ascii="Times New Roman" w:hAnsi="Times New Roman"/>
        </w:rPr>
        <w:t>Some standard short names for code elements are listed in the example below. While</w:t>
      </w:r>
      <w:r>
        <w:rPr>
          <w:rFonts w:ascii="Times New Roman" w:hAnsi="Times New Roman"/>
        </w:rPr>
        <w:t xml:space="preserve"> </w:t>
      </w:r>
      <w:r w:rsidRPr="001D5E2C">
        <w:rPr>
          <w:rFonts w:ascii="Times New Roman" w:hAnsi="Times New Roman"/>
        </w:rPr>
        <w:t>use of these names is acceptable if their meaning is clear, we recommend using longer,</w:t>
      </w:r>
      <w:r>
        <w:rPr>
          <w:rFonts w:ascii="Times New Roman" w:hAnsi="Times New Roman"/>
        </w:rPr>
        <w:t xml:space="preserve"> </w:t>
      </w:r>
      <w:r w:rsidRPr="001D5E2C">
        <w:rPr>
          <w:rFonts w:ascii="Times New Roman" w:hAnsi="Times New Roman"/>
        </w:rPr>
        <w:t>more explicit names, such as “</w:t>
      </w:r>
      <w:proofErr w:type="spellStart"/>
      <w:r w:rsidRPr="001D5E2C">
        <w:rPr>
          <w:rFonts w:ascii="Times New Roman" w:hAnsi="Times New Roman"/>
        </w:rPr>
        <w:t>buffer_index</w:t>
      </w:r>
      <w:proofErr w:type="spellEnd"/>
      <w:r w:rsidRPr="001D5E2C">
        <w:rPr>
          <w:rFonts w:ascii="Times New Roman" w:hAnsi="Times New Roman"/>
        </w:rPr>
        <w:t>.”</w:t>
      </w:r>
    </w:p>
    <w:p w:rsidR="00852E71" w:rsidRPr="00D94C3D" w:rsidRDefault="00852E71" w:rsidP="00852E71">
      <w:pPr>
        <w:spacing w:after="0"/>
        <w:ind w:left="270"/>
        <w:jc w:val="both"/>
        <w:rPr>
          <w:rFonts w:ascii="Times New Roman" w:hAnsi="Times New Roman"/>
        </w:rPr>
      </w:pPr>
      <w:r>
        <w:rPr>
          <w:rFonts w:ascii="Times New Roman" w:hAnsi="Times New Roman"/>
        </w:rPr>
        <w:t xml:space="preserve">-- </w:t>
      </w:r>
      <w:r w:rsidRPr="00D94C3D">
        <w:rPr>
          <w:rFonts w:ascii="Times New Roman" w:hAnsi="Times New Roman"/>
        </w:rPr>
        <w:t>Example: standard short names</w:t>
      </w:r>
    </w:p>
    <w:p w:rsidR="00852E71" w:rsidRPr="00D94C3D" w:rsidRDefault="00852E71" w:rsidP="00852E71">
      <w:pPr>
        <w:spacing w:after="0"/>
        <w:ind w:firstLine="360"/>
        <w:jc w:val="both"/>
        <w:rPr>
          <w:rFonts w:ascii="Times New Roman" w:hAnsi="Times New Roman"/>
        </w:rPr>
      </w:pPr>
      <w:proofErr w:type="gramStart"/>
      <w:r w:rsidRPr="00D94C3D">
        <w:rPr>
          <w:rFonts w:ascii="Times New Roman" w:hAnsi="Times New Roman"/>
        </w:rPr>
        <w:t>c</w:t>
      </w:r>
      <w:proofErr w:type="gramEnd"/>
      <w:r w:rsidRPr="00D94C3D">
        <w:rPr>
          <w:rFonts w:ascii="Times New Roman" w:hAnsi="Times New Roman"/>
        </w:rPr>
        <w:t xml:space="preserve"> characters</w:t>
      </w:r>
    </w:p>
    <w:p w:rsidR="00852E71" w:rsidRPr="00D94C3D" w:rsidRDefault="00852E71" w:rsidP="00852E71">
      <w:pPr>
        <w:spacing w:after="0"/>
        <w:ind w:firstLine="360"/>
        <w:jc w:val="both"/>
        <w:rPr>
          <w:rFonts w:ascii="Times New Roman" w:hAnsi="Times New Roman"/>
        </w:rPr>
      </w:pPr>
      <w:proofErr w:type="spellStart"/>
      <w:proofErr w:type="gramStart"/>
      <w:r w:rsidRPr="00D94C3D">
        <w:rPr>
          <w:rFonts w:ascii="Times New Roman" w:hAnsi="Times New Roman"/>
        </w:rPr>
        <w:t>i</w:t>
      </w:r>
      <w:proofErr w:type="spellEnd"/>
      <w:proofErr w:type="gramEnd"/>
      <w:r w:rsidRPr="00D94C3D">
        <w:rPr>
          <w:rFonts w:ascii="Times New Roman" w:hAnsi="Times New Roman"/>
        </w:rPr>
        <w:t>, j, k indices</w:t>
      </w:r>
    </w:p>
    <w:p w:rsidR="00852E71" w:rsidRPr="00D94C3D" w:rsidRDefault="00852E71" w:rsidP="00852E71">
      <w:pPr>
        <w:spacing w:after="0"/>
        <w:ind w:firstLine="360"/>
        <w:jc w:val="both"/>
        <w:rPr>
          <w:rFonts w:ascii="Times New Roman" w:hAnsi="Times New Roman"/>
        </w:rPr>
      </w:pPr>
      <w:proofErr w:type="gramStart"/>
      <w:r w:rsidRPr="00D94C3D">
        <w:rPr>
          <w:rFonts w:ascii="Times New Roman" w:hAnsi="Times New Roman"/>
        </w:rPr>
        <w:t>n</w:t>
      </w:r>
      <w:proofErr w:type="gramEnd"/>
      <w:r w:rsidRPr="00D94C3D">
        <w:rPr>
          <w:rFonts w:ascii="Times New Roman" w:hAnsi="Times New Roman"/>
        </w:rPr>
        <w:t xml:space="preserve"> counters</w:t>
      </w:r>
    </w:p>
    <w:p w:rsidR="00852E71" w:rsidRPr="00D94C3D" w:rsidRDefault="00852E71" w:rsidP="00852E71">
      <w:pPr>
        <w:spacing w:after="0"/>
        <w:ind w:firstLine="360"/>
        <w:jc w:val="both"/>
        <w:rPr>
          <w:rFonts w:ascii="Times New Roman" w:hAnsi="Times New Roman"/>
        </w:rPr>
      </w:pPr>
      <w:proofErr w:type="gramStart"/>
      <w:r w:rsidRPr="00D94C3D">
        <w:rPr>
          <w:rFonts w:ascii="Times New Roman" w:hAnsi="Times New Roman"/>
        </w:rPr>
        <w:t>p</w:t>
      </w:r>
      <w:proofErr w:type="gramEnd"/>
      <w:r w:rsidRPr="00D94C3D">
        <w:rPr>
          <w:rFonts w:ascii="Times New Roman" w:hAnsi="Times New Roman"/>
        </w:rPr>
        <w:t>, q pointers</w:t>
      </w:r>
    </w:p>
    <w:p w:rsidR="00852E71" w:rsidRPr="00D94C3D" w:rsidRDefault="00852E71" w:rsidP="00852E71">
      <w:pPr>
        <w:spacing w:after="0"/>
        <w:ind w:firstLine="360"/>
        <w:jc w:val="both"/>
        <w:rPr>
          <w:rFonts w:ascii="Times New Roman" w:hAnsi="Times New Roman"/>
        </w:rPr>
      </w:pPr>
      <w:proofErr w:type="gramStart"/>
      <w:r w:rsidRPr="00D94C3D">
        <w:rPr>
          <w:rFonts w:ascii="Times New Roman" w:hAnsi="Times New Roman"/>
        </w:rPr>
        <w:t>s</w:t>
      </w:r>
      <w:proofErr w:type="gramEnd"/>
      <w:r w:rsidRPr="00D94C3D">
        <w:rPr>
          <w:rFonts w:ascii="Times New Roman" w:hAnsi="Times New Roman"/>
        </w:rPr>
        <w:t xml:space="preserve"> strings</w:t>
      </w:r>
    </w:p>
    <w:p w:rsidR="00852E71" w:rsidRPr="00D94C3D" w:rsidRDefault="00852E71" w:rsidP="00852E71">
      <w:pPr>
        <w:spacing w:after="0"/>
        <w:ind w:left="270"/>
        <w:jc w:val="both"/>
        <w:rPr>
          <w:rFonts w:ascii="Times New Roman" w:hAnsi="Times New Roman"/>
        </w:rPr>
      </w:pPr>
      <w:r>
        <w:rPr>
          <w:rFonts w:ascii="Times New Roman" w:hAnsi="Times New Roman"/>
        </w:rPr>
        <w:t xml:space="preserve">-- </w:t>
      </w:r>
      <w:r w:rsidRPr="00D94C3D">
        <w:rPr>
          <w:rFonts w:ascii="Times New Roman" w:hAnsi="Times New Roman"/>
        </w:rPr>
        <w:t>Example: standard suffixes for variables</w:t>
      </w:r>
    </w:p>
    <w:p w:rsidR="00852E71" w:rsidRPr="00D94C3D" w:rsidRDefault="00852E71" w:rsidP="00852E71">
      <w:pPr>
        <w:spacing w:after="0"/>
        <w:ind w:firstLine="360"/>
        <w:jc w:val="both"/>
        <w:rPr>
          <w:rFonts w:ascii="Times New Roman" w:hAnsi="Times New Roman"/>
        </w:rPr>
      </w:pPr>
      <w:r w:rsidRPr="00D94C3D">
        <w:rPr>
          <w:rFonts w:ascii="Times New Roman" w:hAnsi="Times New Roman"/>
        </w:rPr>
        <w:t>_</w:t>
      </w:r>
      <w:proofErr w:type="spellStart"/>
      <w:r w:rsidRPr="00D94C3D">
        <w:rPr>
          <w:rFonts w:ascii="Times New Roman" w:hAnsi="Times New Roman"/>
        </w:rPr>
        <w:t>ptr</w:t>
      </w:r>
      <w:proofErr w:type="spellEnd"/>
      <w:r w:rsidRPr="00D94C3D">
        <w:rPr>
          <w:rFonts w:ascii="Times New Roman" w:hAnsi="Times New Roman"/>
        </w:rPr>
        <w:t xml:space="preserve"> pointer</w:t>
      </w:r>
    </w:p>
    <w:p w:rsidR="00852E71" w:rsidRPr="00D94C3D" w:rsidRDefault="00852E71" w:rsidP="00852E71">
      <w:pPr>
        <w:spacing w:after="0"/>
        <w:ind w:firstLine="360"/>
        <w:jc w:val="both"/>
        <w:rPr>
          <w:rFonts w:ascii="Times New Roman" w:hAnsi="Times New Roman"/>
        </w:rPr>
      </w:pPr>
      <w:r w:rsidRPr="00D94C3D">
        <w:rPr>
          <w:rFonts w:ascii="Times New Roman" w:hAnsi="Times New Roman"/>
        </w:rPr>
        <w:t>_file variable of type file*</w:t>
      </w:r>
    </w:p>
    <w:p w:rsidR="00852E71" w:rsidRPr="00D94C3D" w:rsidRDefault="00852E71" w:rsidP="00852E71">
      <w:pPr>
        <w:spacing w:after="0"/>
        <w:ind w:firstLine="360"/>
        <w:jc w:val="both"/>
        <w:rPr>
          <w:rFonts w:ascii="Times New Roman" w:hAnsi="Times New Roman"/>
        </w:rPr>
      </w:pPr>
      <w:r w:rsidRPr="00D94C3D">
        <w:rPr>
          <w:rFonts w:ascii="Times New Roman" w:hAnsi="Times New Roman"/>
        </w:rPr>
        <w:t>_</w:t>
      </w:r>
      <w:proofErr w:type="spellStart"/>
      <w:r w:rsidRPr="00D94C3D">
        <w:rPr>
          <w:rFonts w:ascii="Times New Roman" w:hAnsi="Times New Roman"/>
        </w:rPr>
        <w:t>fd</w:t>
      </w:r>
      <w:proofErr w:type="spellEnd"/>
      <w:r w:rsidRPr="00D94C3D">
        <w:rPr>
          <w:rFonts w:ascii="Times New Roman" w:hAnsi="Times New Roman"/>
        </w:rPr>
        <w:t xml:space="preserve"> file descriptor</w:t>
      </w:r>
    </w:p>
    <w:p w:rsidR="00852E71" w:rsidRDefault="00852E71" w:rsidP="00852E71">
      <w:pPr>
        <w:pStyle w:val="ListParagraph"/>
        <w:numPr>
          <w:ilvl w:val="0"/>
          <w:numId w:val="7"/>
        </w:numPr>
        <w:spacing w:after="0"/>
        <w:ind w:left="270" w:hanging="270"/>
        <w:jc w:val="both"/>
        <w:rPr>
          <w:rFonts w:ascii="Times New Roman" w:hAnsi="Times New Roman"/>
        </w:rPr>
      </w:pPr>
      <w:r w:rsidRPr="005035E6">
        <w:rPr>
          <w:rFonts w:ascii="Times New Roman" w:hAnsi="Times New Roman"/>
        </w:rPr>
        <w:t>When naming internal variables used by a function, do not duplicate global variable names. Duplicate names can create hidden variables, which can cause your program not to function as you intended.</w:t>
      </w:r>
    </w:p>
    <w:p w:rsidR="00852E71" w:rsidRPr="004D4ACD" w:rsidRDefault="00852E71" w:rsidP="00852E71">
      <w:pPr>
        <w:pStyle w:val="ListParagraph"/>
        <w:numPr>
          <w:ilvl w:val="0"/>
          <w:numId w:val="7"/>
        </w:numPr>
        <w:spacing w:after="0"/>
        <w:ind w:left="270" w:hanging="270"/>
        <w:jc w:val="both"/>
        <w:rPr>
          <w:rFonts w:ascii="Times New Roman" w:hAnsi="Times New Roman"/>
        </w:rPr>
      </w:pPr>
      <w:r w:rsidRPr="004D4ACD">
        <w:rPr>
          <w:rFonts w:ascii="Times New Roman" w:hAnsi="Times New Roman"/>
        </w:rPr>
        <w:t>In separate functions, variables that share the same name can be declared. However, the identical name should be used only when the variables also have the identical meaning. When the meanings of two variables are only similar or coincidental, use unique names to avoid confusion.</w:t>
      </w:r>
    </w:p>
    <w:p w:rsidR="00852E71" w:rsidRPr="009C16A0" w:rsidRDefault="00852E71" w:rsidP="00852E71"/>
    <w:p w:rsidR="00852E71" w:rsidRDefault="00852E71" w:rsidP="0044572E">
      <w:pPr>
        <w:pStyle w:val="Heading4"/>
        <w:numPr>
          <w:ilvl w:val="3"/>
          <w:numId w:val="21"/>
        </w:numPr>
        <w:rPr>
          <w:rFonts w:ascii="Times New Roman" w:hAnsi="Times New Roman"/>
          <w:b w:val="0"/>
          <w:i w:val="0"/>
          <w:color w:val="000000"/>
        </w:rPr>
      </w:pPr>
      <w:r w:rsidRPr="0044572E">
        <w:rPr>
          <w:rFonts w:ascii="Times New Roman" w:hAnsi="Times New Roman"/>
          <w:b w:val="0"/>
          <w:i w:val="0"/>
          <w:color w:val="000000"/>
        </w:rPr>
        <w:t xml:space="preserve">VHDL Programming Code Styles </w:t>
      </w:r>
    </w:p>
    <w:p w:rsidR="00535678" w:rsidRDefault="00535678" w:rsidP="00451037">
      <w:pPr>
        <w:spacing w:after="0"/>
        <w:ind w:left="720"/>
        <w:rPr>
          <w:rFonts w:ascii="Times New Roman" w:hAnsi="Times New Roman"/>
          <w:b/>
          <w:sz w:val="32"/>
        </w:rPr>
      </w:pPr>
    </w:p>
    <w:p w:rsidR="00535678" w:rsidRDefault="00535678" w:rsidP="00451037">
      <w:pPr>
        <w:spacing w:after="0"/>
        <w:ind w:left="720"/>
        <w:rPr>
          <w:rFonts w:ascii="Times New Roman" w:hAnsi="Times New Roman"/>
          <w:b/>
          <w:sz w:val="32"/>
        </w:rPr>
      </w:pPr>
    </w:p>
    <w:p w:rsidR="00EF4C2C" w:rsidRPr="0044572E" w:rsidRDefault="00900787" w:rsidP="0044572E">
      <w:pPr>
        <w:pStyle w:val="Heading1"/>
        <w:jc w:val="center"/>
        <w:rPr>
          <w:color w:val="000000" w:themeColor="text1"/>
        </w:rPr>
      </w:pPr>
      <w:bookmarkStart w:id="105" w:name="_Toc358368770"/>
      <w:r w:rsidRPr="0044572E">
        <w:rPr>
          <w:color w:val="000000" w:themeColor="text1"/>
        </w:rPr>
        <w:lastRenderedPageBreak/>
        <w:t xml:space="preserve">Appendix 1 </w:t>
      </w:r>
      <w:r w:rsidR="00EF4C2C" w:rsidRPr="0044572E">
        <w:rPr>
          <w:color w:val="000000" w:themeColor="text1"/>
        </w:rPr>
        <w:t xml:space="preserve">The OpenPET </w:t>
      </w:r>
      <w:r w:rsidR="00E105BC" w:rsidRPr="0044572E">
        <w:rPr>
          <w:color w:val="000000" w:themeColor="text1"/>
        </w:rPr>
        <w:t>System Boot-up Sequences</w:t>
      </w:r>
      <w:bookmarkEnd w:id="105"/>
    </w:p>
    <w:p w:rsidR="00355808" w:rsidRDefault="00355808" w:rsidP="00355808">
      <w:pPr>
        <w:spacing w:after="0"/>
        <w:rPr>
          <w:rFonts w:ascii="Times New Roman" w:hAnsi="Times New Roman"/>
        </w:rPr>
      </w:pPr>
    </w:p>
    <w:p w:rsidR="00C00257" w:rsidRDefault="00CA2997" w:rsidP="009D120A">
      <w:pPr>
        <w:spacing w:after="0"/>
        <w:jc w:val="center"/>
        <w:rPr>
          <w:rFonts w:ascii="Times New Roman" w:hAnsi="Times New Roman"/>
        </w:rPr>
      </w:pPr>
      <w:r>
        <w:object w:dxaOrig="13864" w:dyaOrig="14815">
          <v:shape id="_x0000_i1047" type="#_x0000_t75" style="width:468pt;height:500.25pt" o:ole="">
            <v:imagedata r:id="rId76" o:title=""/>
          </v:shape>
          <o:OLEObject Type="Embed" ProgID="Visio.Drawing.11" ShapeID="_x0000_i1047" DrawAspect="Content" ObjectID="_1432112069" r:id="rId77"/>
        </w:object>
      </w:r>
    </w:p>
    <w:p w:rsidR="00767570" w:rsidRDefault="00767570" w:rsidP="00355808">
      <w:pPr>
        <w:spacing w:after="0"/>
        <w:rPr>
          <w:rFonts w:ascii="Times New Roman" w:hAnsi="Times New Roman"/>
        </w:rPr>
      </w:pPr>
    </w:p>
    <w:p w:rsidR="00802452" w:rsidRDefault="00802452" w:rsidP="00802452">
      <w:pPr>
        <w:spacing w:after="0"/>
        <w:jc w:val="center"/>
      </w:pPr>
      <w:bookmarkStart w:id="106" w:name="_Toc358368953"/>
      <w:r w:rsidRPr="00647EB4">
        <w:rPr>
          <w:rFonts w:ascii="Times New Roman" w:hAnsi="Times New Roman"/>
          <w:b/>
        </w:rPr>
        <w:t xml:space="preserve">Figure </w:t>
      </w:r>
      <w:r w:rsidRPr="00647EB4">
        <w:rPr>
          <w:rFonts w:ascii="Times New Roman" w:hAnsi="Times New Roman"/>
          <w:b/>
        </w:rPr>
        <w:fldChar w:fldCharType="begin"/>
      </w:r>
      <w:r w:rsidRPr="00647EB4">
        <w:rPr>
          <w:rFonts w:ascii="Times New Roman" w:hAnsi="Times New Roman"/>
          <w:b/>
        </w:rPr>
        <w:instrText xml:space="preserve"> SEQ Figure \* ARABIC </w:instrText>
      </w:r>
      <w:r w:rsidRPr="00647EB4">
        <w:rPr>
          <w:rFonts w:ascii="Times New Roman" w:hAnsi="Times New Roman"/>
          <w:b/>
        </w:rPr>
        <w:fldChar w:fldCharType="separate"/>
      </w:r>
      <w:r w:rsidR="00891B67">
        <w:rPr>
          <w:rFonts w:ascii="Times New Roman" w:hAnsi="Times New Roman"/>
          <w:b/>
          <w:noProof/>
        </w:rPr>
        <w:t>41</w:t>
      </w:r>
      <w:r w:rsidRPr="00647EB4">
        <w:rPr>
          <w:rFonts w:ascii="Times New Roman" w:hAnsi="Times New Roman"/>
          <w:b/>
        </w:rPr>
        <w:fldChar w:fldCharType="end"/>
      </w:r>
      <w:r>
        <w:rPr>
          <w:rFonts w:ascii="Times New Roman" w:hAnsi="Times New Roman"/>
          <w:b/>
        </w:rPr>
        <w:t xml:space="preserve"> </w:t>
      </w:r>
      <w:r w:rsidRPr="00802452">
        <w:rPr>
          <w:rFonts w:ascii="Times New Roman" w:hAnsi="Times New Roman"/>
        </w:rPr>
        <w:t xml:space="preserve">The OpenPET </w:t>
      </w:r>
      <w:r>
        <w:rPr>
          <w:rFonts w:ascii="Times New Roman" w:hAnsi="Times New Roman"/>
        </w:rPr>
        <w:t>System Boot-up Sequence</w:t>
      </w:r>
      <w:r>
        <w:rPr>
          <w:rFonts w:ascii="Times New Roman" w:hAnsi="Times New Roman"/>
          <w:color w:val="000000"/>
        </w:rPr>
        <w:t>.</w:t>
      </w:r>
      <w:bookmarkEnd w:id="106"/>
    </w:p>
    <w:p w:rsidR="009F3D6A" w:rsidRDefault="009F3D6A">
      <w:pPr>
        <w:spacing w:after="0" w:line="240" w:lineRule="auto"/>
        <w:rPr>
          <w:rFonts w:ascii="Times New Roman" w:hAnsi="Times New Roman"/>
        </w:rPr>
      </w:pPr>
      <w:r>
        <w:rPr>
          <w:rFonts w:ascii="Times New Roman" w:hAnsi="Times New Roman"/>
        </w:rPr>
        <w:br w:type="page"/>
      </w:r>
    </w:p>
    <w:p w:rsidR="000B0095" w:rsidRDefault="000B0095">
      <w:pPr>
        <w:spacing w:after="0" w:line="240" w:lineRule="auto"/>
        <w:rPr>
          <w:rFonts w:ascii="Times New Roman" w:hAnsi="Times New Roman"/>
        </w:rPr>
      </w:pPr>
    </w:p>
    <w:p w:rsidR="000B0095" w:rsidRPr="0044572E" w:rsidRDefault="000B0095" w:rsidP="000B0095">
      <w:pPr>
        <w:pStyle w:val="Heading1"/>
        <w:rPr>
          <w:color w:val="000000" w:themeColor="text1"/>
        </w:rPr>
      </w:pPr>
      <w:bookmarkStart w:id="107" w:name="_Toc358368771"/>
      <w:r>
        <w:rPr>
          <w:color w:val="000000" w:themeColor="text1"/>
        </w:rPr>
        <w:t>References</w:t>
      </w:r>
      <w:bookmarkEnd w:id="107"/>
    </w:p>
    <w:p w:rsidR="00767570" w:rsidRDefault="00767570" w:rsidP="00355808">
      <w:pPr>
        <w:spacing w:after="0"/>
        <w:rPr>
          <w:rFonts w:ascii="Times New Roman" w:hAnsi="Times New Roman"/>
        </w:rPr>
      </w:pPr>
    </w:p>
    <w:p w:rsidR="00767570" w:rsidRDefault="00767570" w:rsidP="00767570">
      <w:pPr>
        <w:spacing w:line="240" w:lineRule="auto"/>
        <w:ind w:left="720" w:hanging="720"/>
        <w:rPr>
          <w:ins w:id="108" w:author="OpenPET" w:date="2013-06-07T12:05:00Z"/>
          <w:noProof/>
        </w:rPr>
      </w:pPr>
      <w:r>
        <w:rPr>
          <w:rFonts w:ascii="Times New Roman" w:hAnsi="Times New Roman"/>
        </w:rPr>
        <w:fldChar w:fldCharType="begin"/>
      </w:r>
      <w:r>
        <w:rPr>
          <w:rFonts w:ascii="Times New Roman" w:hAnsi="Times New Roman"/>
        </w:rPr>
        <w:instrText xml:space="preserve"> ADDIN EN.REFLIST </w:instrText>
      </w:r>
      <w:r>
        <w:rPr>
          <w:rFonts w:ascii="Times New Roman" w:hAnsi="Times New Roman"/>
        </w:rPr>
        <w:fldChar w:fldCharType="separate"/>
      </w:r>
      <w:bookmarkStart w:id="109" w:name="_ENREF_1"/>
      <w:r w:rsidRPr="00767570">
        <w:rPr>
          <w:noProof/>
        </w:rPr>
        <w:t>[1]</w:t>
      </w:r>
      <w:r w:rsidRPr="00767570">
        <w:rPr>
          <w:noProof/>
        </w:rPr>
        <w:tab/>
      </w:r>
      <w:r w:rsidRPr="00767570">
        <w:rPr>
          <w:i/>
          <w:noProof/>
        </w:rPr>
        <w:t xml:space="preserve">nasa-c-style.pdf, </w:t>
      </w:r>
      <w:r w:rsidRPr="00767570">
        <w:rPr>
          <w:noProof/>
        </w:rPr>
        <w:t xml:space="preserve">. </w:t>
      </w:r>
      <w:bookmarkEnd w:id="109"/>
    </w:p>
    <w:p w:rsidR="007D06CF" w:rsidRDefault="007D06CF" w:rsidP="00767570">
      <w:pPr>
        <w:spacing w:line="240" w:lineRule="auto"/>
        <w:ind w:left="720" w:hanging="720"/>
        <w:rPr>
          <w:ins w:id="110" w:author="OpenPET" w:date="2013-06-07T12:06:00Z"/>
          <w:noProof/>
        </w:rPr>
      </w:pPr>
      <w:ins w:id="111" w:author="OpenPET" w:date="2013-06-07T12:06:00Z">
        <w:r>
          <w:rPr>
            <w:noProof/>
          </w:rPr>
          <w:t>github link to HostPC\Getting Started folder</w:t>
        </w:r>
        <w:bookmarkStart w:id="112" w:name="_GoBack"/>
        <w:bookmarkEnd w:id="112"/>
        <w:r>
          <w:rPr>
            <w:noProof/>
          </w:rPr>
          <w:t>:</w:t>
        </w:r>
      </w:ins>
    </w:p>
    <w:p w:rsidR="007D06CF" w:rsidRPr="00767570" w:rsidRDefault="007D06CF" w:rsidP="00767570">
      <w:pPr>
        <w:spacing w:line="240" w:lineRule="auto"/>
        <w:ind w:left="720" w:hanging="720"/>
        <w:rPr>
          <w:noProof/>
        </w:rPr>
      </w:pPr>
      <w:ins w:id="113" w:author="OpenPET" w:date="2013-06-07T12:06:00Z">
        <w:r>
          <w:fldChar w:fldCharType="begin"/>
        </w:r>
        <w:r>
          <w:instrText xml:space="preserve"> HYPERLINK "https://github.com/openpet-developer/HostPC/tree/master/Getting%20Started" </w:instrText>
        </w:r>
        <w:r>
          <w:fldChar w:fldCharType="separate"/>
        </w:r>
        <w:r>
          <w:rPr>
            <w:rStyle w:val="Hyperlink"/>
          </w:rPr>
          <w:t>https://github.com/openpet-developer/HostPC/tree/master/Getting%20Started</w:t>
        </w:r>
        <w:r>
          <w:fldChar w:fldCharType="end"/>
        </w:r>
      </w:ins>
    </w:p>
    <w:p w:rsidR="00767570" w:rsidRDefault="00767570" w:rsidP="00767570">
      <w:pPr>
        <w:spacing w:line="240" w:lineRule="auto"/>
        <w:rPr>
          <w:rFonts w:ascii="Times New Roman" w:hAnsi="Times New Roman"/>
          <w:noProof/>
        </w:rPr>
      </w:pPr>
    </w:p>
    <w:p w:rsidR="00F43D5D" w:rsidRPr="00002C41" w:rsidRDefault="00767570" w:rsidP="00355808">
      <w:pPr>
        <w:spacing w:after="0"/>
        <w:rPr>
          <w:rFonts w:ascii="Times New Roman" w:hAnsi="Times New Roman"/>
        </w:rPr>
      </w:pPr>
      <w:r>
        <w:rPr>
          <w:rFonts w:ascii="Times New Roman" w:hAnsi="Times New Roman"/>
        </w:rPr>
        <w:fldChar w:fldCharType="end"/>
      </w:r>
    </w:p>
    <w:sectPr w:rsidR="00F43D5D" w:rsidRPr="00002C41" w:rsidSect="001A3227">
      <w:foot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1D9D" w:rsidRDefault="00341D9D" w:rsidP="00DA55D3">
      <w:pPr>
        <w:spacing w:after="0" w:line="240" w:lineRule="auto"/>
      </w:pPr>
      <w:r>
        <w:separator/>
      </w:r>
    </w:p>
  </w:endnote>
  <w:endnote w:type="continuationSeparator" w:id="0">
    <w:p w:rsidR="00341D9D" w:rsidRDefault="00341D9D" w:rsidP="00DA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Arial Unicode MS"/>
    <w:panose1 w:val="02010600030101010101"/>
    <w:charset w:val="86"/>
    <w:family w:val="auto"/>
    <w:notTrueType/>
    <w:pitch w:val="variable"/>
    <w:sig w:usb0="00000000"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1F5B" w:rsidRDefault="00E91F5B">
    <w:pPr>
      <w:pStyle w:val="Footer"/>
      <w:jc w:val="center"/>
    </w:pPr>
    <w:r>
      <w:fldChar w:fldCharType="begin"/>
    </w:r>
    <w:r>
      <w:instrText xml:space="preserve"> PAGE   \* MERGEFORMAT </w:instrText>
    </w:r>
    <w:r>
      <w:fldChar w:fldCharType="separate"/>
    </w:r>
    <w:r w:rsidR="007D06CF">
      <w:rPr>
        <w:noProof/>
      </w:rPr>
      <w:t>71</w:t>
    </w:r>
    <w:r>
      <w:rPr>
        <w:noProof/>
      </w:rPr>
      <w:fldChar w:fldCharType="end"/>
    </w:r>
  </w:p>
  <w:p w:rsidR="00E91F5B" w:rsidRDefault="00E91F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1D9D" w:rsidRDefault="00341D9D" w:rsidP="00DA55D3">
      <w:pPr>
        <w:spacing w:after="0" w:line="240" w:lineRule="auto"/>
      </w:pPr>
      <w:r>
        <w:separator/>
      </w:r>
    </w:p>
  </w:footnote>
  <w:footnote w:type="continuationSeparator" w:id="0">
    <w:p w:rsidR="00341D9D" w:rsidRDefault="00341D9D" w:rsidP="00DA55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AA8"/>
    <w:multiLevelType w:val="hybridMultilevel"/>
    <w:tmpl w:val="55C4A34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9909BA"/>
    <w:multiLevelType w:val="hybridMultilevel"/>
    <w:tmpl w:val="B22253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3DA788A"/>
    <w:multiLevelType w:val="hybridMultilevel"/>
    <w:tmpl w:val="D9DED046"/>
    <w:lvl w:ilvl="0" w:tplc="4F446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F9675A"/>
    <w:multiLevelType w:val="hybridMultilevel"/>
    <w:tmpl w:val="A4444624"/>
    <w:lvl w:ilvl="0" w:tplc="4F446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F4109F"/>
    <w:multiLevelType w:val="hybridMultilevel"/>
    <w:tmpl w:val="AB486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06AF9"/>
    <w:multiLevelType w:val="hybridMultilevel"/>
    <w:tmpl w:val="5F5EECEC"/>
    <w:lvl w:ilvl="0" w:tplc="25B28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0D4AC0"/>
    <w:multiLevelType w:val="hybridMultilevel"/>
    <w:tmpl w:val="C9487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1D84ADD"/>
    <w:multiLevelType w:val="hybridMultilevel"/>
    <w:tmpl w:val="689CA7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7165006"/>
    <w:multiLevelType w:val="hybridMultilevel"/>
    <w:tmpl w:val="A4444624"/>
    <w:lvl w:ilvl="0" w:tplc="4F446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8C138B"/>
    <w:multiLevelType w:val="hybridMultilevel"/>
    <w:tmpl w:val="A04E7B40"/>
    <w:lvl w:ilvl="0" w:tplc="7368ED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2F15D6"/>
    <w:multiLevelType w:val="hybridMultilevel"/>
    <w:tmpl w:val="EA5C8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542DC5"/>
    <w:multiLevelType w:val="hybridMultilevel"/>
    <w:tmpl w:val="25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6470B8"/>
    <w:multiLevelType w:val="hybridMultilevel"/>
    <w:tmpl w:val="AB2AF712"/>
    <w:lvl w:ilvl="0" w:tplc="46520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37033A"/>
    <w:multiLevelType w:val="hybridMultilevel"/>
    <w:tmpl w:val="F9E2DB20"/>
    <w:lvl w:ilvl="0" w:tplc="D2968548">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28C7F92"/>
    <w:multiLevelType w:val="hybridMultilevel"/>
    <w:tmpl w:val="D35E78DA"/>
    <w:lvl w:ilvl="0" w:tplc="C21A0696">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8B7119"/>
    <w:multiLevelType w:val="hybridMultilevel"/>
    <w:tmpl w:val="44A82C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3D167D"/>
    <w:multiLevelType w:val="hybridMultilevel"/>
    <w:tmpl w:val="E0DE2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A890BE0"/>
    <w:multiLevelType w:val="hybridMultilevel"/>
    <w:tmpl w:val="8E6EB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C351A1C"/>
    <w:multiLevelType w:val="multilevel"/>
    <w:tmpl w:val="1F44F7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2DC47939"/>
    <w:multiLevelType w:val="hybridMultilevel"/>
    <w:tmpl w:val="7E306198"/>
    <w:lvl w:ilvl="0" w:tplc="C21A0696">
      <w:start w:val="1"/>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6C01806"/>
    <w:multiLevelType w:val="hybridMultilevel"/>
    <w:tmpl w:val="ADF8B810"/>
    <w:lvl w:ilvl="0" w:tplc="46520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A429F9"/>
    <w:multiLevelType w:val="hybridMultilevel"/>
    <w:tmpl w:val="776A8DD2"/>
    <w:lvl w:ilvl="0" w:tplc="2264D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0C196E"/>
    <w:multiLevelType w:val="hybridMultilevel"/>
    <w:tmpl w:val="402AF244"/>
    <w:lvl w:ilvl="0" w:tplc="46520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4D7A5C"/>
    <w:multiLevelType w:val="hybridMultilevel"/>
    <w:tmpl w:val="2B805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32520FE"/>
    <w:multiLevelType w:val="hybridMultilevel"/>
    <w:tmpl w:val="582C034A"/>
    <w:lvl w:ilvl="0" w:tplc="2264D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F83DA4"/>
    <w:multiLevelType w:val="hybridMultilevel"/>
    <w:tmpl w:val="776A8DD2"/>
    <w:lvl w:ilvl="0" w:tplc="2264D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5F7577A"/>
    <w:multiLevelType w:val="hybridMultilevel"/>
    <w:tmpl w:val="B3BE310C"/>
    <w:lvl w:ilvl="0" w:tplc="4F446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B648F1"/>
    <w:multiLevelType w:val="hybridMultilevel"/>
    <w:tmpl w:val="7DF8340E"/>
    <w:lvl w:ilvl="0" w:tplc="77543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6D2DC7"/>
    <w:multiLevelType w:val="hybridMultilevel"/>
    <w:tmpl w:val="582C034A"/>
    <w:lvl w:ilvl="0" w:tplc="2264D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B5138B3"/>
    <w:multiLevelType w:val="hybridMultilevel"/>
    <w:tmpl w:val="7FE88DDC"/>
    <w:lvl w:ilvl="0" w:tplc="A08210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C0A545A"/>
    <w:multiLevelType w:val="hybridMultilevel"/>
    <w:tmpl w:val="EEA01588"/>
    <w:lvl w:ilvl="0" w:tplc="3288EE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CFE77FF"/>
    <w:multiLevelType w:val="hybridMultilevel"/>
    <w:tmpl w:val="DC0C6B6C"/>
    <w:lvl w:ilvl="0" w:tplc="A01CE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2E0680"/>
    <w:multiLevelType w:val="multilevel"/>
    <w:tmpl w:val="C5A2637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nsid w:val="5B436904"/>
    <w:multiLevelType w:val="hybridMultilevel"/>
    <w:tmpl w:val="157800C0"/>
    <w:lvl w:ilvl="0" w:tplc="C21A0696">
      <w:start w:val="1"/>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F31202E"/>
    <w:multiLevelType w:val="hybridMultilevel"/>
    <w:tmpl w:val="B8725E16"/>
    <w:lvl w:ilvl="0" w:tplc="2264D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994E61"/>
    <w:multiLevelType w:val="multilevel"/>
    <w:tmpl w:val="1F44F7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6961032F"/>
    <w:multiLevelType w:val="hybridMultilevel"/>
    <w:tmpl w:val="134827E8"/>
    <w:lvl w:ilvl="0" w:tplc="46520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042B94"/>
    <w:multiLevelType w:val="hybridMultilevel"/>
    <w:tmpl w:val="25628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895D8E"/>
    <w:multiLevelType w:val="hybridMultilevel"/>
    <w:tmpl w:val="E9085406"/>
    <w:lvl w:ilvl="0" w:tplc="D6949698">
      <w:start w:val="1"/>
      <w:numFmt w:val="decimal"/>
      <w:lvlText w:val="(%1)"/>
      <w:lvlJc w:val="left"/>
      <w:pPr>
        <w:ind w:left="1080" w:hanging="360"/>
      </w:pPr>
      <w:rPr>
        <w:rFonts w:ascii="Times New Roman" w:eastAsia="SimSun"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26276C2"/>
    <w:multiLevelType w:val="hybridMultilevel"/>
    <w:tmpl w:val="73DA15C0"/>
    <w:lvl w:ilvl="0" w:tplc="04090001">
      <w:start w:val="1"/>
      <w:numFmt w:val="bullet"/>
      <w:lvlText w:val=""/>
      <w:lvlJc w:val="left"/>
      <w:pPr>
        <w:ind w:left="1440" w:hanging="360"/>
      </w:pPr>
      <w:rPr>
        <w:rFonts w:ascii="Symbol" w:hAnsi="Symbol" w:hint="default"/>
      </w:rPr>
    </w:lvl>
    <w:lvl w:ilvl="1" w:tplc="D4B0FCCA">
      <w:numFmt w:val="bullet"/>
      <w:lvlText w:val="•"/>
      <w:lvlJc w:val="left"/>
      <w:pPr>
        <w:ind w:left="2160" w:hanging="360"/>
      </w:pPr>
      <w:rPr>
        <w:rFonts w:ascii="Times New Roman" w:eastAsia="SimSu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7A54D3A"/>
    <w:multiLevelType w:val="hybridMultilevel"/>
    <w:tmpl w:val="BC886886"/>
    <w:lvl w:ilvl="0" w:tplc="4F446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0"/>
  </w:num>
  <w:num w:numId="3">
    <w:abstractNumId w:val="12"/>
  </w:num>
  <w:num w:numId="4">
    <w:abstractNumId w:val="29"/>
  </w:num>
  <w:num w:numId="5">
    <w:abstractNumId w:val="20"/>
  </w:num>
  <w:num w:numId="6">
    <w:abstractNumId w:val="27"/>
  </w:num>
  <w:num w:numId="7">
    <w:abstractNumId w:val="39"/>
  </w:num>
  <w:num w:numId="8">
    <w:abstractNumId w:val="28"/>
  </w:num>
  <w:num w:numId="9">
    <w:abstractNumId w:val="24"/>
  </w:num>
  <w:num w:numId="10">
    <w:abstractNumId w:val="21"/>
  </w:num>
  <w:num w:numId="11">
    <w:abstractNumId w:val="37"/>
  </w:num>
  <w:num w:numId="12">
    <w:abstractNumId w:val="10"/>
  </w:num>
  <w:num w:numId="13">
    <w:abstractNumId w:val="25"/>
  </w:num>
  <w:num w:numId="14">
    <w:abstractNumId w:val="34"/>
  </w:num>
  <w:num w:numId="15">
    <w:abstractNumId w:val="31"/>
  </w:num>
  <w:num w:numId="16">
    <w:abstractNumId w:val="30"/>
  </w:num>
  <w:num w:numId="17">
    <w:abstractNumId w:val="1"/>
  </w:num>
  <w:num w:numId="18">
    <w:abstractNumId w:val="17"/>
  </w:num>
  <w:num w:numId="19">
    <w:abstractNumId w:val="6"/>
  </w:num>
  <w:num w:numId="20">
    <w:abstractNumId w:val="5"/>
  </w:num>
  <w:num w:numId="21">
    <w:abstractNumId w:val="35"/>
  </w:num>
  <w:num w:numId="22">
    <w:abstractNumId w:val="15"/>
  </w:num>
  <w:num w:numId="23">
    <w:abstractNumId w:val="13"/>
  </w:num>
  <w:num w:numId="24">
    <w:abstractNumId w:val="23"/>
  </w:num>
  <w:num w:numId="25">
    <w:abstractNumId w:val="3"/>
  </w:num>
  <w:num w:numId="26">
    <w:abstractNumId w:val="8"/>
  </w:num>
  <w:num w:numId="27">
    <w:abstractNumId w:val="2"/>
  </w:num>
  <w:num w:numId="28">
    <w:abstractNumId w:val="26"/>
  </w:num>
  <w:num w:numId="29">
    <w:abstractNumId w:val="40"/>
  </w:num>
  <w:num w:numId="30">
    <w:abstractNumId w:val="7"/>
  </w:num>
  <w:num w:numId="31">
    <w:abstractNumId w:val="14"/>
  </w:num>
  <w:num w:numId="32">
    <w:abstractNumId w:val="16"/>
  </w:num>
  <w:num w:numId="33">
    <w:abstractNumId w:val="33"/>
  </w:num>
  <w:num w:numId="34">
    <w:abstractNumId w:val="38"/>
  </w:num>
  <w:num w:numId="35">
    <w:abstractNumId w:val="19"/>
  </w:num>
  <w:num w:numId="36">
    <w:abstractNumId w:val="36"/>
  </w:num>
  <w:num w:numId="37">
    <w:abstractNumId w:val="9"/>
  </w:num>
  <w:num w:numId="38">
    <w:abstractNumId w:val="18"/>
  </w:num>
  <w:num w:numId="39">
    <w:abstractNumId w:val="32"/>
  </w:num>
  <w:num w:numId="40">
    <w:abstractNumId w:val="11"/>
  </w:num>
  <w:num w:numId="41">
    <w:abstractNumId w:val="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et2x0d03wsftoeszf5pa50l92zxxssa9pfp&quot;&gt;OpenPET_Framework&lt;record-ids&gt;&lt;item&gt;1&lt;/item&gt;&lt;/record-ids&gt;&lt;/item&gt;&lt;/Libraries&gt;"/>
  </w:docVars>
  <w:rsids>
    <w:rsidRoot w:val="00B858CD"/>
    <w:rsid w:val="0000271B"/>
    <w:rsid w:val="00002C41"/>
    <w:rsid w:val="00003D54"/>
    <w:rsid w:val="000057EF"/>
    <w:rsid w:val="0000617A"/>
    <w:rsid w:val="00007A0C"/>
    <w:rsid w:val="0001306C"/>
    <w:rsid w:val="00013E72"/>
    <w:rsid w:val="0001420E"/>
    <w:rsid w:val="00014F1E"/>
    <w:rsid w:val="000158EE"/>
    <w:rsid w:val="0001615A"/>
    <w:rsid w:val="0002181E"/>
    <w:rsid w:val="00022275"/>
    <w:rsid w:val="00024BCD"/>
    <w:rsid w:val="00024CB6"/>
    <w:rsid w:val="00024F6E"/>
    <w:rsid w:val="00027107"/>
    <w:rsid w:val="00027EE4"/>
    <w:rsid w:val="000328AA"/>
    <w:rsid w:val="00032FC2"/>
    <w:rsid w:val="0003364B"/>
    <w:rsid w:val="00033D7D"/>
    <w:rsid w:val="000356D9"/>
    <w:rsid w:val="00037094"/>
    <w:rsid w:val="000373C9"/>
    <w:rsid w:val="00040FB1"/>
    <w:rsid w:val="000410A8"/>
    <w:rsid w:val="00041207"/>
    <w:rsid w:val="00041E0A"/>
    <w:rsid w:val="000424CF"/>
    <w:rsid w:val="00042952"/>
    <w:rsid w:val="00042C4E"/>
    <w:rsid w:val="0004310E"/>
    <w:rsid w:val="00044D90"/>
    <w:rsid w:val="00046001"/>
    <w:rsid w:val="0005072A"/>
    <w:rsid w:val="00050C24"/>
    <w:rsid w:val="00050E4D"/>
    <w:rsid w:val="00051F51"/>
    <w:rsid w:val="0005215C"/>
    <w:rsid w:val="00052850"/>
    <w:rsid w:val="000536C5"/>
    <w:rsid w:val="0005379B"/>
    <w:rsid w:val="0005471D"/>
    <w:rsid w:val="0005614F"/>
    <w:rsid w:val="000568EF"/>
    <w:rsid w:val="00057258"/>
    <w:rsid w:val="00060904"/>
    <w:rsid w:val="00060A8B"/>
    <w:rsid w:val="00064303"/>
    <w:rsid w:val="00065CC6"/>
    <w:rsid w:val="00066A72"/>
    <w:rsid w:val="000678B8"/>
    <w:rsid w:val="000713C4"/>
    <w:rsid w:val="0007165A"/>
    <w:rsid w:val="00071798"/>
    <w:rsid w:val="00072A7A"/>
    <w:rsid w:val="00072F75"/>
    <w:rsid w:val="00074B3D"/>
    <w:rsid w:val="000753BD"/>
    <w:rsid w:val="00075713"/>
    <w:rsid w:val="00075FF1"/>
    <w:rsid w:val="0007602D"/>
    <w:rsid w:val="00076D3A"/>
    <w:rsid w:val="000774B8"/>
    <w:rsid w:val="00077F90"/>
    <w:rsid w:val="00081E3D"/>
    <w:rsid w:val="00082060"/>
    <w:rsid w:val="0008252B"/>
    <w:rsid w:val="00082F89"/>
    <w:rsid w:val="0008429E"/>
    <w:rsid w:val="00085EA4"/>
    <w:rsid w:val="00086EA1"/>
    <w:rsid w:val="00087583"/>
    <w:rsid w:val="00095521"/>
    <w:rsid w:val="000963AB"/>
    <w:rsid w:val="00096E85"/>
    <w:rsid w:val="000A17A2"/>
    <w:rsid w:val="000A363B"/>
    <w:rsid w:val="000A3A87"/>
    <w:rsid w:val="000A3B84"/>
    <w:rsid w:val="000A3C46"/>
    <w:rsid w:val="000A49E1"/>
    <w:rsid w:val="000A512D"/>
    <w:rsid w:val="000A578B"/>
    <w:rsid w:val="000A617F"/>
    <w:rsid w:val="000B0095"/>
    <w:rsid w:val="000B0EDD"/>
    <w:rsid w:val="000B28D9"/>
    <w:rsid w:val="000B30CF"/>
    <w:rsid w:val="000B324B"/>
    <w:rsid w:val="000B355D"/>
    <w:rsid w:val="000B37B4"/>
    <w:rsid w:val="000B41B0"/>
    <w:rsid w:val="000B4684"/>
    <w:rsid w:val="000B473D"/>
    <w:rsid w:val="000B5961"/>
    <w:rsid w:val="000B5F4A"/>
    <w:rsid w:val="000B6186"/>
    <w:rsid w:val="000B65E9"/>
    <w:rsid w:val="000B6794"/>
    <w:rsid w:val="000B7DA1"/>
    <w:rsid w:val="000C0274"/>
    <w:rsid w:val="000C18F0"/>
    <w:rsid w:val="000C19CF"/>
    <w:rsid w:val="000C1D47"/>
    <w:rsid w:val="000C231C"/>
    <w:rsid w:val="000C2FB8"/>
    <w:rsid w:val="000C3A0E"/>
    <w:rsid w:val="000C46F3"/>
    <w:rsid w:val="000C4748"/>
    <w:rsid w:val="000C65AA"/>
    <w:rsid w:val="000C6BFC"/>
    <w:rsid w:val="000C77C8"/>
    <w:rsid w:val="000D0818"/>
    <w:rsid w:val="000D093D"/>
    <w:rsid w:val="000D32C0"/>
    <w:rsid w:val="000D3E3A"/>
    <w:rsid w:val="000D7336"/>
    <w:rsid w:val="000D76CC"/>
    <w:rsid w:val="000E03CE"/>
    <w:rsid w:val="000E03D0"/>
    <w:rsid w:val="000E063E"/>
    <w:rsid w:val="000E180C"/>
    <w:rsid w:val="000E6934"/>
    <w:rsid w:val="000E6CD6"/>
    <w:rsid w:val="000F0723"/>
    <w:rsid w:val="000F0A7B"/>
    <w:rsid w:val="000F182E"/>
    <w:rsid w:val="000F3955"/>
    <w:rsid w:val="000F3CB1"/>
    <w:rsid w:val="000F55E4"/>
    <w:rsid w:val="000F574C"/>
    <w:rsid w:val="000F591D"/>
    <w:rsid w:val="000F5D1B"/>
    <w:rsid w:val="000F6115"/>
    <w:rsid w:val="000F6627"/>
    <w:rsid w:val="000F6955"/>
    <w:rsid w:val="000F794A"/>
    <w:rsid w:val="0010160C"/>
    <w:rsid w:val="00101B8F"/>
    <w:rsid w:val="0010275D"/>
    <w:rsid w:val="00102F35"/>
    <w:rsid w:val="00103F87"/>
    <w:rsid w:val="00104051"/>
    <w:rsid w:val="001056C7"/>
    <w:rsid w:val="0011044F"/>
    <w:rsid w:val="00110883"/>
    <w:rsid w:val="001111AD"/>
    <w:rsid w:val="001116F0"/>
    <w:rsid w:val="00111A06"/>
    <w:rsid w:val="00114B49"/>
    <w:rsid w:val="00117940"/>
    <w:rsid w:val="00122861"/>
    <w:rsid w:val="0012289E"/>
    <w:rsid w:val="0012526D"/>
    <w:rsid w:val="00125773"/>
    <w:rsid w:val="00125C44"/>
    <w:rsid w:val="00125F11"/>
    <w:rsid w:val="00126A52"/>
    <w:rsid w:val="00131453"/>
    <w:rsid w:val="00132A21"/>
    <w:rsid w:val="0013389D"/>
    <w:rsid w:val="00133E61"/>
    <w:rsid w:val="00134F4C"/>
    <w:rsid w:val="00135D51"/>
    <w:rsid w:val="001360EC"/>
    <w:rsid w:val="001363FA"/>
    <w:rsid w:val="00136E42"/>
    <w:rsid w:val="001415F9"/>
    <w:rsid w:val="00141B9A"/>
    <w:rsid w:val="0014205A"/>
    <w:rsid w:val="00143438"/>
    <w:rsid w:val="00145361"/>
    <w:rsid w:val="0014778B"/>
    <w:rsid w:val="0015123F"/>
    <w:rsid w:val="00151D98"/>
    <w:rsid w:val="00151DFB"/>
    <w:rsid w:val="00151F6B"/>
    <w:rsid w:val="00152F18"/>
    <w:rsid w:val="00152FFC"/>
    <w:rsid w:val="0015304F"/>
    <w:rsid w:val="00153222"/>
    <w:rsid w:val="00154AFB"/>
    <w:rsid w:val="00154F30"/>
    <w:rsid w:val="0015555C"/>
    <w:rsid w:val="00157384"/>
    <w:rsid w:val="00157838"/>
    <w:rsid w:val="0016030B"/>
    <w:rsid w:val="001606E4"/>
    <w:rsid w:val="00162E6E"/>
    <w:rsid w:val="00163E17"/>
    <w:rsid w:val="00164000"/>
    <w:rsid w:val="001643B5"/>
    <w:rsid w:val="00164EBA"/>
    <w:rsid w:val="00165DFA"/>
    <w:rsid w:val="00166710"/>
    <w:rsid w:val="001676A9"/>
    <w:rsid w:val="0017130C"/>
    <w:rsid w:val="00171554"/>
    <w:rsid w:val="00171B87"/>
    <w:rsid w:val="00172191"/>
    <w:rsid w:val="00172C47"/>
    <w:rsid w:val="00174E07"/>
    <w:rsid w:val="00175D1A"/>
    <w:rsid w:val="0017624F"/>
    <w:rsid w:val="00176DEB"/>
    <w:rsid w:val="00176EFA"/>
    <w:rsid w:val="00177675"/>
    <w:rsid w:val="001776C8"/>
    <w:rsid w:val="00181D9F"/>
    <w:rsid w:val="00181E17"/>
    <w:rsid w:val="0018271A"/>
    <w:rsid w:val="0018473E"/>
    <w:rsid w:val="00185840"/>
    <w:rsid w:val="0018733A"/>
    <w:rsid w:val="00190383"/>
    <w:rsid w:val="00190F76"/>
    <w:rsid w:val="001914FE"/>
    <w:rsid w:val="00191992"/>
    <w:rsid w:val="00191B88"/>
    <w:rsid w:val="00191C10"/>
    <w:rsid w:val="001926E2"/>
    <w:rsid w:val="00192BE9"/>
    <w:rsid w:val="001941A8"/>
    <w:rsid w:val="0019454C"/>
    <w:rsid w:val="001A1431"/>
    <w:rsid w:val="001A2192"/>
    <w:rsid w:val="001A253D"/>
    <w:rsid w:val="001A2D37"/>
    <w:rsid w:val="001A3227"/>
    <w:rsid w:val="001A5398"/>
    <w:rsid w:val="001A58E2"/>
    <w:rsid w:val="001A7D23"/>
    <w:rsid w:val="001B0E36"/>
    <w:rsid w:val="001B2FC6"/>
    <w:rsid w:val="001B363F"/>
    <w:rsid w:val="001B401F"/>
    <w:rsid w:val="001B4B3B"/>
    <w:rsid w:val="001B4D8C"/>
    <w:rsid w:val="001B4E4D"/>
    <w:rsid w:val="001B51AF"/>
    <w:rsid w:val="001B61C9"/>
    <w:rsid w:val="001B734F"/>
    <w:rsid w:val="001C0271"/>
    <w:rsid w:val="001C0643"/>
    <w:rsid w:val="001C1411"/>
    <w:rsid w:val="001C260F"/>
    <w:rsid w:val="001C3421"/>
    <w:rsid w:val="001C36F6"/>
    <w:rsid w:val="001C6BDD"/>
    <w:rsid w:val="001C7B13"/>
    <w:rsid w:val="001D13E4"/>
    <w:rsid w:val="001D1B4A"/>
    <w:rsid w:val="001D3635"/>
    <w:rsid w:val="001D4013"/>
    <w:rsid w:val="001D53F2"/>
    <w:rsid w:val="001D5E2C"/>
    <w:rsid w:val="001D7364"/>
    <w:rsid w:val="001D7610"/>
    <w:rsid w:val="001D7BD1"/>
    <w:rsid w:val="001E121C"/>
    <w:rsid w:val="001E3BBB"/>
    <w:rsid w:val="001E4E9E"/>
    <w:rsid w:val="001E4EFB"/>
    <w:rsid w:val="001F2F54"/>
    <w:rsid w:val="001F325B"/>
    <w:rsid w:val="001F3D59"/>
    <w:rsid w:val="001F46A2"/>
    <w:rsid w:val="001F4CE9"/>
    <w:rsid w:val="001F5488"/>
    <w:rsid w:val="001F724C"/>
    <w:rsid w:val="001F764C"/>
    <w:rsid w:val="001F789A"/>
    <w:rsid w:val="001F7C56"/>
    <w:rsid w:val="0020116A"/>
    <w:rsid w:val="002013C2"/>
    <w:rsid w:val="00201AA7"/>
    <w:rsid w:val="00201B63"/>
    <w:rsid w:val="002028D4"/>
    <w:rsid w:val="00202A46"/>
    <w:rsid w:val="00202F37"/>
    <w:rsid w:val="0020346F"/>
    <w:rsid w:val="00204F82"/>
    <w:rsid w:val="00207FFD"/>
    <w:rsid w:val="00215712"/>
    <w:rsid w:val="00217BF5"/>
    <w:rsid w:val="0022118B"/>
    <w:rsid w:val="0022182E"/>
    <w:rsid w:val="00221ED9"/>
    <w:rsid w:val="00224B66"/>
    <w:rsid w:val="00227C00"/>
    <w:rsid w:val="00232839"/>
    <w:rsid w:val="00233568"/>
    <w:rsid w:val="00233E2F"/>
    <w:rsid w:val="00233F48"/>
    <w:rsid w:val="00236B05"/>
    <w:rsid w:val="00236F6B"/>
    <w:rsid w:val="00237478"/>
    <w:rsid w:val="002405CC"/>
    <w:rsid w:val="002407FF"/>
    <w:rsid w:val="0024158E"/>
    <w:rsid w:val="00241DE4"/>
    <w:rsid w:val="00242A29"/>
    <w:rsid w:val="002449E5"/>
    <w:rsid w:val="002453F4"/>
    <w:rsid w:val="002454A2"/>
    <w:rsid w:val="00245F3E"/>
    <w:rsid w:val="00246DB2"/>
    <w:rsid w:val="0025436F"/>
    <w:rsid w:val="0025455F"/>
    <w:rsid w:val="002558FF"/>
    <w:rsid w:val="0025792C"/>
    <w:rsid w:val="00257A72"/>
    <w:rsid w:val="00257AC4"/>
    <w:rsid w:val="002637A4"/>
    <w:rsid w:val="00263D25"/>
    <w:rsid w:val="002643FB"/>
    <w:rsid w:val="00266147"/>
    <w:rsid w:val="00266F90"/>
    <w:rsid w:val="0026709B"/>
    <w:rsid w:val="00267123"/>
    <w:rsid w:val="0027124D"/>
    <w:rsid w:val="00274AFD"/>
    <w:rsid w:val="00274BBC"/>
    <w:rsid w:val="00274FEC"/>
    <w:rsid w:val="00276C32"/>
    <w:rsid w:val="00276D37"/>
    <w:rsid w:val="00276ED7"/>
    <w:rsid w:val="00277955"/>
    <w:rsid w:val="002810DD"/>
    <w:rsid w:val="002815D7"/>
    <w:rsid w:val="00281937"/>
    <w:rsid w:val="00282F2F"/>
    <w:rsid w:val="0028396A"/>
    <w:rsid w:val="00283C13"/>
    <w:rsid w:val="0028445B"/>
    <w:rsid w:val="0028470D"/>
    <w:rsid w:val="00287F79"/>
    <w:rsid w:val="00292C2B"/>
    <w:rsid w:val="00295192"/>
    <w:rsid w:val="002952A4"/>
    <w:rsid w:val="00295A1F"/>
    <w:rsid w:val="0029733A"/>
    <w:rsid w:val="00297A0F"/>
    <w:rsid w:val="002A06DC"/>
    <w:rsid w:val="002A0CA8"/>
    <w:rsid w:val="002A2E00"/>
    <w:rsid w:val="002A3617"/>
    <w:rsid w:val="002A38CC"/>
    <w:rsid w:val="002A5D56"/>
    <w:rsid w:val="002B20A1"/>
    <w:rsid w:val="002B2403"/>
    <w:rsid w:val="002B3782"/>
    <w:rsid w:val="002B4490"/>
    <w:rsid w:val="002B75D6"/>
    <w:rsid w:val="002B76E7"/>
    <w:rsid w:val="002B7F54"/>
    <w:rsid w:val="002B7F7E"/>
    <w:rsid w:val="002C009C"/>
    <w:rsid w:val="002C09DE"/>
    <w:rsid w:val="002C0D5C"/>
    <w:rsid w:val="002C15CB"/>
    <w:rsid w:val="002C549F"/>
    <w:rsid w:val="002C6663"/>
    <w:rsid w:val="002C7B55"/>
    <w:rsid w:val="002D0492"/>
    <w:rsid w:val="002D289C"/>
    <w:rsid w:val="002D2D85"/>
    <w:rsid w:val="002D3465"/>
    <w:rsid w:val="002D751A"/>
    <w:rsid w:val="002D7B10"/>
    <w:rsid w:val="002E124C"/>
    <w:rsid w:val="002E132D"/>
    <w:rsid w:val="002E1FD1"/>
    <w:rsid w:val="002E29F1"/>
    <w:rsid w:val="002E43FC"/>
    <w:rsid w:val="002E4B88"/>
    <w:rsid w:val="002E662F"/>
    <w:rsid w:val="002E6B13"/>
    <w:rsid w:val="002E7D07"/>
    <w:rsid w:val="002F1A8A"/>
    <w:rsid w:val="002F1AEA"/>
    <w:rsid w:val="002F1FC0"/>
    <w:rsid w:val="002F20EE"/>
    <w:rsid w:val="002F2701"/>
    <w:rsid w:val="002F2880"/>
    <w:rsid w:val="002F2AFA"/>
    <w:rsid w:val="002F2DED"/>
    <w:rsid w:val="002F477B"/>
    <w:rsid w:val="002F7109"/>
    <w:rsid w:val="00300DD3"/>
    <w:rsid w:val="0030103D"/>
    <w:rsid w:val="0030111B"/>
    <w:rsid w:val="003014AC"/>
    <w:rsid w:val="00301F82"/>
    <w:rsid w:val="00302887"/>
    <w:rsid w:val="003029FB"/>
    <w:rsid w:val="00302AFD"/>
    <w:rsid w:val="00303664"/>
    <w:rsid w:val="00303FD1"/>
    <w:rsid w:val="003043D9"/>
    <w:rsid w:val="00305941"/>
    <w:rsid w:val="00306962"/>
    <w:rsid w:val="00307ABD"/>
    <w:rsid w:val="00310229"/>
    <w:rsid w:val="00310512"/>
    <w:rsid w:val="00311479"/>
    <w:rsid w:val="00312EE8"/>
    <w:rsid w:val="00313BDA"/>
    <w:rsid w:val="00314FB8"/>
    <w:rsid w:val="00316DD8"/>
    <w:rsid w:val="003173F3"/>
    <w:rsid w:val="003220CD"/>
    <w:rsid w:val="00322CAB"/>
    <w:rsid w:val="00323A94"/>
    <w:rsid w:val="00323FD6"/>
    <w:rsid w:val="00324088"/>
    <w:rsid w:val="00324D6C"/>
    <w:rsid w:val="00325202"/>
    <w:rsid w:val="00325218"/>
    <w:rsid w:val="003262D1"/>
    <w:rsid w:val="00326EB9"/>
    <w:rsid w:val="0032774B"/>
    <w:rsid w:val="003335F6"/>
    <w:rsid w:val="00334761"/>
    <w:rsid w:val="00334A32"/>
    <w:rsid w:val="00335295"/>
    <w:rsid w:val="0033536A"/>
    <w:rsid w:val="00335987"/>
    <w:rsid w:val="00335F02"/>
    <w:rsid w:val="0033601F"/>
    <w:rsid w:val="00340CE0"/>
    <w:rsid w:val="0034118E"/>
    <w:rsid w:val="00341D9D"/>
    <w:rsid w:val="00343F96"/>
    <w:rsid w:val="00344768"/>
    <w:rsid w:val="00344ABB"/>
    <w:rsid w:val="00344D76"/>
    <w:rsid w:val="00344E23"/>
    <w:rsid w:val="0034512D"/>
    <w:rsid w:val="003451B7"/>
    <w:rsid w:val="0035253E"/>
    <w:rsid w:val="00353690"/>
    <w:rsid w:val="00354DDB"/>
    <w:rsid w:val="00355808"/>
    <w:rsid w:val="003567AB"/>
    <w:rsid w:val="00357A03"/>
    <w:rsid w:val="00357F74"/>
    <w:rsid w:val="003609D5"/>
    <w:rsid w:val="00360DF6"/>
    <w:rsid w:val="003632D4"/>
    <w:rsid w:val="00363DF5"/>
    <w:rsid w:val="003642E3"/>
    <w:rsid w:val="00366140"/>
    <w:rsid w:val="00366D11"/>
    <w:rsid w:val="00367BB9"/>
    <w:rsid w:val="003731E5"/>
    <w:rsid w:val="00373C43"/>
    <w:rsid w:val="003755B8"/>
    <w:rsid w:val="00375C1B"/>
    <w:rsid w:val="00376588"/>
    <w:rsid w:val="00376805"/>
    <w:rsid w:val="00376EEA"/>
    <w:rsid w:val="00377AE0"/>
    <w:rsid w:val="00377F2D"/>
    <w:rsid w:val="003807FE"/>
    <w:rsid w:val="00381BB7"/>
    <w:rsid w:val="00382648"/>
    <w:rsid w:val="0038264F"/>
    <w:rsid w:val="00383646"/>
    <w:rsid w:val="00383F54"/>
    <w:rsid w:val="003846AD"/>
    <w:rsid w:val="00384DDB"/>
    <w:rsid w:val="003852E5"/>
    <w:rsid w:val="0038630B"/>
    <w:rsid w:val="003903DB"/>
    <w:rsid w:val="00391E28"/>
    <w:rsid w:val="00397027"/>
    <w:rsid w:val="00397AFD"/>
    <w:rsid w:val="003A080E"/>
    <w:rsid w:val="003A15E5"/>
    <w:rsid w:val="003A1C0C"/>
    <w:rsid w:val="003A1FBD"/>
    <w:rsid w:val="003A29B8"/>
    <w:rsid w:val="003A314A"/>
    <w:rsid w:val="003A4BCC"/>
    <w:rsid w:val="003A56C3"/>
    <w:rsid w:val="003A6429"/>
    <w:rsid w:val="003A71F6"/>
    <w:rsid w:val="003B021E"/>
    <w:rsid w:val="003B0B37"/>
    <w:rsid w:val="003B1EB6"/>
    <w:rsid w:val="003B2251"/>
    <w:rsid w:val="003B3153"/>
    <w:rsid w:val="003B4ACE"/>
    <w:rsid w:val="003B4C12"/>
    <w:rsid w:val="003B52D1"/>
    <w:rsid w:val="003B5C7E"/>
    <w:rsid w:val="003B60D1"/>
    <w:rsid w:val="003B64B3"/>
    <w:rsid w:val="003B64F5"/>
    <w:rsid w:val="003B7748"/>
    <w:rsid w:val="003C15B4"/>
    <w:rsid w:val="003C1A43"/>
    <w:rsid w:val="003C4E83"/>
    <w:rsid w:val="003C4F07"/>
    <w:rsid w:val="003C5656"/>
    <w:rsid w:val="003C61A4"/>
    <w:rsid w:val="003D0417"/>
    <w:rsid w:val="003D0F07"/>
    <w:rsid w:val="003D11EF"/>
    <w:rsid w:val="003D4839"/>
    <w:rsid w:val="003D7283"/>
    <w:rsid w:val="003D77D6"/>
    <w:rsid w:val="003D79F9"/>
    <w:rsid w:val="003D7B59"/>
    <w:rsid w:val="003D7D32"/>
    <w:rsid w:val="003E0DE2"/>
    <w:rsid w:val="003E11D9"/>
    <w:rsid w:val="003E1619"/>
    <w:rsid w:val="003E2024"/>
    <w:rsid w:val="003E2353"/>
    <w:rsid w:val="003E2634"/>
    <w:rsid w:val="003E6CCB"/>
    <w:rsid w:val="003E7496"/>
    <w:rsid w:val="003E793E"/>
    <w:rsid w:val="003F0900"/>
    <w:rsid w:val="003F177C"/>
    <w:rsid w:val="003F5E29"/>
    <w:rsid w:val="003F6C81"/>
    <w:rsid w:val="003F7ADE"/>
    <w:rsid w:val="00400451"/>
    <w:rsid w:val="00400D25"/>
    <w:rsid w:val="00400FF0"/>
    <w:rsid w:val="00401721"/>
    <w:rsid w:val="00401AB8"/>
    <w:rsid w:val="00402750"/>
    <w:rsid w:val="0040291A"/>
    <w:rsid w:val="004038C9"/>
    <w:rsid w:val="004044C6"/>
    <w:rsid w:val="004044F9"/>
    <w:rsid w:val="0040592F"/>
    <w:rsid w:val="00405952"/>
    <w:rsid w:val="004063A1"/>
    <w:rsid w:val="00406409"/>
    <w:rsid w:val="0040650A"/>
    <w:rsid w:val="00406C8F"/>
    <w:rsid w:val="00407E5E"/>
    <w:rsid w:val="00411BBA"/>
    <w:rsid w:val="00412AC5"/>
    <w:rsid w:val="00412C0B"/>
    <w:rsid w:val="004132F5"/>
    <w:rsid w:val="0041351D"/>
    <w:rsid w:val="004145CE"/>
    <w:rsid w:val="0041461B"/>
    <w:rsid w:val="00416528"/>
    <w:rsid w:val="004179D3"/>
    <w:rsid w:val="00417E31"/>
    <w:rsid w:val="0042298C"/>
    <w:rsid w:val="00423375"/>
    <w:rsid w:val="004238B3"/>
    <w:rsid w:val="00423DC2"/>
    <w:rsid w:val="00424CAF"/>
    <w:rsid w:val="00425279"/>
    <w:rsid w:val="0042789F"/>
    <w:rsid w:val="00430298"/>
    <w:rsid w:val="00430CD4"/>
    <w:rsid w:val="004324A2"/>
    <w:rsid w:val="0043317D"/>
    <w:rsid w:val="004339B6"/>
    <w:rsid w:val="00435F25"/>
    <w:rsid w:val="004367BF"/>
    <w:rsid w:val="00436A45"/>
    <w:rsid w:val="0043759B"/>
    <w:rsid w:val="0044017D"/>
    <w:rsid w:val="004417A7"/>
    <w:rsid w:val="00441A87"/>
    <w:rsid w:val="00442690"/>
    <w:rsid w:val="00442B3B"/>
    <w:rsid w:val="00444A4C"/>
    <w:rsid w:val="0044572E"/>
    <w:rsid w:val="00445D80"/>
    <w:rsid w:val="00450EEF"/>
    <w:rsid w:val="00451037"/>
    <w:rsid w:val="0045376C"/>
    <w:rsid w:val="0045486F"/>
    <w:rsid w:val="00454D2C"/>
    <w:rsid w:val="00460A9B"/>
    <w:rsid w:val="00460ADE"/>
    <w:rsid w:val="0046196E"/>
    <w:rsid w:val="004654AE"/>
    <w:rsid w:val="0046565D"/>
    <w:rsid w:val="00465A64"/>
    <w:rsid w:val="004662F6"/>
    <w:rsid w:val="0046644A"/>
    <w:rsid w:val="00471F9E"/>
    <w:rsid w:val="00472D03"/>
    <w:rsid w:val="0047344F"/>
    <w:rsid w:val="00475BA5"/>
    <w:rsid w:val="00476B35"/>
    <w:rsid w:val="00477F3E"/>
    <w:rsid w:val="00480B4C"/>
    <w:rsid w:val="00481235"/>
    <w:rsid w:val="00482307"/>
    <w:rsid w:val="0048234A"/>
    <w:rsid w:val="00482E4F"/>
    <w:rsid w:val="00483D85"/>
    <w:rsid w:val="00483DB5"/>
    <w:rsid w:val="00484673"/>
    <w:rsid w:val="00484A00"/>
    <w:rsid w:val="00485938"/>
    <w:rsid w:val="00486292"/>
    <w:rsid w:val="00487F81"/>
    <w:rsid w:val="0049000A"/>
    <w:rsid w:val="00492C29"/>
    <w:rsid w:val="00493AA0"/>
    <w:rsid w:val="00493D3D"/>
    <w:rsid w:val="00493D90"/>
    <w:rsid w:val="00495379"/>
    <w:rsid w:val="004965EC"/>
    <w:rsid w:val="0049727C"/>
    <w:rsid w:val="00497382"/>
    <w:rsid w:val="00497A8A"/>
    <w:rsid w:val="004A05FB"/>
    <w:rsid w:val="004A205A"/>
    <w:rsid w:val="004A2DB5"/>
    <w:rsid w:val="004A5018"/>
    <w:rsid w:val="004A5F29"/>
    <w:rsid w:val="004A6AD7"/>
    <w:rsid w:val="004B0054"/>
    <w:rsid w:val="004B053D"/>
    <w:rsid w:val="004B4366"/>
    <w:rsid w:val="004B49D5"/>
    <w:rsid w:val="004B57FB"/>
    <w:rsid w:val="004B717F"/>
    <w:rsid w:val="004C0F64"/>
    <w:rsid w:val="004C11FD"/>
    <w:rsid w:val="004C1879"/>
    <w:rsid w:val="004C27C1"/>
    <w:rsid w:val="004C2C4E"/>
    <w:rsid w:val="004C40F6"/>
    <w:rsid w:val="004C6428"/>
    <w:rsid w:val="004C7AD2"/>
    <w:rsid w:val="004D000D"/>
    <w:rsid w:val="004D07DA"/>
    <w:rsid w:val="004D0D33"/>
    <w:rsid w:val="004D263D"/>
    <w:rsid w:val="004D2E74"/>
    <w:rsid w:val="004D3006"/>
    <w:rsid w:val="004D4ACD"/>
    <w:rsid w:val="004D6100"/>
    <w:rsid w:val="004D754F"/>
    <w:rsid w:val="004D78E9"/>
    <w:rsid w:val="004D7F4C"/>
    <w:rsid w:val="004E37F7"/>
    <w:rsid w:val="004E3B5F"/>
    <w:rsid w:val="004E4214"/>
    <w:rsid w:val="004E5647"/>
    <w:rsid w:val="004E5A7F"/>
    <w:rsid w:val="004E6021"/>
    <w:rsid w:val="004F04CC"/>
    <w:rsid w:val="004F0705"/>
    <w:rsid w:val="004F0CA9"/>
    <w:rsid w:val="004F2257"/>
    <w:rsid w:val="004F27ED"/>
    <w:rsid w:val="004F3160"/>
    <w:rsid w:val="004F36DD"/>
    <w:rsid w:val="004F3D6E"/>
    <w:rsid w:val="004F3FD0"/>
    <w:rsid w:val="004F5260"/>
    <w:rsid w:val="004F5982"/>
    <w:rsid w:val="004F602E"/>
    <w:rsid w:val="004F757F"/>
    <w:rsid w:val="0050051D"/>
    <w:rsid w:val="00500DB7"/>
    <w:rsid w:val="005012FD"/>
    <w:rsid w:val="005035E6"/>
    <w:rsid w:val="00503824"/>
    <w:rsid w:val="00504160"/>
    <w:rsid w:val="00505F99"/>
    <w:rsid w:val="005125EF"/>
    <w:rsid w:val="0051272A"/>
    <w:rsid w:val="005127A5"/>
    <w:rsid w:val="005131A0"/>
    <w:rsid w:val="00513DA5"/>
    <w:rsid w:val="00514A44"/>
    <w:rsid w:val="00514DDA"/>
    <w:rsid w:val="0051573D"/>
    <w:rsid w:val="00515FC0"/>
    <w:rsid w:val="005172B2"/>
    <w:rsid w:val="005178D6"/>
    <w:rsid w:val="005200A5"/>
    <w:rsid w:val="00520D15"/>
    <w:rsid w:val="00522001"/>
    <w:rsid w:val="00522BBA"/>
    <w:rsid w:val="00523658"/>
    <w:rsid w:val="0052449A"/>
    <w:rsid w:val="00524D43"/>
    <w:rsid w:val="00524DC3"/>
    <w:rsid w:val="00525AB9"/>
    <w:rsid w:val="00527DBA"/>
    <w:rsid w:val="00530FC1"/>
    <w:rsid w:val="0053161E"/>
    <w:rsid w:val="00531F27"/>
    <w:rsid w:val="00532547"/>
    <w:rsid w:val="00532766"/>
    <w:rsid w:val="00532908"/>
    <w:rsid w:val="00532A4A"/>
    <w:rsid w:val="00532CA5"/>
    <w:rsid w:val="00532F8B"/>
    <w:rsid w:val="005340C8"/>
    <w:rsid w:val="00535678"/>
    <w:rsid w:val="00536C61"/>
    <w:rsid w:val="00537926"/>
    <w:rsid w:val="00540645"/>
    <w:rsid w:val="0054073F"/>
    <w:rsid w:val="00540C20"/>
    <w:rsid w:val="005417CF"/>
    <w:rsid w:val="00541990"/>
    <w:rsid w:val="00541DE9"/>
    <w:rsid w:val="00541E6E"/>
    <w:rsid w:val="00542B70"/>
    <w:rsid w:val="00542D09"/>
    <w:rsid w:val="00543319"/>
    <w:rsid w:val="00543FF9"/>
    <w:rsid w:val="005465C1"/>
    <w:rsid w:val="00550231"/>
    <w:rsid w:val="00553AD7"/>
    <w:rsid w:val="00555511"/>
    <w:rsid w:val="0055569F"/>
    <w:rsid w:val="005558F5"/>
    <w:rsid w:val="00556A68"/>
    <w:rsid w:val="00557198"/>
    <w:rsid w:val="005577A3"/>
    <w:rsid w:val="00557C94"/>
    <w:rsid w:val="00561F7C"/>
    <w:rsid w:val="00562286"/>
    <w:rsid w:val="00563CA7"/>
    <w:rsid w:val="00564224"/>
    <w:rsid w:val="0056442A"/>
    <w:rsid w:val="00564E19"/>
    <w:rsid w:val="005660F7"/>
    <w:rsid w:val="00566D1D"/>
    <w:rsid w:val="00570366"/>
    <w:rsid w:val="005717F2"/>
    <w:rsid w:val="00571FD9"/>
    <w:rsid w:val="00572A5A"/>
    <w:rsid w:val="00572C38"/>
    <w:rsid w:val="0057512F"/>
    <w:rsid w:val="0057728A"/>
    <w:rsid w:val="00583B91"/>
    <w:rsid w:val="0058487E"/>
    <w:rsid w:val="00585E0A"/>
    <w:rsid w:val="00586EA2"/>
    <w:rsid w:val="00587FC8"/>
    <w:rsid w:val="00590AF0"/>
    <w:rsid w:val="00590F88"/>
    <w:rsid w:val="00591C09"/>
    <w:rsid w:val="005931E1"/>
    <w:rsid w:val="00593A5A"/>
    <w:rsid w:val="00593BA0"/>
    <w:rsid w:val="005964E0"/>
    <w:rsid w:val="005A2951"/>
    <w:rsid w:val="005A71D9"/>
    <w:rsid w:val="005A7752"/>
    <w:rsid w:val="005A7D46"/>
    <w:rsid w:val="005A7F43"/>
    <w:rsid w:val="005B093A"/>
    <w:rsid w:val="005B155E"/>
    <w:rsid w:val="005B1942"/>
    <w:rsid w:val="005B213D"/>
    <w:rsid w:val="005B2E05"/>
    <w:rsid w:val="005B4459"/>
    <w:rsid w:val="005B46CE"/>
    <w:rsid w:val="005B4DD1"/>
    <w:rsid w:val="005B6A69"/>
    <w:rsid w:val="005C0200"/>
    <w:rsid w:val="005C0562"/>
    <w:rsid w:val="005C0802"/>
    <w:rsid w:val="005C3379"/>
    <w:rsid w:val="005C355B"/>
    <w:rsid w:val="005C3DF7"/>
    <w:rsid w:val="005C5393"/>
    <w:rsid w:val="005C62B7"/>
    <w:rsid w:val="005C650F"/>
    <w:rsid w:val="005C6B9F"/>
    <w:rsid w:val="005D055C"/>
    <w:rsid w:val="005D3C2C"/>
    <w:rsid w:val="005D510C"/>
    <w:rsid w:val="005D528C"/>
    <w:rsid w:val="005D55FB"/>
    <w:rsid w:val="005D579A"/>
    <w:rsid w:val="005D6F92"/>
    <w:rsid w:val="005D70F7"/>
    <w:rsid w:val="005D7911"/>
    <w:rsid w:val="005E02D6"/>
    <w:rsid w:val="005E0810"/>
    <w:rsid w:val="005E38E2"/>
    <w:rsid w:val="005E3FDC"/>
    <w:rsid w:val="005E49C0"/>
    <w:rsid w:val="005E7144"/>
    <w:rsid w:val="005F09C3"/>
    <w:rsid w:val="005F145D"/>
    <w:rsid w:val="005F3BF8"/>
    <w:rsid w:val="005F44A3"/>
    <w:rsid w:val="005F4C35"/>
    <w:rsid w:val="005F5326"/>
    <w:rsid w:val="005F6737"/>
    <w:rsid w:val="005F6B5D"/>
    <w:rsid w:val="005F6E7D"/>
    <w:rsid w:val="005F75D4"/>
    <w:rsid w:val="006007AA"/>
    <w:rsid w:val="00600D67"/>
    <w:rsid w:val="006026A6"/>
    <w:rsid w:val="0060303A"/>
    <w:rsid w:val="006045A3"/>
    <w:rsid w:val="00605CBB"/>
    <w:rsid w:val="00606830"/>
    <w:rsid w:val="006078A6"/>
    <w:rsid w:val="006112FC"/>
    <w:rsid w:val="00611DDF"/>
    <w:rsid w:val="006127B9"/>
    <w:rsid w:val="006148AA"/>
    <w:rsid w:val="00615AA5"/>
    <w:rsid w:val="00615ACC"/>
    <w:rsid w:val="00615B1D"/>
    <w:rsid w:val="00621338"/>
    <w:rsid w:val="00623DF3"/>
    <w:rsid w:val="006267DD"/>
    <w:rsid w:val="00626E8F"/>
    <w:rsid w:val="006307C0"/>
    <w:rsid w:val="00630911"/>
    <w:rsid w:val="006327A1"/>
    <w:rsid w:val="006332EA"/>
    <w:rsid w:val="006338C0"/>
    <w:rsid w:val="00636542"/>
    <w:rsid w:val="0064185C"/>
    <w:rsid w:val="0064583B"/>
    <w:rsid w:val="006459A7"/>
    <w:rsid w:val="0064642E"/>
    <w:rsid w:val="00647EB4"/>
    <w:rsid w:val="00650D06"/>
    <w:rsid w:val="00651137"/>
    <w:rsid w:val="00653C42"/>
    <w:rsid w:val="00654D75"/>
    <w:rsid w:val="00656602"/>
    <w:rsid w:val="00656FE0"/>
    <w:rsid w:val="006579D5"/>
    <w:rsid w:val="00657E63"/>
    <w:rsid w:val="006612A4"/>
    <w:rsid w:val="00661E43"/>
    <w:rsid w:val="00665AD2"/>
    <w:rsid w:val="00666063"/>
    <w:rsid w:val="00666A57"/>
    <w:rsid w:val="00666CBC"/>
    <w:rsid w:val="00667734"/>
    <w:rsid w:val="00667D6C"/>
    <w:rsid w:val="00671122"/>
    <w:rsid w:val="00671595"/>
    <w:rsid w:val="00671E6A"/>
    <w:rsid w:val="00674773"/>
    <w:rsid w:val="00677A74"/>
    <w:rsid w:val="00680289"/>
    <w:rsid w:val="00680DF0"/>
    <w:rsid w:val="006810AA"/>
    <w:rsid w:val="00681347"/>
    <w:rsid w:val="0068437A"/>
    <w:rsid w:val="006858C3"/>
    <w:rsid w:val="006867D5"/>
    <w:rsid w:val="00687A36"/>
    <w:rsid w:val="00692824"/>
    <w:rsid w:val="00692CAA"/>
    <w:rsid w:val="006931F7"/>
    <w:rsid w:val="006932F0"/>
    <w:rsid w:val="0069462D"/>
    <w:rsid w:val="00695DEB"/>
    <w:rsid w:val="00696C17"/>
    <w:rsid w:val="006A1D77"/>
    <w:rsid w:val="006A1EEA"/>
    <w:rsid w:val="006A2FCE"/>
    <w:rsid w:val="006A33F2"/>
    <w:rsid w:val="006A3EA9"/>
    <w:rsid w:val="006A4276"/>
    <w:rsid w:val="006A4317"/>
    <w:rsid w:val="006A585E"/>
    <w:rsid w:val="006B08E0"/>
    <w:rsid w:val="006B0C6D"/>
    <w:rsid w:val="006B2884"/>
    <w:rsid w:val="006B653B"/>
    <w:rsid w:val="006B7253"/>
    <w:rsid w:val="006B796E"/>
    <w:rsid w:val="006B7BC2"/>
    <w:rsid w:val="006B7C2D"/>
    <w:rsid w:val="006C06FC"/>
    <w:rsid w:val="006C3EB3"/>
    <w:rsid w:val="006C4663"/>
    <w:rsid w:val="006C5935"/>
    <w:rsid w:val="006C6E33"/>
    <w:rsid w:val="006D015B"/>
    <w:rsid w:val="006D05DD"/>
    <w:rsid w:val="006D2988"/>
    <w:rsid w:val="006D401D"/>
    <w:rsid w:val="006D4058"/>
    <w:rsid w:val="006D581E"/>
    <w:rsid w:val="006D5D41"/>
    <w:rsid w:val="006D65E6"/>
    <w:rsid w:val="006D670A"/>
    <w:rsid w:val="006D6A81"/>
    <w:rsid w:val="006D7F75"/>
    <w:rsid w:val="006E1777"/>
    <w:rsid w:val="006E2D84"/>
    <w:rsid w:val="006E46DF"/>
    <w:rsid w:val="006E5C91"/>
    <w:rsid w:val="006E643F"/>
    <w:rsid w:val="006E6482"/>
    <w:rsid w:val="006E662E"/>
    <w:rsid w:val="006E7407"/>
    <w:rsid w:val="006E7FE7"/>
    <w:rsid w:val="006F1ADA"/>
    <w:rsid w:val="006F5BAE"/>
    <w:rsid w:val="006F6C78"/>
    <w:rsid w:val="00702349"/>
    <w:rsid w:val="00702D4A"/>
    <w:rsid w:val="007045AE"/>
    <w:rsid w:val="0070585B"/>
    <w:rsid w:val="007058CB"/>
    <w:rsid w:val="00707618"/>
    <w:rsid w:val="007108F8"/>
    <w:rsid w:val="00710D9F"/>
    <w:rsid w:val="00711962"/>
    <w:rsid w:val="007121CB"/>
    <w:rsid w:val="00714909"/>
    <w:rsid w:val="0071504C"/>
    <w:rsid w:val="007152DE"/>
    <w:rsid w:val="007153BE"/>
    <w:rsid w:val="00715436"/>
    <w:rsid w:val="00716464"/>
    <w:rsid w:val="00717034"/>
    <w:rsid w:val="0071737B"/>
    <w:rsid w:val="00717544"/>
    <w:rsid w:val="0072044E"/>
    <w:rsid w:val="00720E22"/>
    <w:rsid w:val="00721995"/>
    <w:rsid w:val="00722B4F"/>
    <w:rsid w:val="0072386B"/>
    <w:rsid w:val="00730EA7"/>
    <w:rsid w:val="0073260A"/>
    <w:rsid w:val="00733659"/>
    <w:rsid w:val="0073472B"/>
    <w:rsid w:val="00734A53"/>
    <w:rsid w:val="00734B83"/>
    <w:rsid w:val="00735336"/>
    <w:rsid w:val="0073537A"/>
    <w:rsid w:val="007375E8"/>
    <w:rsid w:val="007378E9"/>
    <w:rsid w:val="00741901"/>
    <w:rsid w:val="00743395"/>
    <w:rsid w:val="007459BD"/>
    <w:rsid w:val="0074626E"/>
    <w:rsid w:val="00746A3D"/>
    <w:rsid w:val="00747833"/>
    <w:rsid w:val="00750DCB"/>
    <w:rsid w:val="00751E46"/>
    <w:rsid w:val="00752897"/>
    <w:rsid w:val="00753A6B"/>
    <w:rsid w:val="007550B5"/>
    <w:rsid w:val="00755207"/>
    <w:rsid w:val="00755487"/>
    <w:rsid w:val="00756C3A"/>
    <w:rsid w:val="007577B6"/>
    <w:rsid w:val="00757E4F"/>
    <w:rsid w:val="00760C95"/>
    <w:rsid w:val="00762245"/>
    <w:rsid w:val="007635EE"/>
    <w:rsid w:val="00764E74"/>
    <w:rsid w:val="00765109"/>
    <w:rsid w:val="007659EA"/>
    <w:rsid w:val="00766E3E"/>
    <w:rsid w:val="00767570"/>
    <w:rsid w:val="00767E0A"/>
    <w:rsid w:val="007716A5"/>
    <w:rsid w:val="00775246"/>
    <w:rsid w:val="00775D92"/>
    <w:rsid w:val="0077672F"/>
    <w:rsid w:val="00776F7E"/>
    <w:rsid w:val="007778E1"/>
    <w:rsid w:val="00777EFB"/>
    <w:rsid w:val="007801F2"/>
    <w:rsid w:val="007818FE"/>
    <w:rsid w:val="00781B07"/>
    <w:rsid w:val="0078266E"/>
    <w:rsid w:val="00782A14"/>
    <w:rsid w:val="00783861"/>
    <w:rsid w:val="007876A7"/>
    <w:rsid w:val="00791348"/>
    <w:rsid w:val="007917B9"/>
    <w:rsid w:val="00791DE0"/>
    <w:rsid w:val="007934EA"/>
    <w:rsid w:val="00797DFA"/>
    <w:rsid w:val="007A114A"/>
    <w:rsid w:val="007A41F0"/>
    <w:rsid w:val="007A4586"/>
    <w:rsid w:val="007A5EB7"/>
    <w:rsid w:val="007A6EB1"/>
    <w:rsid w:val="007A7583"/>
    <w:rsid w:val="007A7A42"/>
    <w:rsid w:val="007B308D"/>
    <w:rsid w:val="007B3459"/>
    <w:rsid w:val="007B549A"/>
    <w:rsid w:val="007B5650"/>
    <w:rsid w:val="007B6270"/>
    <w:rsid w:val="007B62BF"/>
    <w:rsid w:val="007B6BB5"/>
    <w:rsid w:val="007B735C"/>
    <w:rsid w:val="007B7452"/>
    <w:rsid w:val="007C0A1A"/>
    <w:rsid w:val="007C30E5"/>
    <w:rsid w:val="007C74DE"/>
    <w:rsid w:val="007C7A03"/>
    <w:rsid w:val="007C7AEF"/>
    <w:rsid w:val="007D02EA"/>
    <w:rsid w:val="007D06CF"/>
    <w:rsid w:val="007D103A"/>
    <w:rsid w:val="007D1829"/>
    <w:rsid w:val="007D252A"/>
    <w:rsid w:val="007D30BE"/>
    <w:rsid w:val="007D359F"/>
    <w:rsid w:val="007D37DB"/>
    <w:rsid w:val="007D6709"/>
    <w:rsid w:val="007D6996"/>
    <w:rsid w:val="007E158E"/>
    <w:rsid w:val="007E2A1A"/>
    <w:rsid w:val="007E320E"/>
    <w:rsid w:val="007E3897"/>
    <w:rsid w:val="007E3B5E"/>
    <w:rsid w:val="007E6BA1"/>
    <w:rsid w:val="007E7A8E"/>
    <w:rsid w:val="007F4591"/>
    <w:rsid w:val="007F628D"/>
    <w:rsid w:val="007F703F"/>
    <w:rsid w:val="008009F1"/>
    <w:rsid w:val="00800D06"/>
    <w:rsid w:val="00801F5E"/>
    <w:rsid w:val="008021E8"/>
    <w:rsid w:val="00802452"/>
    <w:rsid w:val="00804527"/>
    <w:rsid w:val="00804B4C"/>
    <w:rsid w:val="00806D7B"/>
    <w:rsid w:val="00810DC6"/>
    <w:rsid w:val="00810E6D"/>
    <w:rsid w:val="00811607"/>
    <w:rsid w:val="00811FE3"/>
    <w:rsid w:val="00814838"/>
    <w:rsid w:val="00815F35"/>
    <w:rsid w:val="008218B2"/>
    <w:rsid w:val="008221E6"/>
    <w:rsid w:val="00822F77"/>
    <w:rsid w:val="00823AB9"/>
    <w:rsid w:val="00824036"/>
    <w:rsid w:val="0082468D"/>
    <w:rsid w:val="008248E9"/>
    <w:rsid w:val="008254A6"/>
    <w:rsid w:val="00827F2A"/>
    <w:rsid w:val="00827FCE"/>
    <w:rsid w:val="0083031F"/>
    <w:rsid w:val="008318B3"/>
    <w:rsid w:val="008323FD"/>
    <w:rsid w:val="008331E1"/>
    <w:rsid w:val="008342B5"/>
    <w:rsid w:val="008365C2"/>
    <w:rsid w:val="00836A3E"/>
    <w:rsid w:val="00837825"/>
    <w:rsid w:val="00837D79"/>
    <w:rsid w:val="00840FC4"/>
    <w:rsid w:val="00840FFA"/>
    <w:rsid w:val="00841A62"/>
    <w:rsid w:val="00842073"/>
    <w:rsid w:val="00842265"/>
    <w:rsid w:val="00845C8E"/>
    <w:rsid w:val="008469A9"/>
    <w:rsid w:val="00846AD7"/>
    <w:rsid w:val="00847F79"/>
    <w:rsid w:val="0085121D"/>
    <w:rsid w:val="00852CDB"/>
    <w:rsid w:val="00852D9F"/>
    <w:rsid w:val="00852E71"/>
    <w:rsid w:val="008557DD"/>
    <w:rsid w:val="0085651F"/>
    <w:rsid w:val="00856F11"/>
    <w:rsid w:val="00857EEC"/>
    <w:rsid w:val="008603EC"/>
    <w:rsid w:val="00861755"/>
    <w:rsid w:val="00862081"/>
    <w:rsid w:val="00863C2B"/>
    <w:rsid w:val="00864AC7"/>
    <w:rsid w:val="00864E21"/>
    <w:rsid w:val="0086522C"/>
    <w:rsid w:val="008656A4"/>
    <w:rsid w:val="008657BA"/>
    <w:rsid w:val="008709F8"/>
    <w:rsid w:val="00870FD4"/>
    <w:rsid w:val="0087267A"/>
    <w:rsid w:val="00874E30"/>
    <w:rsid w:val="008755E1"/>
    <w:rsid w:val="00875DC5"/>
    <w:rsid w:val="00876474"/>
    <w:rsid w:val="00880DCC"/>
    <w:rsid w:val="00881F98"/>
    <w:rsid w:val="008824CC"/>
    <w:rsid w:val="00882DA2"/>
    <w:rsid w:val="00884B4E"/>
    <w:rsid w:val="00884BEF"/>
    <w:rsid w:val="00884F30"/>
    <w:rsid w:val="00885B3D"/>
    <w:rsid w:val="008869C7"/>
    <w:rsid w:val="0088750E"/>
    <w:rsid w:val="00891145"/>
    <w:rsid w:val="0089132F"/>
    <w:rsid w:val="00891721"/>
    <w:rsid w:val="00891B67"/>
    <w:rsid w:val="008929C7"/>
    <w:rsid w:val="00893613"/>
    <w:rsid w:val="00893F1F"/>
    <w:rsid w:val="00894500"/>
    <w:rsid w:val="008946BF"/>
    <w:rsid w:val="008A11A2"/>
    <w:rsid w:val="008A2655"/>
    <w:rsid w:val="008A3429"/>
    <w:rsid w:val="008A464B"/>
    <w:rsid w:val="008A53C6"/>
    <w:rsid w:val="008A5836"/>
    <w:rsid w:val="008A67D7"/>
    <w:rsid w:val="008B0733"/>
    <w:rsid w:val="008B160A"/>
    <w:rsid w:val="008B1BB1"/>
    <w:rsid w:val="008B2B62"/>
    <w:rsid w:val="008B46A5"/>
    <w:rsid w:val="008B470A"/>
    <w:rsid w:val="008B502A"/>
    <w:rsid w:val="008B5364"/>
    <w:rsid w:val="008B74B9"/>
    <w:rsid w:val="008C0ADF"/>
    <w:rsid w:val="008C2A4B"/>
    <w:rsid w:val="008C3781"/>
    <w:rsid w:val="008C4D78"/>
    <w:rsid w:val="008C50C5"/>
    <w:rsid w:val="008C50E0"/>
    <w:rsid w:val="008D0491"/>
    <w:rsid w:val="008D144F"/>
    <w:rsid w:val="008D1D79"/>
    <w:rsid w:val="008D29B7"/>
    <w:rsid w:val="008D5C0F"/>
    <w:rsid w:val="008D7045"/>
    <w:rsid w:val="008E0E3F"/>
    <w:rsid w:val="008E11DA"/>
    <w:rsid w:val="008E1332"/>
    <w:rsid w:val="008E2F62"/>
    <w:rsid w:val="008E3E7C"/>
    <w:rsid w:val="008E405A"/>
    <w:rsid w:val="008E4EA2"/>
    <w:rsid w:val="008E5DF4"/>
    <w:rsid w:val="008E5F87"/>
    <w:rsid w:val="008F0AD3"/>
    <w:rsid w:val="008F1E51"/>
    <w:rsid w:val="008F2E24"/>
    <w:rsid w:val="008F3592"/>
    <w:rsid w:val="008F38FE"/>
    <w:rsid w:val="008F7870"/>
    <w:rsid w:val="008F7F90"/>
    <w:rsid w:val="00900787"/>
    <w:rsid w:val="00910A19"/>
    <w:rsid w:val="00911EA1"/>
    <w:rsid w:val="009121F9"/>
    <w:rsid w:val="00912309"/>
    <w:rsid w:val="009129EF"/>
    <w:rsid w:val="009145AA"/>
    <w:rsid w:val="00914C80"/>
    <w:rsid w:val="00914F16"/>
    <w:rsid w:val="00916E84"/>
    <w:rsid w:val="00917893"/>
    <w:rsid w:val="00920A1B"/>
    <w:rsid w:val="00920D74"/>
    <w:rsid w:val="009223E1"/>
    <w:rsid w:val="009228EC"/>
    <w:rsid w:val="00922C35"/>
    <w:rsid w:val="00924B58"/>
    <w:rsid w:val="00925ED2"/>
    <w:rsid w:val="00926608"/>
    <w:rsid w:val="009278BF"/>
    <w:rsid w:val="00927B02"/>
    <w:rsid w:val="00927FB1"/>
    <w:rsid w:val="00930E14"/>
    <w:rsid w:val="009329CC"/>
    <w:rsid w:val="00932B9C"/>
    <w:rsid w:val="00934CBA"/>
    <w:rsid w:val="00934EB4"/>
    <w:rsid w:val="0093603C"/>
    <w:rsid w:val="00936B9E"/>
    <w:rsid w:val="0093702F"/>
    <w:rsid w:val="0094068D"/>
    <w:rsid w:val="0094079A"/>
    <w:rsid w:val="0094089A"/>
    <w:rsid w:val="00941789"/>
    <w:rsid w:val="009422D4"/>
    <w:rsid w:val="009439DB"/>
    <w:rsid w:val="00945176"/>
    <w:rsid w:val="00946439"/>
    <w:rsid w:val="00947FED"/>
    <w:rsid w:val="009503C5"/>
    <w:rsid w:val="00951649"/>
    <w:rsid w:val="00951A8F"/>
    <w:rsid w:val="00952D58"/>
    <w:rsid w:val="009545DB"/>
    <w:rsid w:val="00956141"/>
    <w:rsid w:val="0096131B"/>
    <w:rsid w:val="00961F14"/>
    <w:rsid w:val="009620A6"/>
    <w:rsid w:val="009623BD"/>
    <w:rsid w:val="009635F8"/>
    <w:rsid w:val="009638C4"/>
    <w:rsid w:val="00963C17"/>
    <w:rsid w:val="009642C0"/>
    <w:rsid w:val="00964BD4"/>
    <w:rsid w:val="00964F88"/>
    <w:rsid w:val="00967CF6"/>
    <w:rsid w:val="00967F5E"/>
    <w:rsid w:val="00971B2F"/>
    <w:rsid w:val="00971DCE"/>
    <w:rsid w:val="0097375A"/>
    <w:rsid w:val="009737D3"/>
    <w:rsid w:val="00974B12"/>
    <w:rsid w:val="009755DC"/>
    <w:rsid w:val="009758B7"/>
    <w:rsid w:val="0097674D"/>
    <w:rsid w:val="00976DD0"/>
    <w:rsid w:val="009809C9"/>
    <w:rsid w:val="00982A20"/>
    <w:rsid w:val="00983071"/>
    <w:rsid w:val="009857D7"/>
    <w:rsid w:val="009861A2"/>
    <w:rsid w:val="00986DA7"/>
    <w:rsid w:val="0099011F"/>
    <w:rsid w:val="009905D3"/>
    <w:rsid w:val="00990FF1"/>
    <w:rsid w:val="009922FC"/>
    <w:rsid w:val="009923E0"/>
    <w:rsid w:val="00992CAF"/>
    <w:rsid w:val="0099350D"/>
    <w:rsid w:val="009935A5"/>
    <w:rsid w:val="009938DE"/>
    <w:rsid w:val="00995402"/>
    <w:rsid w:val="00995468"/>
    <w:rsid w:val="009958F1"/>
    <w:rsid w:val="00997A37"/>
    <w:rsid w:val="00997FF2"/>
    <w:rsid w:val="009A051F"/>
    <w:rsid w:val="009A1AA0"/>
    <w:rsid w:val="009A1ED4"/>
    <w:rsid w:val="009A240D"/>
    <w:rsid w:val="009A2E68"/>
    <w:rsid w:val="009A55EA"/>
    <w:rsid w:val="009A5DCA"/>
    <w:rsid w:val="009A6C71"/>
    <w:rsid w:val="009A7DF7"/>
    <w:rsid w:val="009B01FB"/>
    <w:rsid w:val="009B098B"/>
    <w:rsid w:val="009B1E8D"/>
    <w:rsid w:val="009B59E8"/>
    <w:rsid w:val="009B5CEE"/>
    <w:rsid w:val="009B62DB"/>
    <w:rsid w:val="009B797F"/>
    <w:rsid w:val="009C01AB"/>
    <w:rsid w:val="009C074A"/>
    <w:rsid w:val="009C16A0"/>
    <w:rsid w:val="009C2368"/>
    <w:rsid w:val="009C2FFA"/>
    <w:rsid w:val="009C4187"/>
    <w:rsid w:val="009C6AA9"/>
    <w:rsid w:val="009C6B77"/>
    <w:rsid w:val="009C6EFB"/>
    <w:rsid w:val="009C7810"/>
    <w:rsid w:val="009C7B63"/>
    <w:rsid w:val="009D120A"/>
    <w:rsid w:val="009D1C65"/>
    <w:rsid w:val="009D3246"/>
    <w:rsid w:val="009D3BBC"/>
    <w:rsid w:val="009D4E80"/>
    <w:rsid w:val="009D50E3"/>
    <w:rsid w:val="009D680C"/>
    <w:rsid w:val="009D69B6"/>
    <w:rsid w:val="009D7A37"/>
    <w:rsid w:val="009E014D"/>
    <w:rsid w:val="009E03A0"/>
    <w:rsid w:val="009E0472"/>
    <w:rsid w:val="009E1425"/>
    <w:rsid w:val="009E3919"/>
    <w:rsid w:val="009E421C"/>
    <w:rsid w:val="009E4EA6"/>
    <w:rsid w:val="009E4EE2"/>
    <w:rsid w:val="009E559C"/>
    <w:rsid w:val="009E60F4"/>
    <w:rsid w:val="009F02E8"/>
    <w:rsid w:val="009F09DC"/>
    <w:rsid w:val="009F0F54"/>
    <w:rsid w:val="009F1136"/>
    <w:rsid w:val="009F1BA3"/>
    <w:rsid w:val="009F1D51"/>
    <w:rsid w:val="009F3D6A"/>
    <w:rsid w:val="009F4551"/>
    <w:rsid w:val="009F490E"/>
    <w:rsid w:val="009F57D2"/>
    <w:rsid w:val="009F59D0"/>
    <w:rsid w:val="009F69CB"/>
    <w:rsid w:val="009F77E7"/>
    <w:rsid w:val="009F7C6C"/>
    <w:rsid w:val="009F7FBA"/>
    <w:rsid w:val="00A0086E"/>
    <w:rsid w:val="00A011DD"/>
    <w:rsid w:val="00A0121A"/>
    <w:rsid w:val="00A02414"/>
    <w:rsid w:val="00A02B63"/>
    <w:rsid w:val="00A02B77"/>
    <w:rsid w:val="00A04EBB"/>
    <w:rsid w:val="00A078FB"/>
    <w:rsid w:val="00A12131"/>
    <w:rsid w:val="00A1316D"/>
    <w:rsid w:val="00A1464B"/>
    <w:rsid w:val="00A14A42"/>
    <w:rsid w:val="00A14B95"/>
    <w:rsid w:val="00A14D94"/>
    <w:rsid w:val="00A15DA7"/>
    <w:rsid w:val="00A1651E"/>
    <w:rsid w:val="00A17EBC"/>
    <w:rsid w:val="00A201FA"/>
    <w:rsid w:val="00A20E13"/>
    <w:rsid w:val="00A21958"/>
    <w:rsid w:val="00A2211D"/>
    <w:rsid w:val="00A24309"/>
    <w:rsid w:val="00A24B70"/>
    <w:rsid w:val="00A25216"/>
    <w:rsid w:val="00A25F9D"/>
    <w:rsid w:val="00A2662D"/>
    <w:rsid w:val="00A26DC3"/>
    <w:rsid w:val="00A33709"/>
    <w:rsid w:val="00A3433D"/>
    <w:rsid w:val="00A349CC"/>
    <w:rsid w:val="00A356DA"/>
    <w:rsid w:val="00A359A7"/>
    <w:rsid w:val="00A35E7A"/>
    <w:rsid w:val="00A3660A"/>
    <w:rsid w:val="00A36CC9"/>
    <w:rsid w:val="00A407DC"/>
    <w:rsid w:val="00A40CF6"/>
    <w:rsid w:val="00A40F55"/>
    <w:rsid w:val="00A41B79"/>
    <w:rsid w:val="00A42685"/>
    <w:rsid w:val="00A443C1"/>
    <w:rsid w:val="00A444D9"/>
    <w:rsid w:val="00A448F6"/>
    <w:rsid w:val="00A46270"/>
    <w:rsid w:val="00A46D95"/>
    <w:rsid w:val="00A46E64"/>
    <w:rsid w:val="00A4728D"/>
    <w:rsid w:val="00A47B7C"/>
    <w:rsid w:val="00A53A2B"/>
    <w:rsid w:val="00A53E64"/>
    <w:rsid w:val="00A54E9A"/>
    <w:rsid w:val="00A55AE0"/>
    <w:rsid w:val="00A5735A"/>
    <w:rsid w:val="00A6005E"/>
    <w:rsid w:val="00A60448"/>
    <w:rsid w:val="00A60CB4"/>
    <w:rsid w:val="00A61E66"/>
    <w:rsid w:val="00A626CB"/>
    <w:rsid w:val="00A62EE9"/>
    <w:rsid w:val="00A63795"/>
    <w:rsid w:val="00A6396B"/>
    <w:rsid w:val="00A639DB"/>
    <w:rsid w:val="00A63D21"/>
    <w:rsid w:val="00A65822"/>
    <w:rsid w:val="00A65AD8"/>
    <w:rsid w:val="00A66A3E"/>
    <w:rsid w:val="00A66D52"/>
    <w:rsid w:val="00A672FD"/>
    <w:rsid w:val="00A6745B"/>
    <w:rsid w:val="00A67549"/>
    <w:rsid w:val="00A67CB1"/>
    <w:rsid w:val="00A67DF6"/>
    <w:rsid w:val="00A7130A"/>
    <w:rsid w:val="00A716E7"/>
    <w:rsid w:val="00A72E8A"/>
    <w:rsid w:val="00A73DCB"/>
    <w:rsid w:val="00A7487C"/>
    <w:rsid w:val="00A74A24"/>
    <w:rsid w:val="00A74D76"/>
    <w:rsid w:val="00A763CC"/>
    <w:rsid w:val="00A764FE"/>
    <w:rsid w:val="00A7720C"/>
    <w:rsid w:val="00A77229"/>
    <w:rsid w:val="00A80429"/>
    <w:rsid w:val="00A80AB9"/>
    <w:rsid w:val="00A80AD2"/>
    <w:rsid w:val="00A80D65"/>
    <w:rsid w:val="00A81121"/>
    <w:rsid w:val="00A814A6"/>
    <w:rsid w:val="00A82C17"/>
    <w:rsid w:val="00A8454F"/>
    <w:rsid w:val="00A85EE2"/>
    <w:rsid w:val="00A86167"/>
    <w:rsid w:val="00A86222"/>
    <w:rsid w:val="00A91EDF"/>
    <w:rsid w:val="00A92614"/>
    <w:rsid w:val="00A92D60"/>
    <w:rsid w:val="00A93F1C"/>
    <w:rsid w:val="00A964E6"/>
    <w:rsid w:val="00A97A8F"/>
    <w:rsid w:val="00AA09E8"/>
    <w:rsid w:val="00AA13C5"/>
    <w:rsid w:val="00AA148D"/>
    <w:rsid w:val="00AA17F9"/>
    <w:rsid w:val="00AA2DC3"/>
    <w:rsid w:val="00AA4435"/>
    <w:rsid w:val="00AA548A"/>
    <w:rsid w:val="00AA5728"/>
    <w:rsid w:val="00AA67C9"/>
    <w:rsid w:val="00AA682B"/>
    <w:rsid w:val="00AB0016"/>
    <w:rsid w:val="00AB0BE2"/>
    <w:rsid w:val="00AB178B"/>
    <w:rsid w:val="00AB3486"/>
    <w:rsid w:val="00AB55E5"/>
    <w:rsid w:val="00AB7CDA"/>
    <w:rsid w:val="00AC0D9E"/>
    <w:rsid w:val="00AC0E42"/>
    <w:rsid w:val="00AC2CA9"/>
    <w:rsid w:val="00AC3D60"/>
    <w:rsid w:val="00AC635E"/>
    <w:rsid w:val="00AC7A8B"/>
    <w:rsid w:val="00AD1A65"/>
    <w:rsid w:val="00AD1F3B"/>
    <w:rsid w:val="00AD24C8"/>
    <w:rsid w:val="00AD29D0"/>
    <w:rsid w:val="00AD4EC8"/>
    <w:rsid w:val="00AD65F6"/>
    <w:rsid w:val="00AD6F83"/>
    <w:rsid w:val="00AE016D"/>
    <w:rsid w:val="00AE0922"/>
    <w:rsid w:val="00AE1E5A"/>
    <w:rsid w:val="00AE2712"/>
    <w:rsid w:val="00AE2C44"/>
    <w:rsid w:val="00AE3BC4"/>
    <w:rsid w:val="00AE3DFB"/>
    <w:rsid w:val="00AE4F90"/>
    <w:rsid w:val="00AE6097"/>
    <w:rsid w:val="00AF0306"/>
    <w:rsid w:val="00AF0E71"/>
    <w:rsid w:val="00AF1C0C"/>
    <w:rsid w:val="00AF3991"/>
    <w:rsid w:val="00AF40E1"/>
    <w:rsid w:val="00AF5084"/>
    <w:rsid w:val="00AF55EC"/>
    <w:rsid w:val="00AF76F5"/>
    <w:rsid w:val="00B008D2"/>
    <w:rsid w:val="00B0140E"/>
    <w:rsid w:val="00B0233B"/>
    <w:rsid w:val="00B023D8"/>
    <w:rsid w:val="00B04A4D"/>
    <w:rsid w:val="00B05E4B"/>
    <w:rsid w:val="00B07129"/>
    <w:rsid w:val="00B12156"/>
    <w:rsid w:val="00B121D1"/>
    <w:rsid w:val="00B13204"/>
    <w:rsid w:val="00B14530"/>
    <w:rsid w:val="00B15175"/>
    <w:rsid w:val="00B15815"/>
    <w:rsid w:val="00B1668A"/>
    <w:rsid w:val="00B17A58"/>
    <w:rsid w:val="00B17C72"/>
    <w:rsid w:val="00B214E3"/>
    <w:rsid w:val="00B2350D"/>
    <w:rsid w:val="00B238AA"/>
    <w:rsid w:val="00B2405D"/>
    <w:rsid w:val="00B24146"/>
    <w:rsid w:val="00B2556C"/>
    <w:rsid w:val="00B26B9F"/>
    <w:rsid w:val="00B27E56"/>
    <w:rsid w:val="00B316EF"/>
    <w:rsid w:val="00B32316"/>
    <w:rsid w:val="00B33DCF"/>
    <w:rsid w:val="00B34905"/>
    <w:rsid w:val="00B34C3E"/>
    <w:rsid w:val="00B3560E"/>
    <w:rsid w:val="00B37CD5"/>
    <w:rsid w:val="00B42B1C"/>
    <w:rsid w:val="00B473B1"/>
    <w:rsid w:val="00B513A7"/>
    <w:rsid w:val="00B52BD6"/>
    <w:rsid w:val="00B53081"/>
    <w:rsid w:val="00B53FB4"/>
    <w:rsid w:val="00B553BC"/>
    <w:rsid w:val="00B572FF"/>
    <w:rsid w:val="00B5786C"/>
    <w:rsid w:val="00B615EF"/>
    <w:rsid w:val="00B6183C"/>
    <w:rsid w:val="00B61956"/>
    <w:rsid w:val="00B62BA3"/>
    <w:rsid w:val="00B62F4B"/>
    <w:rsid w:val="00B63D19"/>
    <w:rsid w:val="00B66489"/>
    <w:rsid w:val="00B666BB"/>
    <w:rsid w:val="00B702C2"/>
    <w:rsid w:val="00B710B6"/>
    <w:rsid w:val="00B71474"/>
    <w:rsid w:val="00B71574"/>
    <w:rsid w:val="00B74647"/>
    <w:rsid w:val="00B74987"/>
    <w:rsid w:val="00B74A1C"/>
    <w:rsid w:val="00B74DFE"/>
    <w:rsid w:val="00B756CC"/>
    <w:rsid w:val="00B759AA"/>
    <w:rsid w:val="00B76EFE"/>
    <w:rsid w:val="00B778BC"/>
    <w:rsid w:val="00B81CCD"/>
    <w:rsid w:val="00B81F4A"/>
    <w:rsid w:val="00B849C9"/>
    <w:rsid w:val="00B858CD"/>
    <w:rsid w:val="00B85B8D"/>
    <w:rsid w:val="00B8621C"/>
    <w:rsid w:val="00B90171"/>
    <w:rsid w:val="00B91B14"/>
    <w:rsid w:val="00B922C7"/>
    <w:rsid w:val="00B92572"/>
    <w:rsid w:val="00B92D36"/>
    <w:rsid w:val="00B93423"/>
    <w:rsid w:val="00B93456"/>
    <w:rsid w:val="00B9348F"/>
    <w:rsid w:val="00B9463B"/>
    <w:rsid w:val="00B951FE"/>
    <w:rsid w:val="00B954C4"/>
    <w:rsid w:val="00B9559D"/>
    <w:rsid w:val="00B961EA"/>
    <w:rsid w:val="00B96721"/>
    <w:rsid w:val="00B96AF8"/>
    <w:rsid w:val="00B9776E"/>
    <w:rsid w:val="00B97EFA"/>
    <w:rsid w:val="00BA0974"/>
    <w:rsid w:val="00BA1534"/>
    <w:rsid w:val="00BA262C"/>
    <w:rsid w:val="00BA453E"/>
    <w:rsid w:val="00BA4DD9"/>
    <w:rsid w:val="00BA57A5"/>
    <w:rsid w:val="00BA6224"/>
    <w:rsid w:val="00BA6325"/>
    <w:rsid w:val="00BA6E00"/>
    <w:rsid w:val="00BA7A85"/>
    <w:rsid w:val="00BA7D6A"/>
    <w:rsid w:val="00BA7E6E"/>
    <w:rsid w:val="00BB02FD"/>
    <w:rsid w:val="00BB0887"/>
    <w:rsid w:val="00BB1B6E"/>
    <w:rsid w:val="00BB2640"/>
    <w:rsid w:val="00BB2C8D"/>
    <w:rsid w:val="00BB3537"/>
    <w:rsid w:val="00BB42D5"/>
    <w:rsid w:val="00BB50AE"/>
    <w:rsid w:val="00BB5EB7"/>
    <w:rsid w:val="00BC00AD"/>
    <w:rsid w:val="00BC1470"/>
    <w:rsid w:val="00BC1737"/>
    <w:rsid w:val="00BC1EF6"/>
    <w:rsid w:val="00BC30FA"/>
    <w:rsid w:val="00BC31F8"/>
    <w:rsid w:val="00BC335D"/>
    <w:rsid w:val="00BC3905"/>
    <w:rsid w:val="00BC3F4C"/>
    <w:rsid w:val="00BC4696"/>
    <w:rsid w:val="00BC4C8A"/>
    <w:rsid w:val="00BC7531"/>
    <w:rsid w:val="00BD1472"/>
    <w:rsid w:val="00BD16DE"/>
    <w:rsid w:val="00BD4479"/>
    <w:rsid w:val="00BD5224"/>
    <w:rsid w:val="00BD5996"/>
    <w:rsid w:val="00BD5F81"/>
    <w:rsid w:val="00BD6C34"/>
    <w:rsid w:val="00BD6F62"/>
    <w:rsid w:val="00BD7795"/>
    <w:rsid w:val="00BE290A"/>
    <w:rsid w:val="00BE2E57"/>
    <w:rsid w:val="00BE5BB0"/>
    <w:rsid w:val="00BE5E8A"/>
    <w:rsid w:val="00BE7657"/>
    <w:rsid w:val="00BF0A9F"/>
    <w:rsid w:val="00BF0EF0"/>
    <w:rsid w:val="00BF185C"/>
    <w:rsid w:val="00BF1C2D"/>
    <w:rsid w:val="00BF28F7"/>
    <w:rsid w:val="00BF311E"/>
    <w:rsid w:val="00BF35BA"/>
    <w:rsid w:val="00BF51C3"/>
    <w:rsid w:val="00BF5922"/>
    <w:rsid w:val="00BF5DC8"/>
    <w:rsid w:val="00BF5F9A"/>
    <w:rsid w:val="00BF64FC"/>
    <w:rsid w:val="00C0000F"/>
    <w:rsid w:val="00C0013C"/>
    <w:rsid w:val="00C00257"/>
    <w:rsid w:val="00C02551"/>
    <w:rsid w:val="00C02D95"/>
    <w:rsid w:val="00C04C36"/>
    <w:rsid w:val="00C05532"/>
    <w:rsid w:val="00C05789"/>
    <w:rsid w:val="00C0646E"/>
    <w:rsid w:val="00C07093"/>
    <w:rsid w:val="00C07A69"/>
    <w:rsid w:val="00C10459"/>
    <w:rsid w:val="00C107B5"/>
    <w:rsid w:val="00C13171"/>
    <w:rsid w:val="00C135F5"/>
    <w:rsid w:val="00C141FF"/>
    <w:rsid w:val="00C1432A"/>
    <w:rsid w:val="00C143BE"/>
    <w:rsid w:val="00C152C4"/>
    <w:rsid w:val="00C153B8"/>
    <w:rsid w:val="00C17B16"/>
    <w:rsid w:val="00C202B1"/>
    <w:rsid w:val="00C207A5"/>
    <w:rsid w:val="00C208A1"/>
    <w:rsid w:val="00C2286F"/>
    <w:rsid w:val="00C22877"/>
    <w:rsid w:val="00C22A09"/>
    <w:rsid w:val="00C23A4B"/>
    <w:rsid w:val="00C26156"/>
    <w:rsid w:val="00C2639B"/>
    <w:rsid w:val="00C271C0"/>
    <w:rsid w:val="00C302FC"/>
    <w:rsid w:val="00C3048B"/>
    <w:rsid w:val="00C348EB"/>
    <w:rsid w:val="00C34B92"/>
    <w:rsid w:val="00C35058"/>
    <w:rsid w:val="00C35093"/>
    <w:rsid w:val="00C36F3C"/>
    <w:rsid w:val="00C37DCF"/>
    <w:rsid w:val="00C40634"/>
    <w:rsid w:val="00C41D8A"/>
    <w:rsid w:val="00C42FC2"/>
    <w:rsid w:val="00C43B6B"/>
    <w:rsid w:val="00C44DAD"/>
    <w:rsid w:val="00C45ED4"/>
    <w:rsid w:val="00C46546"/>
    <w:rsid w:val="00C51C3D"/>
    <w:rsid w:val="00C52380"/>
    <w:rsid w:val="00C563FA"/>
    <w:rsid w:val="00C5672A"/>
    <w:rsid w:val="00C5752A"/>
    <w:rsid w:val="00C575E4"/>
    <w:rsid w:val="00C62435"/>
    <w:rsid w:val="00C63570"/>
    <w:rsid w:val="00C65040"/>
    <w:rsid w:val="00C65869"/>
    <w:rsid w:val="00C66FEC"/>
    <w:rsid w:val="00C67343"/>
    <w:rsid w:val="00C67572"/>
    <w:rsid w:val="00C71BC5"/>
    <w:rsid w:val="00C71ED5"/>
    <w:rsid w:val="00C72861"/>
    <w:rsid w:val="00C73763"/>
    <w:rsid w:val="00C73FC2"/>
    <w:rsid w:val="00C75A6F"/>
    <w:rsid w:val="00C76AF9"/>
    <w:rsid w:val="00C76F1D"/>
    <w:rsid w:val="00C81279"/>
    <w:rsid w:val="00C816A4"/>
    <w:rsid w:val="00C81D58"/>
    <w:rsid w:val="00C81DB9"/>
    <w:rsid w:val="00C82043"/>
    <w:rsid w:val="00C85F29"/>
    <w:rsid w:val="00C85F8F"/>
    <w:rsid w:val="00C873B6"/>
    <w:rsid w:val="00C874D0"/>
    <w:rsid w:val="00C87D30"/>
    <w:rsid w:val="00C906C2"/>
    <w:rsid w:val="00C91376"/>
    <w:rsid w:val="00C92371"/>
    <w:rsid w:val="00C93108"/>
    <w:rsid w:val="00C94F8D"/>
    <w:rsid w:val="00C9550A"/>
    <w:rsid w:val="00C9679F"/>
    <w:rsid w:val="00CA085B"/>
    <w:rsid w:val="00CA09B8"/>
    <w:rsid w:val="00CA1023"/>
    <w:rsid w:val="00CA23C3"/>
    <w:rsid w:val="00CA2997"/>
    <w:rsid w:val="00CA4563"/>
    <w:rsid w:val="00CA5932"/>
    <w:rsid w:val="00CA673C"/>
    <w:rsid w:val="00CA781E"/>
    <w:rsid w:val="00CB0D58"/>
    <w:rsid w:val="00CB16F6"/>
    <w:rsid w:val="00CB20AF"/>
    <w:rsid w:val="00CB223D"/>
    <w:rsid w:val="00CB30B5"/>
    <w:rsid w:val="00CB3168"/>
    <w:rsid w:val="00CB3630"/>
    <w:rsid w:val="00CB58EC"/>
    <w:rsid w:val="00CB5C8C"/>
    <w:rsid w:val="00CB6014"/>
    <w:rsid w:val="00CB7084"/>
    <w:rsid w:val="00CC039C"/>
    <w:rsid w:val="00CC36E4"/>
    <w:rsid w:val="00CC4E84"/>
    <w:rsid w:val="00CC56E0"/>
    <w:rsid w:val="00CC7D2C"/>
    <w:rsid w:val="00CD03F3"/>
    <w:rsid w:val="00CD2349"/>
    <w:rsid w:val="00CD2361"/>
    <w:rsid w:val="00CD28E5"/>
    <w:rsid w:val="00CD2C0E"/>
    <w:rsid w:val="00CD3B56"/>
    <w:rsid w:val="00CD3D3D"/>
    <w:rsid w:val="00CD5BF8"/>
    <w:rsid w:val="00CD6471"/>
    <w:rsid w:val="00CD77C2"/>
    <w:rsid w:val="00CE1EDC"/>
    <w:rsid w:val="00CE2414"/>
    <w:rsid w:val="00CE3546"/>
    <w:rsid w:val="00CE355A"/>
    <w:rsid w:val="00CF30D6"/>
    <w:rsid w:val="00CF46A3"/>
    <w:rsid w:val="00CF4D2A"/>
    <w:rsid w:val="00CF747D"/>
    <w:rsid w:val="00CF75F5"/>
    <w:rsid w:val="00CF7B2C"/>
    <w:rsid w:val="00D004D9"/>
    <w:rsid w:val="00D00B3A"/>
    <w:rsid w:val="00D00CF8"/>
    <w:rsid w:val="00D02324"/>
    <w:rsid w:val="00D02838"/>
    <w:rsid w:val="00D05770"/>
    <w:rsid w:val="00D05864"/>
    <w:rsid w:val="00D12135"/>
    <w:rsid w:val="00D14AF5"/>
    <w:rsid w:val="00D15A0A"/>
    <w:rsid w:val="00D1631A"/>
    <w:rsid w:val="00D17D3B"/>
    <w:rsid w:val="00D20E91"/>
    <w:rsid w:val="00D222E8"/>
    <w:rsid w:val="00D27908"/>
    <w:rsid w:val="00D308F8"/>
    <w:rsid w:val="00D3445F"/>
    <w:rsid w:val="00D34F10"/>
    <w:rsid w:val="00D37567"/>
    <w:rsid w:val="00D37F63"/>
    <w:rsid w:val="00D4179E"/>
    <w:rsid w:val="00D42C41"/>
    <w:rsid w:val="00D433AE"/>
    <w:rsid w:val="00D44170"/>
    <w:rsid w:val="00D44891"/>
    <w:rsid w:val="00D501FB"/>
    <w:rsid w:val="00D50EA6"/>
    <w:rsid w:val="00D511F6"/>
    <w:rsid w:val="00D52A82"/>
    <w:rsid w:val="00D53E18"/>
    <w:rsid w:val="00D5437D"/>
    <w:rsid w:val="00D54EA8"/>
    <w:rsid w:val="00D56297"/>
    <w:rsid w:val="00D6008D"/>
    <w:rsid w:val="00D60767"/>
    <w:rsid w:val="00D61B72"/>
    <w:rsid w:val="00D61B81"/>
    <w:rsid w:val="00D61D40"/>
    <w:rsid w:val="00D624C9"/>
    <w:rsid w:val="00D63277"/>
    <w:rsid w:val="00D63A35"/>
    <w:rsid w:val="00D63EFE"/>
    <w:rsid w:val="00D64544"/>
    <w:rsid w:val="00D64685"/>
    <w:rsid w:val="00D65F22"/>
    <w:rsid w:val="00D71E1B"/>
    <w:rsid w:val="00D73512"/>
    <w:rsid w:val="00D745EA"/>
    <w:rsid w:val="00D74652"/>
    <w:rsid w:val="00D748B2"/>
    <w:rsid w:val="00D74ADC"/>
    <w:rsid w:val="00D74B5C"/>
    <w:rsid w:val="00D75F34"/>
    <w:rsid w:val="00D7722D"/>
    <w:rsid w:val="00D7724B"/>
    <w:rsid w:val="00D77E40"/>
    <w:rsid w:val="00D8016B"/>
    <w:rsid w:val="00D81A81"/>
    <w:rsid w:val="00D81D36"/>
    <w:rsid w:val="00D844BC"/>
    <w:rsid w:val="00D849A4"/>
    <w:rsid w:val="00D8517C"/>
    <w:rsid w:val="00D85F7F"/>
    <w:rsid w:val="00D87422"/>
    <w:rsid w:val="00D87BBC"/>
    <w:rsid w:val="00D90483"/>
    <w:rsid w:val="00D91423"/>
    <w:rsid w:val="00D929BF"/>
    <w:rsid w:val="00D94C3D"/>
    <w:rsid w:val="00D9562A"/>
    <w:rsid w:val="00D96BA8"/>
    <w:rsid w:val="00D97D17"/>
    <w:rsid w:val="00DA2630"/>
    <w:rsid w:val="00DA4487"/>
    <w:rsid w:val="00DA55D3"/>
    <w:rsid w:val="00DA69D6"/>
    <w:rsid w:val="00DB1500"/>
    <w:rsid w:val="00DB1E04"/>
    <w:rsid w:val="00DB2201"/>
    <w:rsid w:val="00DB2C8D"/>
    <w:rsid w:val="00DB32D4"/>
    <w:rsid w:val="00DB385A"/>
    <w:rsid w:val="00DB3B0E"/>
    <w:rsid w:val="00DB4B61"/>
    <w:rsid w:val="00DB4C38"/>
    <w:rsid w:val="00DB54B4"/>
    <w:rsid w:val="00DB658C"/>
    <w:rsid w:val="00DB69A6"/>
    <w:rsid w:val="00DB74EC"/>
    <w:rsid w:val="00DC3306"/>
    <w:rsid w:val="00DD0006"/>
    <w:rsid w:val="00DD08FB"/>
    <w:rsid w:val="00DD0EAA"/>
    <w:rsid w:val="00DD24AA"/>
    <w:rsid w:val="00DD2FF0"/>
    <w:rsid w:val="00DD3732"/>
    <w:rsid w:val="00DD3A49"/>
    <w:rsid w:val="00DD448B"/>
    <w:rsid w:val="00DD4B21"/>
    <w:rsid w:val="00DD6DBA"/>
    <w:rsid w:val="00DD74CE"/>
    <w:rsid w:val="00DD7FD8"/>
    <w:rsid w:val="00DE1DA0"/>
    <w:rsid w:val="00DE44E1"/>
    <w:rsid w:val="00DE469C"/>
    <w:rsid w:val="00DE4C30"/>
    <w:rsid w:val="00DE5603"/>
    <w:rsid w:val="00DE6732"/>
    <w:rsid w:val="00DE7DC1"/>
    <w:rsid w:val="00DF0998"/>
    <w:rsid w:val="00DF1822"/>
    <w:rsid w:val="00DF1B1F"/>
    <w:rsid w:val="00DF2077"/>
    <w:rsid w:val="00DF3295"/>
    <w:rsid w:val="00DF592B"/>
    <w:rsid w:val="00E01021"/>
    <w:rsid w:val="00E03DB3"/>
    <w:rsid w:val="00E04FF1"/>
    <w:rsid w:val="00E05E95"/>
    <w:rsid w:val="00E0626D"/>
    <w:rsid w:val="00E0711B"/>
    <w:rsid w:val="00E072DE"/>
    <w:rsid w:val="00E105BC"/>
    <w:rsid w:val="00E10F9D"/>
    <w:rsid w:val="00E113EB"/>
    <w:rsid w:val="00E115FF"/>
    <w:rsid w:val="00E1205C"/>
    <w:rsid w:val="00E12A4D"/>
    <w:rsid w:val="00E14674"/>
    <w:rsid w:val="00E14CD9"/>
    <w:rsid w:val="00E17FAC"/>
    <w:rsid w:val="00E21D88"/>
    <w:rsid w:val="00E22765"/>
    <w:rsid w:val="00E23F29"/>
    <w:rsid w:val="00E2783E"/>
    <w:rsid w:val="00E30A0F"/>
    <w:rsid w:val="00E313EB"/>
    <w:rsid w:val="00E319C5"/>
    <w:rsid w:val="00E31ADF"/>
    <w:rsid w:val="00E31F0E"/>
    <w:rsid w:val="00E33E28"/>
    <w:rsid w:val="00E33EED"/>
    <w:rsid w:val="00E35FEA"/>
    <w:rsid w:val="00E3648A"/>
    <w:rsid w:val="00E36926"/>
    <w:rsid w:val="00E3706F"/>
    <w:rsid w:val="00E37C4B"/>
    <w:rsid w:val="00E37DD2"/>
    <w:rsid w:val="00E41E1D"/>
    <w:rsid w:val="00E423EB"/>
    <w:rsid w:val="00E43E74"/>
    <w:rsid w:val="00E470AB"/>
    <w:rsid w:val="00E47341"/>
    <w:rsid w:val="00E4756F"/>
    <w:rsid w:val="00E513C9"/>
    <w:rsid w:val="00E51B8A"/>
    <w:rsid w:val="00E52694"/>
    <w:rsid w:val="00E52D2C"/>
    <w:rsid w:val="00E53FE2"/>
    <w:rsid w:val="00E54FB1"/>
    <w:rsid w:val="00E5592F"/>
    <w:rsid w:val="00E562CC"/>
    <w:rsid w:val="00E605EF"/>
    <w:rsid w:val="00E627D4"/>
    <w:rsid w:val="00E62DD6"/>
    <w:rsid w:val="00E631E9"/>
    <w:rsid w:val="00E63A75"/>
    <w:rsid w:val="00E64D71"/>
    <w:rsid w:val="00E66CE7"/>
    <w:rsid w:val="00E6715F"/>
    <w:rsid w:val="00E70F0A"/>
    <w:rsid w:val="00E7288D"/>
    <w:rsid w:val="00E72A52"/>
    <w:rsid w:val="00E740E5"/>
    <w:rsid w:val="00E747F4"/>
    <w:rsid w:val="00E75379"/>
    <w:rsid w:val="00E76170"/>
    <w:rsid w:val="00E761C6"/>
    <w:rsid w:val="00E8033C"/>
    <w:rsid w:val="00E80F2F"/>
    <w:rsid w:val="00E81D78"/>
    <w:rsid w:val="00E82840"/>
    <w:rsid w:val="00E834E2"/>
    <w:rsid w:val="00E83540"/>
    <w:rsid w:val="00E83E96"/>
    <w:rsid w:val="00E84653"/>
    <w:rsid w:val="00E84F50"/>
    <w:rsid w:val="00E864C5"/>
    <w:rsid w:val="00E87B17"/>
    <w:rsid w:val="00E906B7"/>
    <w:rsid w:val="00E91A2F"/>
    <w:rsid w:val="00E91BEF"/>
    <w:rsid w:val="00E91F5B"/>
    <w:rsid w:val="00E93455"/>
    <w:rsid w:val="00E93B54"/>
    <w:rsid w:val="00E93ED0"/>
    <w:rsid w:val="00E94D78"/>
    <w:rsid w:val="00E95DD9"/>
    <w:rsid w:val="00E97619"/>
    <w:rsid w:val="00E97FDA"/>
    <w:rsid w:val="00EA1CA1"/>
    <w:rsid w:val="00EA2816"/>
    <w:rsid w:val="00EA3850"/>
    <w:rsid w:val="00EA3B12"/>
    <w:rsid w:val="00EA5207"/>
    <w:rsid w:val="00EB1E77"/>
    <w:rsid w:val="00EB47B3"/>
    <w:rsid w:val="00EB5659"/>
    <w:rsid w:val="00EC097E"/>
    <w:rsid w:val="00EC18DA"/>
    <w:rsid w:val="00EC290A"/>
    <w:rsid w:val="00EC397F"/>
    <w:rsid w:val="00EC5507"/>
    <w:rsid w:val="00EC6054"/>
    <w:rsid w:val="00ED1707"/>
    <w:rsid w:val="00ED1876"/>
    <w:rsid w:val="00ED1D2C"/>
    <w:rsid w:val="00ED2552"/>
    <w:rsid w:val="00ED27F9"/>
    <w:rsid w:val="00ED2C7C"/>
    <w:rsid w:val="00ED34AD"/>
    <w:rsid w:val="00ED37E2"/>
    <w:rsid w:val="00ED6CC6"/>
    <w:rsid w:val="00EE1E1F"/>
    <w:rsid w:val="00EE3827"/>
    <w:rsid w:val="00EE3C0C"/>
    <w:rsid w:val="00EE5A8F"/>
    <w:rsid w:val="00EE6CC1"/>
    <w:rsid w:val="00EE7E3B"/>
    <w:rsid w:val="00EF0BE0"/>
    <w:rsid w:val="00EF0D06"/>
    <w:rsid w:val="00EF33F4"/>
    <w:rsid w:val="00EF4091"/>
    <w:rsid w:val="00EF4C2C"/>
    <w:rsid w:val="00EF5AB4"/>
    <w:rsid w:val="00EF5C37"/>
    <w:rsid w:val="00EF60FF"/>
    <w:rsid w:val="00EF62C4"/>
    <w:rsid w:val="00EF64E1"/>
    <w:rsid w:val="00EF7E51"/>
    <w:rsid w:val="00F0027E"/>
    <w:rsid w:val="00F00E49"/>
    <w:rsid w:val="00F027C8"/>
    <w:rsid w:val="00F039A3"/>
    <w:rsid w:val="00F05744"/>
    <w:rsid w:val="00F05D74"/>
    <w:rsid w:val="00F06270"/>
    <w:rsid w:val="00F0653C"/>
    <w:rsid w:val="00F06B76"/>
    <w:rsid w:val="00F1030F"/>
    <w:rsid w:val="00F108B1"/>
    <w:rsid w:val="00F11B89"/>
    <w:rsid w:val="00F146A8"/>
    <w:rsid w:val="00F15D6D"/>
    <w:rsid w:val="00F16CA8"/>
    <w:rsid w:val="00F2063D"/>
    <w:rsid w:val="00F22047"/>
    <w:rsid w:val="00F22137"/>
    <w:rsid w:val="00F25091"/>
    <w:rsid w:val="00F25988"/>
    <w:rsid w:val="00F25ABD"/>
    <w:rsid w:val="00F26FEB"/>
    <w:rsid w:val="00F2784E"/>
    <w:rsid w:val="00F3619A"/>
    <w:rsid w:val="00F365D9"/>
    <w:rsid w:val="00F402AE"/>
    <w:rsid w:val="00F4157C"/>
    <w:rsid w:val="00F41C07"/>
    <w:rsid w:val="00F42546"/>
    <w:rsid w:val="00F42EEE"/>
    <w:rsid w:val="00F43D5D"/>
    <w:rsid w:val="00F43E3E"/>
    <w:rsid w:val="00F43E87"/>
    <w:rsid w:val="00F45A51"/>
    <w:rsid w:val="00F46649"/>
    <w:rsid w:val="00F47102"/>
    <w:rsid w:val="00F47A83"/>
    <w:rsid w:val="00F524BC"/>
    <w:rsid w:val="00F52BEA"/>
    <w:rsid w:val="00F52D59"/>
    <w:rsid w:val="00F53947"/>
    <w:rsid w:val="00F55323"/>
    <w:rsid w:val="00F55E5C"/>
    <w:rsid w:val="00F55FBD"/>
    <w:rsid w:val="00F56F0A"/>
    <w:rsid w:val="00F57840"/>
    <w:rsid w:val="00F60B27"/>
    <w:rsid w:val="00F61E1B"/>
    <w:rsid w:val="00F6449D"/>
    <w:rsid w:val="00F645FF"/>
    <w:rsid w:val="00F660A0"/>
    <w:rsid w:val="00F661B0"/>
    <w:rsid w:val="00F6738B"/>
    <w:rsid w:val="00F67BCF"/>
    <w:rsid w:val="00F67C90"/>
    <w:rsid w:val="00F67D7A"/>
    <w:rsid w:val="00F71B49"/>
    <w:rsid w:val="00F72BFC"/>
    <w:rsid w:val="00F731F3"/>
    <w:rsid w:val="00F73AD6"/>
    <w:rsid w:val="00F74DCA"/>
    <w:rsid w:val="00F768A3"/>
    <w:rsid w:val="00F77199"/>
    <w:rsid w:val="00F77311"/>
    <w:rsid w:val="00F824E6"/>
    <w:rsid w:val="00F82FF8"/>
    <w:rsid w:val="00F847F2"/>
    <w:rsid w:val="00F8547B"/>
    <w:rsid w:val="00F9001A"/>
    <w:rsid w:val="00F907F6"/>
    <w:rsid w:val="00F91A79"/>
    <w:rsid w:val="00F91FCF"/>
    <w:rsid w:val="00F9250F"/>
    <w:rsid w:val="00F92949"/>
    <w:rsid w:val="00F92B69"/>
    <w:rsid w:val="00F96356"/>
    <w:rsid w:val="00FA0BD3"/>
    <w:rsid w:val="00FA133C"/>
    <w:rsid w:val="00FA321B"/>
    <w:rsid w:val="00FA3A1F"/>
    <w:rsid w:val="00FA4747"/>
    <w:rsid w:val="00FA4D88"/>
    <w:rsid w:val="00FA51F8"/>
    <w:rsid w:val="00FA693B"/>
    <w:rsid w:val="00FA6F57"/>
    <w:rsid w:val="00FA7A37"/>
    <w:rsid w:val="00FB0CDE"/>
    <w:rsid w:val="00FB1072"/>
    <w:rsid w:val="00FB21CD"/>
    <w:rsid w:val="00FB269B"/>
    <w:rsid w:val="00FB32E6"/>
    <w:rsid w:val="00FB3316"/>
    <w:rsid w:val="00FB3621"/>
    <w:rsid w:val="00FB5514"/>
    <w:rsid w:val="00FB56C1"/>
    <w:rsid w:val="00FB5DDC"/>
    <w:rsid w:val="00FB6EB1"/>
    <w:rsid w:val="00FB7441"/>
    <w:rsid w:val="00FB7B2E"/>
    <w:rsid w:val="00FC10DF"/>
    <w:rsid w:val="00FC5183"/>
    <w:rsid w:val="00FC5A11"/>
    <w:rsid w:val="00FD056B"/>
    <w:rsid w:val="00FD2125"/>
    <w:rsid w:val="00FD22C6"/>
    <w:rsid w:val="00FD32A3"/>
    <w:rsid w:val="00FD4703"/>
    <w:rsid w:val="00FD4910"/>
    <w:rsid w:val="00FD5D98"/>
    <w:rsid w:val="00FD73F1"/>
    <w:rsid w:val="00FD7DE8"/>
    <w:rsid w:val="00FE0180"/>
    <w:rsid w:val="00FE01CE"/>
    <w:rsid w:val="00FE0A8B"/>
    <w:rsid w:val="00FE0F1D"/>
    <w:rsid w:val="00FE12D9"/>
    <w:rsid w:val="00FE1489"/>
    <w:rsid w:val="00FE1ADA"/>
    <w:rsid w:val="00FE4E07"/>
    <w:rsid w:val="00FE5E42"/>
    <w:rsid w:val="00FE7B90"/>
    <w:rsid w:val="00FF0067"/>
    <w:rsid w:val="00FF0BF2"/>
    <w:rsid w:val="00FF1F28"/>
    <w:rsid w:val="00FF1F64"/>
    <w:rsid w:val="00FF3CE0"/>
    <w:rsid w:val="00FF3D40"/>
    <w:rsid w:val="00FF4E53"/>
    <w:rsid w:val="00FF6DFF"/>
    <w:rsid w:val="00FF71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227"/>
    <w:pPr>
      <w:spacing w:after="200" w:line="276" w:lineRule="auto"/>
    </w:pPr>
    <w:rPr>
      <w:sz w:val="22"/>
      <w:szCs w:val="22"/>
    </w:rPr>
  </w:style>
  <w:style w:type="paragraph" w:styleId="Heading1">
    <w:name w:val="heading 1"/>
    <w:basedOn w:val="Normal"/>
    <w:next w:val="Normal"/>
    <w:link w:val="Heading1Char"/>
    <w:uiPriority w:val="9"/>
    <w:qFormat/>
    <w:rsid w:val="009E55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60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862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F787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F787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B160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B160A"/>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344D76"/>
  </w:style>
  <w:style w:type="character" w:customStyle="1" w:styleId="DateChar">
    <w:name w:val="Date Char"/>
    <w:basedOn w:val="DefaultParagraphFont"/>
    <w:link w:val="Date"/>
    <w:uiPriority w:val="99"/>
    <w:semiHidden/>
    <w:rsid w:val="00344D76"/>
    <w:rPr>
      <w:sz w:val="22"/>
      <w:szCs w:val="22"/>
    </w:rPr>
  </w:style>
  <w:style w:type="character" w:customStyle="1" w:styleId="shorttext">
    <w:name w:val="short_text"/>
    <w:basedOn w:val="DefaultParagraphFont"/>
    <w:rsid w:val="0030111B"/>
  </w:style>
  <w:style w:type="paragraph" w:styleId="ListParagraph">
    <w:name w:val="List Paragraph"/>
    <w:basedOn w:val="Normal"/>
    <w:uiPriority w:val="34"/>
    <w:qFormat/>
    <w:rsid w:val="001F3D59"/>
    <w:pPr>
      <w:ind w:left="720"/>
    </w:pPr>
  </w:style>
  <w:style w:type="paragraph" w:styleId="Header">
    <w:name w:val="header"/>
    <w:basedOn w:val="Normal"/>
    <w:link w:val="HeaderChar"/>
    <w:uiPriority w:val="99"/>
    <w:semiHidden/>
    <w:unhideWhenUsed/>
    <w:rsid w:val="00DA55D3"/>
    <w:pPr>
      <w:tabs>
        <w:tab w:val="center" w:pos="4320"/>
        <w:tab w:val="right" w:pos="8640"/>
      </w:tabs>
    </w:pPr>
  </w:style>
  <w:style w:type="character" w:customStyle="1" w:styleId="HeaderChar">
    <w:name w:val="Header Char"/>
    <w:basedOn w:val="DefaultParagraphFont"/>
    <w:link w:val="Header"/>
    <w:uiPriority w:val="99"/>
    <w:semiHidden/>
    <w:rsid w:val="00DA55D3"/>
    <w:rPr>
      <w:sz w:val="22"/>
      <w:szCs w:val="22"/>
    </w:rPr>
  </w:style>
  <w:style w:type="paragraph" w:styleId="Footer">
    <w:name w:val="footer"/>
    <w:basedOn w:val="Normal"/>
    <w:link w:val="FooterChar"/>
    <w:uiPriority w:val="99"/>
    <w:unhideWhenUsed/>
    <w:rsid w:val="00DA55D3"/>
    <w:pPr>
      <w:tabs>
        <w:tab w:val="center" w:pos="4320"/>
        <w:tab w:val="right" w:pos="8640"/>
      </w:tabs>
    </w:pPr>
  </w:style>
  <w:style w:type="character" w:customStyle="1" w:styleId="FooterChar">
    <w:name w:val="Footer Char"/>
    <w:basedOn w:val="DefaultParagraphFont"/>
    <w:link w:val="Footer"/>
    <w:uiPriority w:val="99"/>
    <w:rsid w:val="00DA55D3"/>
    <w:rPr>
      <w:sz w:val="22"/>
      <w:szCs w:val="22"/>
    </w:rPr>
  </w:style>
  <w:style w:type="paragraph" w:styleId="BalloonText">
    <w:name w:val="Balloon Text"/>
    <w:basedOn w:val="Normal"/>
    <w:link w:val="BalloonTextChar"/>
    <w:uiPriority w:val="99"/>
    <w:semiHidden/>
    <w:unhideWhenUsed/>
    <w:rsid w:val="003731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1E5"/>
    <w:rPr>
      <w:rFonts w:ascii="Tahoma" w:hAnsi="Tahoma" w:cs="Tahoma"/>
      <w:sz w:val="16"/>
      <w:szCs w:val="16"/>
    </w:rPr>
  </w:style>
  <w:style w:type="character" w:customStyle="1" w:styleId="Heading1Char">
    <w:name w:val="Heading 1 Char"/>
    <w:basedOn w:val="DefaultParagraphFont"/>
    <w:link w:val="Heading1"/>
    <w:uiPriority w:val="9"/>
    <w:rsid w:val="009E559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E559C"/>
    <w:pPr>
      <w:keepNext w:val="0"/>
      <w:keepLines w:val="0"/>
      <w:pBdr>
        <w:bottom w:val="single" w:sz="12" w:space="1" w:color="365F91" w:themeColor="accent1" w:themeShade="BF"/>
      </w:pBdr>
      <w:spacing w:before="600" w:after="80" w:line="240" w:lineRule="auto"/>
      <w:outlineLvl w:val="9"/>
    </w:pPr>
    <w:rPr>
      <w:sz w:val="24"/>
      <w:szCs w:val="24"/>
      <w:lang w:eastAsia="en-US" w:bidi="en-US"/>
    </w:rPr>
  </w:style>
  <w:style w:type="paragraph" w:styleId="TOC1">
    <w:name w:val="toc 1"/>
    <w:basedOn w:val="Normal"/>
    <w:next w:val="Normal"/>
    <w:autoRedefine/>
    <w:uiPriority w:val="39"/>
    <w:unhideWhenUsed/>
    <w:qFormat/>
    <w:rsid w:val="0007602D"/>
    <w:pPr>
      <w:tabs>
        <w:tab w:val="left" w:pos="540"/>
        <w:tab w:val="right" w:leader="dot" w:pos="9350"/>
      </w:tabs>
      <w:spacing w:after="100"/>
    </w:pPr>
    <w:rPr>
      <w:rFonts w:asciiTheme="minorHAnsi" w:eastAsiaTheme="minorEastAsia" w:hAnsiTheme="minorHAnsi" w:cstheme="minorBidi"/>
      <w:lang w:eastAsia="en-US" w:bidi="en-US"/>
    </w:rPr>
  </w:style>
  <w:style w:type="character" w:styleId="Hyperlink">
    <w:name w:val="Hyperlink"/>
    <w:basedOn w:val="DefaultParagraphFont"/>
    <w:uiPriority w:val="99"/>
    <w:unhideWhenUsed/>
    <w:rsid w:val="009E559C"/>
    <w:rPr>
      <w:color w:val="0000FF" w:themeColor="hyperlink"/>
      <w:u w:val="single"/>
    </w:rPr>
  </w:style>
  <w:style w:type="character" w:customStyle="1" w:styleId="Heading2Char">
    <w:name w:val="Heading 2 Char"/>
    <w:basedOn w:val="DefaultParagraphFont"/>
    <w:link w:val="Heading2"/>
    <w:uiPriority w:val="9"/>
    <w:rsid w:val="0007602D"/>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07602D"/>
    <w:pPr>
      <w:tabs>
        <w:tab w:val="left" w:pos="720"/>
        <w:tab w:val="right" w:leader="dot" w:pos="9350"/>
      </w:tabs>
      <w:spacing w:after="100"/>
      <w:ind w:left="220"/>
    </w:pPr>
  </w:style>
  <w:style w:type="paragraph" w:styleId="TOC3">
    <w:name w:val="toc 3"/>
    <w:basedOn w:val="Normal"/>
    <w:next w:val="Normal"/>
    <w:autoRedefine/>
    <w:uiPriority w:val="39"/>
    <w:unhideWhenUsed/>
    <w:qFormat/>
    <w:rsid w:val="00AE4F90"/>
    <w:pPr>
      <w:tabs>
        <w:tab w:val="left" w:pos="1320"/>
        <w:tab w:val="right" w:leader="dot" w:pos="9350"/>
      </w:tabs>
      <w:spacing w:after="100"/>
      <w:ind w:left="440" w:firstLine="190"/>
    </w:pPr>
    <w:rPr>
      <w:rFonts w:asciiTheme="minorHAnsi" w:eastAsiaTheme="minorEastAsia" w:hAnsiTheme="minorHAnsi" w:cstheme="minorBidi"/>
      <w:lang w:eastAsia="en-US"/>
    </w:rPr>
  </w:style>
  <w:style w:type="character" w:customStyle="1" w:styleId="Heading3Char">
    <w:name w:val="Heading 3 Char"/>
    <w:basedOn w:val="DefaultParagraphFont"/>
    <w:link w:val="Heading3"/>
    <w:uiPriority w:val="9"/>
    <w:rsid w:val="00B8621C"/>
    <w:rPr>
      <w:rFonts w:asciiTheme="majorHAnsi" w:eastAsiaTheme="majorEastAsia" w:hAnsiTheme="majorHAnsi" w:cstheme="majorBidi"/>
      <w:b/>
      <w:bCs/>
      <w:color w:val="4F81BD" w:themeColor="accent1"/>
      <w:sz w:val="22"/>
      <w:szCs w:val="22"/>
    </w:rPr>
  </w:style>
  <w:style w:type="paragraph" w:styleId="NormalWeb">
    <w:name w:val="Normal (Web)"/>
    <w:basedOn w:val="Normal"/>
    <w:uiPriority w:val="99"/>
    <w:semiHidden/>
    <w:unhideWhenUsed/>
    <w:rsid w:val="00AA13C5"/>
    <w:pPr>
      <w:spacing w:before="100" w:beforeAutospacing="1" w:after="100" w:afterAutospacing="1" w:line="240" w:lineRule="auto"/>
    </w:pPr>
    <w:rPr>
      <w:rFonts w:ascii="Times New Roman" w:eastAsia="Times New Roman" w:hAnsi="Times New Roman"/>
      <w:sz w:val="24"/>
      <w:szCs w:val="24"/>
    </w:rPr>
  </w:style>
  <w:style w:type="character" w:customStyle="1" w:styleId="Heading4Char">
    <w:name w:val="Heading 4 Char"/>
    <w:basedOn w:val="DefaultParagraphFont"/>
    <w:link w:val="Heading4"/>
    <w:uiPriority w:val="9"/>
    <w:rsid w:val="008F7870"/>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8F7870"/>
    <w:rPr>
      <w:rFonts w:asciiTheme="majorHAnsi" w:eastAsiaTheme="majorEastAsia" w:hAnsiTheme="majorHAnsi" w:cstheme="majorBidi"/>
      <w:color w:val="243F60" w:themeColor="accent1" w:themeShade="7F"/>
      <w:sz w:val="22"/>
      <w:szCs w:val="22"/>
    </w:rPr>
  </w:style>
  <w:style w:type="paragraph" w:styleId="NoSpacing">
    <w:name w:val="No Spacing"/>
    <w:uiPriority w:val="1"/>
    <w:qFormat/>
    <w:rsid w:val="00B27E56"/>
    <w:rPr>
      <w:sz w:val="22"/>
      <w:szCs w:val="22"/>
    </w:rPr>
  </w:style>
  <w:style w:type="character" w:customStyle="1" w:styleId="Heading6Char">
    <w:name w:val="Heading 6 Char"/>
    <w:basedOn w:val="DefaultParagraphFont"/>
    <w:link w:val="Heading6"/>
    <w:uiPriority w:val="9"/>
    <w:rsid w:val="008B160A"/>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8B160A"/>
    <w:rPr>
      <w:rFonts w:asciiTheme="majorHAnsi" w:eastAsiaTheme="majorEastAsia" w:hAnsiTheme="majorHAnsi" w:cstheme="majorBidi"/>
      <w:i/>
      <w:iCs/>
      <w:color w:val="404040" w:themeColor="text1" w:themeTint="BF"/>
      <w:sz w:val="22"/>
      <w:szCs w:val="22"/>
    </w:rPr>
  </w:style>
  <w:style w:type="paragraph" w:styleId="Caption">
    <w:name w:val="caption"/>
    <w:basedOn w:val="Normal"/>
    <w:next w:val="Normal"/>
    <w:uiPriority w:val="35"/>
    <w:unhideWhenUsed/>
    <w:qFormat/>
    <w:rsid w:val="00A1316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DD08FB"/>
    <w:pPr>
      <w:spacing w:after="0"/>
      <w:ind w:left="440" w:hanging="440"/>
    </w:pPr>
    <w:rPr>
      <w:rFonts w:asciiTheme="minorHAnsi" w:hAnsiTheme="minorHAnsi"/>
      <w:smallCap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227"/>
    <w:pPr>
      <w:spacing w:after="200" w:line="276" w:lineRule="auto"/>
    </w:pPr>
    <w:rPr>
      <w:sz w:val="22"/>
      <w:szCs w:val="22"/>
    </w:rPr>
  </w:style>
  <w:style w:type="paragraph" w:styleId="Heading1">
    <w:name w:val="heading 1"/>
    <w:basedOn w:val="Normal"/>
    <w:next w:val="Normal"/>
    <w:link w:val="Heading1Char"/>
    <w:uiPriority w:val="9"/>
    <w:qFormat/>
    <w:rsid w:val="009E55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60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862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F787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F787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B160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B160A"/>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344D76"/>
  </w:style>
  <w:style w:type="character" w:customStyle="1" w:styleId="DateChar">
    <w:name w:val="Date Char"/>
    <w:basedOn w:val="DefaultParagraphFont"/>
    <w:link w:val="Date"/>
    <w:uiPriority w:val="99"/>
    <w:semiHidden/>
    <w:rsid w:val="00344D76"/>
    <w:rPr>
      <w:sz w:val="22"/>
      <w:szCs w:val="22"/>
    </w:rPr>
  </w:style>
  <w:style w:type="character" w:customStyle="1" w:styleId="shorttext">
    <w:name w:val="short_text"/>
    <w:basedOn w:val="DefaultParagraphFont"/>
    <w:rsid w:val="0030111B"/>
  </w:style>
  <w:style w:type="paragraph" w:styleId="ListParagraph">
    <w:name w:val="List Paragraph"/>
    <w:basedOn w:val="Normal"/>
    <w:uiPriority w:val="34"/>
    <w:qFormat/>
    <w:rsid w:val="001F3D59"/>
    <w:pPr>
      <w:ind w:left="720"/>
    </w:pPr>
  </w:style>
  <w:style w:type="paragraph" w:styleId="Header">
    <w:name w:val="header"/>
    <w:basedOn w:val="Normal"/>
    <w:link w:val="HeaderChar"/>
    <w:uiPriority w:val="99"/>
    <w:semiHidden/>
    <w:unhideWhenUsed/>
    <w:rsid w:val="00DA55D3"/>
    <w:pPr>
      <w:tabs>
        <w:tab w:val="center" w:pos="4320"/>
        <w:tab w:val="right" w:pos="8640"/>
      </w:tabs>
    </w:pPr>
  </w:style>
  <w:style w:type="character" w:customStyle="1" w:styleId="HeaderChar">
    <w:name w:val="Header Char"/>
    <w:basedOn w:val="DefaultParagraphFont"/>
    <w:link w:val="Header"/>
    <w:uiPriority w:val="99"/>
    <w:semiHidden/>
    <w:rsid w:val="00DA55D3"/>
    <w:rPr>
      <w:sz w:val="22"/>
      <w:szCs w:val="22"/>
    </w:rPr>
  </w:style>
  <w:style w:type="paragraph" w:styleId="Footer">
    <w:name w:val="footer"/>
    <w:basedOn w:val="Normal"/>
    <w:link w:val="FooterChar"/>
    <w:uiPriority w:val="99"/>
    <w:unhideWhenUsed/>
    <w:rsid w:val="00DA55D3"/>
    <w:pPr>
      <w:tabs>
        <w:tab w:val="center" w:pos="4320"/>
        <w:tab w:val="right" w:pos="8640"/>
      </w:tabs>
    </w:pPr>
  </w:style>
  <w:style w:type="character" w:customStyle="1" w:styleId="FooterChar">
    <w:name w:val="Footer Char"/>
    <w:basedOn w:val="DefaultParagraphFont"/>
    <w:link w:val="Footer"/>
    <w:uiPriority w:val="99"/>
    <w:rsid w:val="00DA55D3"/>
    <w:rPr>
      <w:sz w:val="22"/>
      <w:szCs w:val="22"/>
    </w:rPr>
  </w:style>
  <w:style w:type="paragraph" w:styleId="BalloonText">
    <w:name w:val="Balloon Text"/>
    <w:basedOn w:val="Normal"/>
    <w:link w:val="BalloonTextChar"/>
    <w:uiPriority w:val="99"/>
    <w:semiHidden/>
    <w:unhideWhenUsed/>
    <w:rsid w:val="003731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1E5"/>
    <w:rPr>
      <w:rFonts w:ascii="Tahoma" w:hAnsi="Tahoma" w:cs="Tahoma"/>
      <w:sz w:val="16"/>
      <w:szCs w:val="16"/>
    </w:rPr>
  </w:style>
  <w:style w:type="character" w:customStyle="1" w:styleId="Heading1Char">
    <w:name w:val="Heading 1 Char"/>
    <w:basedOn w:val="DefaultParagraphFont"/>
    <w:link w:val="Heading1"/>
    <w:uiPriority w:val="9"/>
    <w:rsid w:val="009E559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E559C"/>
    <w:pPr>
      <w:keepNext w:val="0"/>
      <w:keepLines w:val="0"/>
      <w:pBdr>
        <w:bottom w:val="single" w:sz="12" w:space="1" w:color="365F91" w:themeColor="accent1" w:themeShade="BF"/>
      </w:pBdr>
      <w:spacing w:before="600" w:after="80" w:line="240" w:lineRule="auto"/>
      <w:outlineLvl w:val="9"/>
    </w:pPr>
    <w:rPr>
      <w:sz w:val="24"/>
      <w:szCs w:val="24"/>
      <w:lang w:eastAsia="en-US" w:bidi="en-US"/>
    </w:rPr>
  </w:style>
  <w:style w:type="paragraph" w:styleId="TOC1">
    <w:name w:val="toc 1"/>
    <w:basedOn w:val="Normal"/>
    <w:next w:val="Normal"/>
    <w:autoRedefine/>
    <w:uiPriority w:val="39"/>
    <w:unhideWhenUsed/>
    <w:qFormat/>
    <w:rsid w:val="0007602D"/>
    <w:pPr>
      <w:tabs>
        <w:tab w:val="left" w:pos="540"/>
        <w:tab w:val="right" w:leader="dot" w:pos="9350"/>
      </w:tabs>
      <w:spacing w:after="100"/>
    </w:pPr>
    <w:rPr>
      <w:rFonts w:asciiTheme="minorHAnsi" w:eastAsiaTheme="minorEastAsia" w:hAnsiTheme="minorHAnsi" w:cstheme="minorBidi"/>
      <w:lang w:eastAsia="en-US" w:bidi="en-US"/>
    </w:rPr>
  </w:style>
  <w:style w:type="character" w:styleId="Hyperlink">
    <w:name w:val="Hyperlink"/>
    <w:basedOn w:val="DefaultParagraphFont"/>
    <w:uiPriority w:val="99"/>
    <w:unhideWhenUsed/>
    <w:rsid w:val="009E559C"/>
    <w:rPr>
      <w:color w:val="0000FF" w:themeColor="hyperlink"/>
      <w:u w:val="single"/>
    </w:rPr>
  </w:style>
  <w:style w:type="character" w:customStyle="1" w:styleId="Heading2Char">
    <w:name w:val="Heading 2 Char"/>
    <w:basedOn w:val="DefaultParagraphFont"/>
    <w:link w:val="Heading2"/>
    <w:uiPriority w:val="9"/>
    <w:rsid w:val="0007602D"/>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07602D"/>
    <w:pPr>
      <w:tabs>
        <w:tab w:val="left" w:pos="720"/>
        <w:tab w:val="right" w:leader="dot" w:pos="9350"/>
      </w:tabs>
      <w:spacing w:after="100"/>
      <w:ind w:left="220"/>
    </w:pPr>
  </w:style>
  <w:style w:type="paragraph" w:styleId="TOC3">
    <w:name w:val="toc 3"/>
    <w:basedOn w:val="Normal"/>
    <w:next w:val="Normal"/>
    <w:autoRedefine/>
    <w:uiPriority w:val="39"/>
    <w:unhideWhenUsed/>
    <w:qFormat/>
    <w:rsid w:val="00AE4F90"/>
    <w:pPr>
      <w:tabs>
        <w:tab w:val="left" w:pos="1320"/>
        <w:tab w:val="right" w:leader="dot" w:pos="9350"/>
      </w:tabs>
      <w:spacing w:after="100"/>
      <w:ind w:left="440" w:firstLine="190"/>
    </w:pPr>
    <w:rPr>
      <w:rFonts w:asciiTheme="minorHAnsi" w:eastAsiaTheme="minorEastAsia" w:hAnsiTheme="minorHAnsi" w:cstheme="minorBidi"/>
      <w:lang w:eastAsia="en-US"/>
    </w:rPr>
  </w:style>
  <w:style w:type="character" w:customStyle="1" w:styleId="Heading3Char">
    <w:name w:val="Heading 3 Char"/>
    <w:basedOn w:val="DefaultParagraphFont"/>
    <w:link w:val="Heading3"/>
    <w:uiPriority w:val="9"/>
    <w:rsid w:val="00B8621C"/>
    <w:rPr>
      <w:rFonts w:asciiTheme="majorHAnsi" w:eastAsiaTheme="majorEastAsia" w:hAnsiTheme="majorHAnsi" w:cstheme="majorBidi"/>
      <w:b/>
      <w:bCs/>
      <w:color w:val="4F81BD" w:themeColor="accent1"/>
      <w:sz w:val="22"/>
      <w:szCs w:val="22"/>
    </w:rPr>
  </w:style>
  <w:style w:type="paragraph" w:styleId="NormalWeb">
    <w:name w:val="Normal (Web)"/>
    <w:basedOn w:val="Normal"/>
    <w:uiPriority w:val="99"/>
    <w:semiHidden/>
    <w:unhideWhenUsed/>
    <w:rsid w:val="00AA13C5"/>
    <w:pPr>
      <w:spacing w:before="100" w:beforeAutospacing="1" w:after="100" w:afterAutospacing="1" w:line="240" w:lineRule="auto"/>
    </w:pPr>
    <w:rPr>
      <w:rFonts w:ascii="Times New Roman" w:eastAsia="Times New Roman" w:hAnsi="Times New Roman"/>
      <w:sz w:val="24"/>
      <w:szCs w:val="24"/>
    </w:rPr>
  </w:style>
  <w:style w:type="character" w:customStyle="1" w:styleId="Heading4Char">
    <w:name w:val="Heading 4 Char"/>
    <w:basedOn w:val="DefaultParagraphFont"/>
    <w:link w:val="Heading4"/>
    <w:uiPriority w:val="9"/>
    <w:rsid w:val="008F7870"/>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8F7870"/>
    <w:rPr>
      <w:rFonts w:asciiTheme="majorHAnsi" w:eastAsiaTheme="majorEastAsia" w:hAnsiTheme="majorHAnsi" w:cstheme="majorBidi"/>
      <w:color w:val="243F60" w:themeColor="accent1" w:themeShade="7F"/>
      <w:sz w:val="22"/>
      <w:szCs w:val="22"/>
    </w:rPr>
  </w:style>
  <w:style w:type="paragraph" w:styleId="NoSpacing">
    <w:name w:val="No Spacing"/>
    <w:uiPriority w:val="1"/>
    <w:qFormat/>
    <w:rsid w:val="00B27E56"/>
    <w:rPr>
      <w:sz w:val="22"/>
      <w:szCs w:val="22"/>
    </w:rPr>
  </w:style>
  <w:style w:type="character" w:customStyle="1" w:styleId="Heading6Char">
    <w:name w:val="Heading 6 Char"/>
    <w:basedOn w:val="DefaultParagraphFont"/>
    <w:link w:val="Heading6"/>
    <w:uiPriority w:val="9"/>
    <w:rsid w:val="008B160A"/>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8B160A"/>
    <w:rPr>
      <w:rFonts w:asciiTheme="majorHAnsi" w:eastAsiaTheme="majorEastAsia" w:hAnsiTheme="majorHAnsi" w:cstheme="majorBidi"/>
      <w:i/>
      <w:iCs/>
      <w:color w:val="404040" w:themeColor="text1" w:themeTint="BF"/>
      <w:sz w:val="22"/>
      <w:szCs w:val="22"/>
    </w:rPr>
  </w:style>
  <w:style w:type="paragraph" w:styleId="Caption">
    <w:name w:val="caption"/>
    <w:basedOn w:val="Normal"/>
    <w:next w:val="Normal"/>
    <w:uiPriority w:val="35"/>
    <w:unhideWhenUsed/>
    <w:qFormat/>
    <w:rsid w:val="00A1316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DD08FB"/>
    <w:pPr>
      <w:spacing w:after="0"/>
      <w:ind w:left="440" w:hanging="440"/>
    </w:pPr>
    <w:rPr>
      <w:rFonts w:asciiTheme="minorHAnsi" w:hAnsi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999010">
      <w:bodyDiv w:val="1"/>
      <w:marLeft w:val="0"/>
      <w:marRight w:val="0"/>
      <w:marTop w:val="0"/>
      <w:marBottom w:val="0"/>
      <w:divBdr>
        <w:top w:val="none" w:sz="0" w:space="0" w:color="auto"/>
        <w:left w:val="none" w:sz="0" w:space="0" w:color="auto"/>
        <w:bottom w:val="none" w:sz="0" w:space="0" w:color="auto"/>
        <w:right w:val="none" w:sz="0" w:space="0" w:color="auto"/>
      </w:divBdr>
    </w:div>
    <w:div w:id="136730728">
      <w:bodyDiv w:val="1"/>
      <w:marLeft w:val="0"/>
      <w:marRight w:val="0"/>
      <w:marTop w:val="0"/>
      <w:marBottom w:val="0"/>
      <w:divBdr>
        <w:top w:val="none" w:sz="0" w:space="0" w:color="auto"/>
        <w:left w:val="none" w:sz="0" w:space="0" w:color="auto"/>
        <w:bottom w:val="none" w:sz="0" w:space="0" w:color="auto"/>
        <w:right w:val="none" w:sz="0" w:space="0" w:color="auto"/>
      </w:divBdr>
    </w:div>
    <w:div w:id="1883787131">
      <w:bodyDiv w:val="1"/>
      <w:marLeft w:val="0"/>
      <w:marRight w:val="0"/>
      <w:marTop w:val="0"/>
      <w:marBottom w:val="0"/>
      <w:divBdr>
        <w:top w:val="none" w:sz="0" w:space="0" w:color="auto"/>
        <w:left w:val="none" w:sz="0" w:space="0" w:color="auto"/>
        <w:bottom w:val="none" w:sz="0" w:space="0" w:color="auto"/>
        <w:right w:val="none" w:sz="0" w:space="0" w:color="auto"/>
      </w:divBdr>
      <w:divsChild>
        <w:div w:id="1284270710">
          <w:marLeft w:val="0"/>
          <w:marRight w:val="0"/>
          <w:marTop w:val="0"/>
          <w:marBottom w:val="0"/>
          <w:divBdr>
            <w:top w:val="none" w:sz="0" w:space="0" w:color="auto"/>
            <w:left w:val="none" w:sz="0" w:space="0" w:color="auto"/>
            <w:bottom w:val="none" w:sz="0" w:space="0" w:color="auto"/>
            <w:right w:val="none" w:sz="0" w:space="0" w:color="auto"/>
          </w:divBdr>
        </w:div>
        <w:div w:id="1287275856">
          <w:marLeft w:val="0"/>
          <w:marRight w:val="0"/>
          <w:marTop w:val="0"/>
          <w:marBottom w:val="0"/>
          <w:divBdr>
            <w:top w:val="none" w:sz="0" w:space="0" w:color="auto"/>
            <w:left w:val="none" w:sz="0" w:space="0" w:color="auto"/>
            <w:bottom w:val="none" w:sz="0" w:space="0" w:color="auto"/>
            <w:right w:val="none" w:sz="0" w:space="0" w:color="auto"/>
          </w:divBdr>
        </w:div>
        <w:div w:id="838469091">
          <w:marLeft w:val="0"/>
          <w:marRight w:val="0"/>
          <w:marTop w:val="0"/>
          <w:marBottom w:val="0"/>
          <w:divBdr>
            <w:top w:val="none" w:sz="0" w:space="0" w:color="auto"/>
            <w:left w:val="none" w:sz="0" w:space="0" w:color="auto"/>
            <w:bottom w:val="none" w:sz="0" w:space="0" w:color="auto"/>
            <w:right w:val="none" w:sz="0" w:space="0" w:color="auto"/>
          </w:divBdr>
        </w:div>
        <w:div w:id="14527439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6.png"/><Relationship Id="rId21" Type="http://schemas.openxmlformats.org/officeDocument/2006/relationships/image" Target="media/image7.emf"/><Relationship Id="rId34" Type="http://schemas.openxmlformats.org/officeDocument/2006/relationships/oleObject" Target="embeddings/oleObject12.bin"/><Relationship Id="rId42" Type="http://schemas.openxmlformats.org/officeDocument/2006/relationships/image" Target="media/image19.png"/><Relationship Id="rId47" Type="http://schemas.openxmlformats.org/officeDocument/2006/relationships/oleObject" Target="embeddings/oleObject16.bin"/><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5.emf"/><Relationship Id="rId68" Type="http://schemas.openxmlformats.org/officeDocument/2006/relationships/oleObject" Target="embeddings/oleObject22.bin"/><Relationship Id="rId76" Type="http://schemas.openxmlformats.org/officeDocument/2006/relationships/image" Target="media/image43.emf"/><Relationship Id="rId7" Type="http://schemas.openxmlformats.org/officeDocument/2006/relationships/footnotes" Target="footnotes.xml"/><Relationship Id="rId71" Type="http://schemas.openxmlformats.org/officeDocument/2006/relationships/hyperlink" Target="http://www.stack.nl/~dimitri/doxygen/manual/commands.html" TargetMode="Externa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emf"/><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image" Target="media/image41.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4.emf"/><Relationship Id="rId10" Type="http://schemas.openxmlformats.org/officeDocument/2006/relationships/hyperlink" Target="mailto:qpeng@lbl.gov" TargetMode="Externa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5.bin"/><Relationship Id="rId52" Type="http://schemas.openxmlformats.org/officeDocument/2006/relationships/image" Target="media/image27.png"/><Relationship Id="rId60" Type="http://schemas.openxmlformats.org/officeDocument/2006/relationships/oleObject" Target="embeddings/oleObject18.bin"/><Relationship Id="rId65" Type="http://schemas.openxmlformats.org/officeDocument/2006/relationships/image" Target="media/image36.emf"/><Relationship Id="rId73" Type="http://schemas.openxmlformats.org/officeDocument/2006/relationships/image" Target="media/image40.png"/><Relationship Id="rId7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20.emf"/><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oleObject" Target="embeddings/oleObject20.bin"/><Relationship Id="rId69" Type="http://schemas.openxmlformats.org/officeDocument/2006/relationships/image" Target="media/image38.png"/><Relationship Id="rId77" Type="http://schemas.openxmlformats.org/officeDocument/2006/relationships/oleObject" Target="embeddings/oleObject23.bin"/><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3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image" Target="media/image22.emf"/><Relationship Id="rId59" Type="http://schemas.openxmlformats.org/officeDocument/2006/relationships/image" Target="media/image33.emf"/><Relationship Id="rId67" Type="http://schemas.openxmlformats.org/officeDocument/2006/relationships/image" Target="media/image37.emf"/><Relationship Id="rId20" Type="http://schemas.openxmlformats.org/officeDocument/2006/relationships/oleObject" Target="embeddings/oleObject5.bin"/><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oleObject" Target="embeddings/oleObject19.bin"/><Relationship Id="rId70" Type="http://schemas.openxmlformats.org/officeDocument/2006/relationships/hyperlink" Target="http://www.stack.nl/~dimitri/doxygen/" TargetMode="External"/><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4.png"/><Relationship Id="rId57"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085B4B-CA4E-4C82-9317-5DAF4CF5C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71</Pages>
  <Words>15065</Words>
  <Characters>85874</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100738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Qiyu Peng</dc:creator>
  <cp:lastModifiedBy>OpenPET</cp:lastModifiedBy>
  <cp:revision>3</cp:revision>
  <cp:lastPrinted>2013-01-12T00:09:00Z</cp:lastPrinted>
  <dcterms:created xsi:type="dcterms:W3CDTF">2013-06-07T19:05:00Z</dcterms:created>
  <dcterms:modified xsi:type="dcterms:W3CDTF">2013-06-07T19:07:00Z</dcterms:modified>
</cp:coreProperties>
</file>